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3F532" w14:textId="48B046F7" w:rsidR="00970FE8" w:rsidRPr="00752F7A" w:rsidRDefault="00905858" w:rsidP="00970FE8">
      <w:pPr>
        <w:jc w:val="center"/>
        <w:rPr>
          <w:b/>
          <w:bCs/>
          <w:szCs w:val="24"/>
        </w:rPr>
      </w:pPr>
      <w:r w:rsidRPr="00752F7A">
        <w:rPr>
          <w:b/>
          <w:bCs/>
          <w:szCs w:val="24"/>
        </w:rPr>
        <w:t>FREEDOM OF INFORMATION REFORM (SCOTLAND) BILL</w:t>
      </w:r>
    </w:p>
    <w:p w14:paraId="0F1B10CE" w14:textId="0B1F8078" w:rsidR="00970FE8" w:rsidRPr="00752F7A" w:rsidRDefault="00905858" w:rsidP="00970FE8">
      <w:pPr>
        <w:pBdr>
          <w:bottom w:val="single" w:sz="6" w:space="1" w:color="auto"/>
        </w:pBdr>
        <w:jc w:val="center"/>
        <w:rPr>
          <w:szCs w:val="24"/>
        </w:rPr>
      </w:pPr>
      <w:r w:rsidRPr="00752F7A">
        <w:rPr>
          <w:szCs w:val="24"/>
        </w:rPr>
        <w:t>[AS INTRODUCED]</w:t>
      </w:r>
      <w:r w:rsidR="00785B45" w:rsidRPr="00752F7A">
        <w:rPr>
          <w:szCs w:val="24"/>
        </w:rPr>
        <w:br/>
      </w:r>
    </w:p>
    <w:p w14:paraId="5E34BD92" w14:textId="10B9FEAE" w:rsidR="00785B45" w:rsidRPr="00752F7A" w:rsidRDefault="00905858" w:rsidP="00691F76">
      <w:pPr>
        <w:jc w:val="center"/>
        <w:rPr>
          <w:szCs w:val="24"/>
        </w:rPr>
      </w:pPr>
      <w:r w:rsidRPr="00752F7A">
        <w:rPr>
          <w:szCs w:val="24"/>
        </w:rPr>
        <w:br/>
      </w:r>
      <w:r w:rsidR="004D3C0E" w:rsidRPr="00752F7A">
        <w:rPr>
          <w:szCs w:val="24"/>
        </w:rPr>
        <w:t>CONTENTS</w:t>
      </w:r>
    </w:p>
    <w:p w14:paraId="03D703E6" w14:textId="6E2E1756" w:rsidR="009641ED" w:rsidRPr="00752F7A" w:rsidRDefault="00905858" w:rsidP="00691F76">
      <w:pPr>
        <w:tabs>
          <w:tab w:val="clear" w:pos="709"/>
          <w:tab w:val="clear" w:pos="1418"/>
          <w:tab w:val="clear" w:pos="2126"/>
          <w:tab w:val="clear" w:pos="2835"/>
          <w:tab w:val="clear" w:pos="3544"/>
          <w:tab w:val="clear" w:pos="4253"/>
          <w:tab w:val="clear" w:pos="4961"/>
          <w:tab w:val="clear" w:pos="5670"/>
        </w:tabs>
        <w:jc w:val="left"/>
        <w:rPr>
          <w:szCs w:val="24"/>
        </w:rPr>
      </w:pPr>
      <w:r w:rsidRPr="00752F7A">
        <w:rPr>
          <w:szCs w:val="24"/>
        </w:rPr>
        <w:t>Section</w:t>
      </w:r>
    </w:p>
    <w:p w14:paraId="6EF8292C" w14:textId="33B92984" w:rsidR="00FC19F7" w:rsidRDefault="00905858" w:rsidP="00691F76">
      <w:pPr>
        <w:tabs>
          <w:tab w:val="clear" w:pos="709"/>
          <w:tab w:val="clear" w:pos="1418"/>
          <w:tab w:val="clear" w:pos="2126"/>
          <w:tab w:val="clear" w:pos="2835"/>
          <w:tab w:val="clear" w:pos="3544"/>
          <w:tab w:val="clear" w:pos="4253"/>
          <w:tab w:val="clear" w:pos="4961"/>
          <w:tab w:val="clear" w:pos="5670"/>
        </w:tabs>
        <w:jc w:val="center"/>
        <w:rPr>
          <w:i/>
          <w:iCs/>
          <w:szCs w:val="24"/>
        </w:rPr>
      </w:pPr>
      <w:r w:rsidRPr="0030064A">
        <w:rPr>
          <w:i/>
          <w:iCs/>
          <w:szCs w:val="24"/>
        </w:rPr>
        <w:t>Access to information held by Scottish public authorities</w:t>
      </w:r>
    </w:p>
    <w:p w14:paraId="131A863A" w14:textId="77777777" w:rsidR="00B9495D" w:rsidRPr="0030064A" w:rsidRDefault="00B9495D" w:rsidP="00691F76">
      <w:pPr>
        <w:tabs>
          <w:tab w:val="clear" w:pos="709"/>
          <w:tab w:val="clear" w:pos="1418"/>
          <w:tab w:val="clear" w:pos="2126"/>
          <w:tab w:val="clear" w:pos="2835"/>
          <w:tab w:val="clear" w:pos="3544"/>
          <w:tab w:val="clear" w:pos="4253"/>
          <w:tab w:val="clear" w:pos="4961"/>
          <w:tab w:val="clear" w:pos="5670"/>
        </w:tabs>
        <w:jc w:val="center"/>
        <w:rPr>
          <w:i/>
          <w:iCs/>
          <w:szCs w:val="24"/>
        </w:rPr>
      </w:pPr>
    </w:p>
    <w:p w14:paraId="5310FDA3" w14:textId="776B34F1" w:rsidR="002A3017"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szCs w:val="24"/>
        </w:rPr>
      </w:pPr>
      <w:r w:rsidRPr="00752F7A">
        <w:rPr>
          <w:szCs w:val="24"/>
        </w:rPr>
        <w:t xml:space="preserve">General </w:t>
      </w:r>
      <w:r w:rsidR="00A37322">
        <w:rPr>
          <w:szCs w:val="24"/>
        </w:rPr>
        <w:t>e</w:t>
      </w:r>
      <w:r w:rsidRPr="00752F7A">
        <w:rPr>
          <w:szCs w:val="24"/>
        </w:rPr>
        <w:t>ntitlement</w:t>
      </w:r>
    </w:p>
    <w:p w14:paraId="41A6BDB8" w14:textId="20B046D1" w:rsidR="002A3017" w:rsidRPr="00752F7A"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szCs w:val="24"/>
        </w:rPr>
      </w:pPr>
      <w:r w:rsidRPr="00752F7A">
        <w:rPr>
          <w:szCs w:val="24"/>
          <w:shd w:val="clear" w:color="auto" w:fill="FFFFFF"/>
        </w:rPr>
        <w:t>Further power</w:t>
      </w:r>
      <w:r w:rsidR="00607A6F" w:rsidRPr="00752F7A">
        <w:rPr>
          <w:szCs w:val="24"/>
          <w:shd w:val="clear" w:color="auto" w:fill="FFFFFF"/>
        </w:rPr>
        <w:t>s</w:t>
      </w:r>
      <w:r w:rsidRPr="00752F7A">
        <w:rPr>
          <w:szCs w:val="24"/>
          <w:shd w:val="clear" w:color="auto" w:fill="FFFFFF"/>
        </w:rPr>
        <w:t xml:space="preserve"> to designate Scottish public authorities</w:t>
      </w:r>
    </w:p>
    <w:p w14:paraId="2B12F4B5" w14:textId="77777777" w:rsidR="00AC1B3C" w:rsidRPr="00752F7A"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szCs w:val="24"/>
        </w:rPr>
      </w:pPr>
      <w:r w:rsidRPr="00752F7A">
        <w:rPr>
          <w:szCs w:val="24"/>
        </w:rPr>
        <w:t>Publicly-owned companies</w:t>
      </w:r>
    </w:p>
    <w:p w14:paraId="56CA086A" w14:textId="11E220DA" w:rsidR="00607A6F" w:rsidRPr="00752F7A"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rStyle w:val="legds"/>
          <w:szCs w:val="24"/>
        </w:rPr>
      </w:pPr>
      <w:r w:rsidRPr="00752F7A">
        <w:rPr>
          <w:szCs w:val="24"/>
        </w:rPr>
        <w:t xml:space="preserve">Reports </w:t>
      </w:r>
      <w:r w:rsidRPr="00752F7A">
        <w:rPr>
          <w:rStyle w:val="legds"/>
          <w:szCs w:val="24"/>
        </w:rPr>
        <w:t>on section 5 power</w:t>
      </w:r>
    </w:p>
    <w:p w14:paraId="20B6733B" w14:textId="56407371" w:rsidR="002A3017" w:rsidRPr="00752F7A"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szCs w:val="24"/>
        </w:rPr>
      </w:pPr>
      <w:r w:rsidRPr="00752F7A">
        <w:rPr>
          <w:szCs w:val="24"/>
        </w:rPr>
        <w:t xml:space="preserve">Requesting </w:t>
      </w:r>
      <w:r w:rsidR="00A37322">
        <w:rPr>
          <w:szCs w:val="24"/>
        </w:rPr>
        <w:t>i</w:t>
      </w:r>
      <w:r w:rsidRPr="00752F7A">
        <w:rPr>
          <w:szCs w:val="24"/>
        </w:rPr>
        <w:t>nformation</w:t>
      </w:r>
    </w:p>
    <w:p w14:paraId="126F702F" w14:textId="5E26200F" w:rsidR="002A3017" w:rsidRPr="00752F7A"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szCs w:val="24"/>
        </w:rPr>
      </w:pPr>
      <w:r w:rsidRPr="00752F7A">
        <w:rPr>
          <w:szCs w:val="24"/>
        </w:rPr>
        <w:t xml:space="preserve">Time for </w:t>
      </w:r>
      <w:r w:rsidR="00A37322">
        <w:rPr>
          <w:szCs w:val="24"/>
        </w:rPr>
        <w:t>c</w:t>
      </w:r>
      <w:r w:rsidRPr="00752F7A">
        <w:rPr>
          <w:szCs w:val="24"/>
        </w:rPr>
        <w:t>ompliance</w:t>
      </w:r>
    </w:p>
    <w:p w14:paraId="4DD16F11" w14:textId="1CD5AED7" w:rsidR="002A3017" w:rsidRPr="00752F7A"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szCs w:val="24"/>
        </w:rPr>
      </w:pPr>
      <w:r w:rsidRPr="00752F7A">
        <w:rPr>
          <w:szCs w:val="24"/>
        </w:rPr>
        <w:t>Publication</w:t>
      </w:r>
      <w:r w:rsidR="00F92622">
        <w:rPr>
          <w:szCs w:val="24"/>
        </w:rPr>
        <w:t xml:space="preserve"> schemes</w:t>
      </w:r>
    </w:p>
    <w:p w14:paraId="769ECDFE" w14:textId="56939DD2" w:rsidR="002A3017" w:rsidRPr="00752F7A"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szCs w:val="24"/>
        </w:rPr>
      </w:pPr>
      <w:r>
        <w:rPr>
          <w:szCs w:val="24"/>
          <w:shd w:val="clear" w:color="auto" w:fill="FFFFFF"/>
        </w:rPr>
        <w:t xml:space="preserve">Model </w:t>
      </w:r>
      <w:r w:rsidRPr="00752F7A">
        <w:rPr>
          <w:szCs w:val="24"/>
          <w:shd w:val="clear" w:color="auto" w:fill="FFFFFF"/>
        </w:rPr>
        <w:t>publication</w:t>
      </w:r>
      <w:r>
        <w:rPr>
          <w:szCs w:val="24"/>
          <w:shd w:val="clear" w:color="auto" w:fill="FFFFFF"/>
        </w:rPr>
        <w:t xml:space="preserve"> schemes</w:t>
      </w:r>
    </w:p>
    <w:p w14:paraId="1B57A671" w14:textId="26AC02BB" w:rsidR="00371578" w:rsidRPr="00752F7A" w:rsidRDefault="00371578" w:rsidP="00691F76">
      <w:pPr>
        <w:tabs>
          <w:tab w:val="clear" w:pos="709"/>
          <w:tab w:val="clear" w:pos="1418"/>
          <w:tab w:val="clear" w:pos="2126"/>
          <w:tab w:val="clear" w:pos="2835"/>
          <w:tab w:val="clear" w:pos="3544"/>
          <w:tab w:val="clear" w:pos="4253"/>
          <w:tab w:val="clear" w:pos="4961"/>
          <w:tab w:val="clear" w:pos="5670"/>
        </w:tabs>
        <w:jc w:val="left"/>
        <w:rPr>
          <w:szCs w:val="24"/>
        </w:rPr>
      </w:pPr>
    </w:p>
    <w:p w14:paraId="2FF189AA" w14:textId="09C57DC1" w:rsidR="00371578" w:rsidRPr="00752F7A" w:rsidRDefault="00905858" w:rsidP="00691F76">
      <w:pPr>
        <w:tabs>
          <w:tab w:val="clear" w:pos="709"/>
          <w:tab w:val="clear" w:pos="1418"/>
          <w:tab w:val="clear" w:pos="2126"/>
          <w:tab w:val="clear" w:pos="2835"/>
          <w:tab w:val="clear" w:pos="3544"/>
          <w:tab w:val="clear" w:pos="4253"/>
          <w:tab w:val="clear" w:pos="4961"/>
          <w:tab w:val="clear" w:pos="5670"/>
        </w:tabs>
        <w:jc w:val="center"/>
        <w:rPr>
          <w:i/>
          <w:iCs/>
          <w:szCs w:val="24"/>
        </w:rPr>
      </w:pPr>
      <w:r w:rsidRPr="00752F7A">
        <w:rPr>
          <w:i/>
          <w:iCs/>
          <w:szCs w:val="24"/>
        </w:rPr>
        <w:t>Exempt Information</w:t>
      </w:r>
      <w:r w:rsidR="00177C95" w:rsidRPr="00752F7A">
        <w:rPr>
          <w:i/>
          <w:iCs/>
          <w:szCs w:val="24"/>
        </w:rPr>
        <w:br/>
      </w:r>
    </w:p>
    <w:p w14:paraId="571D2D31" w14:textId="7424A446" w:rsidR="007450DE" w:rsidRPr="00752F7A"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szCs w:val="24"/>
        </w:rPr>
      </w:pPr>
      <w:r w:rsidRPr="00752F7A">
        <w:rPr>
          <w:szCs w:val="24"/>
          <w:shd w:val="clear" w:color="auto" w:fill="FFFFFF"/>
        </w:rPr>
        <w:t>Information provided to the Commissioner</w:t>
      </w:r>
    </w:p>
    <w:p w14:paraId="70AA284B" w14:textId="77777777" w:rsidR="005B23F3" w:rsidRPr="00752F7A" w:rsidRDefault="005B23F3" w:rsidP="00691F76">
      <w:pPr>
        <w:pStyle w:val="ListParagraph"/>
        <w:tabs>
          <w:tab w:val="clear" w:pos="709"/>
          <w:tab w:val="clear" w:pos="1418"/>
          <w:tab w:val="clear" w:pos="2126"/>
          <w:tab w:val="clear" w:pos="2835"/>
          <w:tab w:val="clear" w:pos="3544"/>
          <w:tab w:val="clear" w:pos="4253"/>
          <w:tab w:val="clear" w:pos="4961"/>
          <w:tab w:val="clear" w:pos="5670"/>
        </w:tabs>
        <w:ind w:left="1080"/>
        <w:jc w:val="left"/>
        <w:rPr>
          <w:szCs w:val="24"/>
          <w:shd w:val="clear" w:color="auto" w:fill="FFFFFF"/>
        </w:rPr>
      </w:pPr>
    </w:p>
    <w:p w14:paraId="25D0AA2A" w14:textId="66A0E416" w:rsidR="005B23F3" w:rsidRPr="00752F7A" w:rsidRDefault="00905858" w:rsidP="00691F76">
      <w:pPr>
        <w:tabs>
          <w:tab w:val="clear" w:pos="709"/>
          <w:tab w:val="clear" w:pos="1418"/>
          <w:tab w:val="clear" w:pos="2126"/>
          <w:tab w:val="clear" w:pos="2835"/>
          <w:tab w:val="clear" w:pos="3544"/>
          <w:tab w:val="clear" w:pos="4253"/>
          <w:tab w:val="clear" w:pos="4961"/>
          <w:tab w:val="clear" w:pos="5670"/>
        </w:tabs>
        <w:jc w:val="center"/>
        <w:rPr>
          <w:i/>
          <w:iCs/>
          <w:szCs w:val="24"/>
        </w:rPr>
      </w:pPr>
      <w:r>
        <w:rPr>
          <w:i/>
          <w:iCs/>
          <w:szCs w:val="24"/>
        </w:rPr>
        <w:t>The Scottish Information Commissioner</w:t>
      </w:r>
      <w:r w:rsidRPr="00752F7A">
        <w:rPr>
          <w:i/>
          <w:iCs/>
          <w:szCs w:val="24"/>
        </w:rPr>
        <w:br/>
      </w:r>
    </w:p>
    <w:p w14:paraId="719B7131" w14:textId="254EB25C" w:rsidR="002A3017" w:rsidRPr="00554861"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szCs w:val="24"/>
        </w:rPr>
      </w:pPr>
      <w:r w:rsidRPr="00752F7A">
        <w:rPr>
          <w:szCs w:val="24"/>
          <w:shd w:val="clear" w:color="auto" w:fill="FFFFFF"/>
        </w:rPr>
        <w:t>General functions of Commissioner</w:t>
      </w:r>
    </w:p>
    <w:p w14:paraId="024B81AF" w14:textId="77777777" w:rsidR="00A37322" w:rsidRDefault="00A37322" w:rsidP="00A37322">
      <w:pPr>
        <w:pStyle w:val="ListParagraph"/>
        <w:tabs>
          <w:tab w:val="clear" w:pos="709"/>
          <w:tab w:val="clear" w:pos="1418"/>
          <w:tab w:val="clear" w:pos="2126"/>
          <w:tab w:val="clear" w:pos="2835"/>
          <w:tab w:val="clear" w:pos="3544"/>
          <w:tab w:val="clear" w:pos="4253"/>
          <w:tab w:val="clear" w:pos="4961"/>
          <w:tab w:val="clear" w:pos="5670"/>
        </w:tabs>
        <w:ind w:left="1080"/>
        <w:jc w:val="left"/>
        <w:rPr>
          <w:szCs w:val="24"/>
          <w:shd w:val="clear" w:color="auto" w:fill="FFFFFF"/>
        </w:rPr>
      </w:pPr>
    </w:p>
    <w:p w14:paraId="2BEEB37B" w14:textId="36E96F5A" w:rsidR="00A37322" w:rsidRPr="00554861" w:rsidRDefault="00905858" w:rsidP="00554861">
      <w:pPr>
        <w:tabs>
          <w:tab w:val="clear" w:pos="709"/>
          <w:tab w:val="clear" w:pos="1418"/>
          <w:tab w:val="clear" w:pos="2126"/>
          <w:tab w:val="clear" w:pos="2835"/>
          <w:tab w:val="clear" w:pos="3544"/>
          <w:tab w:val="clear" w:pos="4253"/>
          <w:tab w:val="clear" w:pos="4961"/>
          <w:tab w:val="clear" w:pos="5670"/>
        </w:tabs>
        <w:jc w:val="center"/>
        <w:rPr>
          <w:i/>
          <w:iCs/>
          <w:szCs w:val="24"/>
        </w:rPr>
      </w:pPr>
      <w:r w:rsidRPr="00752F7A">
        <w:rPr>
          <w:i/>
          <w:iCs/>
          <w:szCs w:val="24"/>
        </w:rPr>
        <w:t>Enforcement</w:t>
      </w:r>
      <w:r w:rsidRPr="00752F7A">
        <w:rPr>
          <w:i/>
          <w:iCs/>
          <w:szCs w:val="24"/>
        </w:rPr>
        <w:br/>
      </w:r>
    </w:p>
    <w:p w14:paraId="73525A10" w14:textId="77777777" w:rsidR="002A3017" w:rsidRPr="00752F7A"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szCs w:val="24"/>
        </w:rPr>
      </w:pPr>
      <w:r w:rsidRPr="00752F7A">
        <w:rPr>
          <w:szCs w:val="24"/>
          <w:shd w:val="clear" w:color="auto" w:fill="FFFFFF"/>
        </w:rPr>
        <w:t>When application excluded</w:t>
      </w:r>
    </w:p>
    <w:p w14:paraId="706991D9" w14:textId="7B34AE6A" w:rsidR="00C92483" w:rsidRPr="00752F7A" w:rsidRDefault="00905858" w:rsidP="00691F76">
      <w:pPr>
        <w:pStyle w:val="legclearfix"/>
        <w:numPr>
          <w:ilvl w:val="0"/>
          <w:numId w:val="1"/>
        </w:numPr>
        <w:spacing w:before="0" w:beforeAutospacing="0" w:after="0" w:afterAutospacing="0"/>
        <w:rPr>
          <w:rStyle w:val="legds"/>
        </w:rPr>
      </w:pPr>
      <w:r w:rsidRPr="00752F7A">
        <w:rPr>
          <w:rStyle w:val="legds"/>
        </w:rPr>
        <w:t xml:space="preserve">Enforcement </w:t>
      </w:r>
      <w:r w:rsidR="00A37322">
        <w:rPr>
          <w:rStyle w:val="legds"/>
        </w:rPr>
        <w:t>n</w:t>
      </w:r>
      <w:r w:rsidRPr="00752F7A">
        <w:rPr>
          <w:rStyle w:val="legds"/>
        </w:rPr>
        <w:t>otices</w:t>
      </w:r>
    </w:p>
    <w:p w14:paraId="14C4CE9A" w14:textId="5D36B59F" w:rsidR="007577AC" w:rsidRPr="00752F7A" w:rsidRDefault="00905858" w:rsidP="00691F76">
      <w:pPr>
        <w:pStyle w:val="legclearfix"/>
        <w:numPr>
          <w:ilvl w:val="0"/>
          <w:numId w:val="1"/>
        </w:numPr>
        <w:spacing w:before="0" w:beforeAutospacing="0" w:after="0" w:afterAutospacing="0"/>
        <w:rPr>
          <w:rStyle w:val="legds"/>
        </w:rPr>
      </w:pPr>
      <w:r w:rsidRPr="00752F7A">
        <w:rPr>
          <w:shd w:val="clear" w:color="auto" w:fill="FFFFFF"/>
        </w:rPr>
        <w:t>Exception from duty to comply with certain notices</w:t>
      </w:r>
    </w:p>
    <w:p w14:paraId="3F07E5BC" w14:textId="77777777" w:rsidR="00760395" w:rsidRPr="00402A25"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szCs w:val="24"/>
        </w:rPr>
      </w:pPr>
      <w:r w:rsidRPr="00752F7A">
        <w:rPr>
          <w:szCs w:val="24"/>
          <w:shd w:val="clear" w:color="auto" w:fill="FFFFFF"/>
        </w:rPr>
        <w:t>Failure to comply with notice</w:t>
      </w:r>
    </w:p>
    <w:p w14:paraId="1050E53A" w14:textId="77777777" w:rsidR="00402A25" w:rsidRPr="005A2953" w:rsidRDefault="00402A25" w:rsidP="00691F76">
      <w:pPr>
        <w:pStyle w:val="ListParagraph"/>
        <w:tabs>
          <w:tab w:val="clear" w:pos="709"/>
          <w:tab w:val="clear" w:pos="1418"/>
          <w:tab w:val="clear" w:pos="2126"/>
          <w:tab w:val="clear" w:pos="2835"/>
          <w:tab w:val="clear" w:pos="3544"/>
          <w:tab w:val="clear" w:pos="4253"/>
          <w:tab w:val="clear" w:pos="4961"/>
          <w:tab w:val="clear" w:pos="5670"/>
        </w:tabs>
        <w:ind w:left="1080"/>
        <w:jc w:val="left"/>
        <w:rPr>
          <w:szCs w:val="24"/>
        </w:rPr>
      </w:pPr>
    </w:p>
    <w:p w14:paraId="6DF80831" w14:textId="59B2EC4E" w:rsidR="005A2953" w:rsidRPr="001C2FC4" w:rsidRDefault="00905858" w:rsidP="00691F76">
      <w:pPr>
        <w:pStyle w:val="ListParagraph"/>
        <w:tabs>
          <w:tab w:val="clear" w:pos="709"/>
          <w:tab w:val="clear" w:pos="1418"/>
          <w:tab w:val="clear" w:pos="2126"/>
          <w:tab w:val="clear" w:pos="2835"/>
          <w:tab w:val="clear" w:pos="3544"/>
          <w:tab w:val="clear" w:pos="4253"/>
          <w:tab w:val="clear" w:pos="4961"/>
          <w:tab w:val="clear" w:pos="5670"/>
        </w:tabs>
        <w:ind w:left="1080"/>
        <w:jc w:val="center"/>
        <w:rPr>
          <w:i/>
          <w:iCs/>
          <w:szCs w:val="24"/>
          <w:shd w:val="clear" w:color="auto" w:fill="FFFFFF"/>
        </w:rPr>
      </w:pPr>
      <w:r w:rsidRPr="001C2FC4">
        <w:rPr>
          <w:i/>
          <w:iCs/>
          <w:szCs w:val="24"/>
          <w:shd w:val="clear" w:color="auto" w:fill="FFFFFF"/>
        </w:rPr>
        <w:t>Codes of Practice</w:t>
      </w:r>
    </w:p>
    <w:p w14:paraId="04F1AF67" w14:textId="77777777" w:rsidR="00402A25" w:rsidRPr="00760395" w:rsidRDefault="00402A25" w:rsidP="00691F76">
      <w:pPr>
        <w:pStyle w:val="ListParagraph"/>
        <w:tabs>
          <w:tab w:val="clear" w:pos="709"/>
          <w:tab w:val="clear" w:pos="1418"/>
          <w:tab w:val="clear" w:pos="2126"/>
          <w:tab w:val="clear" w:pos="2835"/>
          <w:tab w:val="clear" w:pos="3544"/>
          <w:tab w:val="clear" w:pos="4253"/>
          <w:tab w:val="clear" w:pos="4961"/>
          <w:tab w:val="clear" w:pos="5670"/>
        </w:tabs>
        <w:ind w:left="1080"/>
        <w:jc w:val="center"/>
        <w:rPr>
          <w:szCs w:val="24"/>
        </w:rPr>
      </w:pPr>
    </w:p>
    <w:p w14:paraId="2B7D6FBA" w14:textId="77777777" w:rsidR="00A37322" w:rsidRDefault="00905858" w:rsidP="00A37322">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rStyle w:val="legds"/>
          <w:szCs w:val="24"/>
        </w:rPr>
      </w:pPr>
      <w:r w:rsidRPr="0045529D">
        <w:rPr>
          <w:rStyle w:val="legds"/>
          <w:szCs w:val="24"/>
        </w:rPr>
        <w:t>Proactive publication duty and publication code</w:t>
      </w:r>
    </w:p>
    <w:p w14:paraId="41051574" w14:textId="77777777" w:rsidR="00A02C37" w:rsidRDefault="00A02C37" w:rsidP="00691F76">
      <w:pPr>
        <w:pStyle w:val="ListParagraph"/>
        <w:tabs>
          <w:tab w:val="clear" w:pos="709"/>
          <w:tab w:val="clear" w:pos="1418"/>
          <w:tab w:val="clear" w:pos="2126"/>
          <w:tab w:val="clear" w:pos="2835"/>
          <w:tab w:val="clear" w:pos="3544"/>
          <w:tab w:val="clear" w:pos="4253"/>
          <w:tab w:val="clear" w:pos="4961"/>
          <w:tab w:val="clear" w:pos="5670"/>
        </w:tabs>
        <w:ind w:left="1080"/>
        <w:jc w:val="left"/>
        <w:rPr>
          <w:rStyle w:val="legds"/>
          <w:rFonts w:eastAsiaTheme="majorEastAsia"/>
          <w:szCs w:val="24"/>
        </w:rPr>
      </w:pPr>
    </w:p>
    <w:p w14:paraId="29CCA3A8" w14:textId="7B14DB07" w:rsidR="00A02C37" w:rsidRPr="001C2FC4" w:rsidRDefault="00905858" w:rsidP="00691F76">
      <w:pPr>
        <w:pStyle w:val="ListParagraph"/>
        <w:tabs>
          <w:tab w:val="clear" w:pos="709"/>
          <w:tab w:val="clear" w:pos="1418"/>
          <w:tab w:val="clear" w:pos="2126"/>
          <w:tab w:val="clear" w:pos="2835"/>
          <w:tab w:val="clear" w:pos="3544"/>
          <w:tab w:val="clear" w:pos="4253"/>
          <w:tab w:val="clear" w:pos="4961"/>
          <w:tab w:val="clear" w:pos="5670"/>
        </w:tabs>
        <w:ind w:left="1080"/>
        <w:jc w:val="center"/>
        <w:rPr>
          <w:rStyle w:val="legds"/>
          <w:i/>
          <w:iCs/>
          <w:szCs w:val="24"/>
        </w:rPr>
      </w:pPr>
      <w:r w:rsidRPr="001C2FC4">
        <w:rPr>
          <w:rStyle w:val="legds"/>
          <w:rFonts w:eastAsiaTheme="majorEastAsia"/>
          <w:i/>
          <w:iCs/>
          <w:szCs w:val="24"/>
        </w:rPr>
        <w:t>Freedom of information</w:t>
      </w:r>
      <w:r w:rsidRPr="001C2FC4">
        <w:rPr>
          <w:rStyle w:val="legds"/>
          <w:i/>
          <w:iCs/>
          <w:szCs w:val="24"/>
        </w:rPr>
        <w:t xml:space="preserve"> officer</w:t>
      </w:r>
    </w:p>
    <w:p w14:paraId="2AAF2AD7" w14:textId="77777777" w:rsidR="00A02C37" w:rsidRPr="00402A25" w:rsidRDefault="00A02C37" w:rsidP="00691F76">
      <w:pPr>
        <w:pStyle w:val="ListParagraph"/>
        <w:rPr>
          <w:rStyle w:val="legds"/>
          <w:szCs w:val="24"/>
        </w:rPr>
      </w:pPr>
    </w:p>
    <w:p w14:paraId="06460DE2" w14:textId="6FF78370" w:rsidR="0040185C"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rStyle w:val="legds"/>
          <w:szCs w:val="24"/>
        </w:rPr>
      </w:pPr>
      <w:r w:rsidRPr="00760395">
        <w:rPr>
          <w:rStyle w:val="legds"/>
          <w:rFonts w:eastAsiaTheme="majorEastAsia"/>
          <w:szCs w:val="24"/>
        </w:rPr>
        <w:t>Freedom of information</w:t>
      </w:r>
      <w:r w:rsidRPr="00760395">
        <w:rPr>
          <w:rStyle w:val="legds"/>
          <w:szCs w:val="24"/>
        </w:rPr>
        <w:t xml:space="preserve"> officer</w:t>
      </w:r>
    </w:p>
    <w:p w14:paraId="4ACAAF5B" w14:textId="77777777" w:rsidR="00351872" w:rsidRDefault="00351872" w:rsidP="00691F76">
      <w:pPr>
        <w:pStyle w:val="ListParagraph"/>
        <w:tabs>
          <w:tab w:val="clear" w:pos="709"/>
          <w:tab w:val="clear" w:pos="1418"/>
          <w:tab w:val="clear" w:pos="2126"/>
          <w:tab w:val="clear" w:pos="2835"/>
          <w:tab w:val="clear" w:pos="3544"/>
          <w:tab w:val="clear" w:pos="4253"/>
          <w:tab w:val="clear" w:pos="4961"/>
          <w:tab w:val="clear" w:pos="5670"/>
        </w:tabs>
        <w:ind w:left="1080"/>
        <w:jc w:val="left"/>
        <w:rPr>
          <w:rStyle w:val="legds"/>
          <w:szCs w:val="24"/>
        </w:rPr>
      </w:pPr>
    </w:p>
    <w:p w14:paraId="3824A3C4" w14:textId="77777777" w:rsidR="00402A25" w:rsidRPr="001C2FC4" w:rsidRDefault="00905858" w:rsidP="00691F76">
      <w:pPr>
        <w:pStyle w:val="ListParagraph"/>
        <w:tabs>
          <w:tab w:val="clear" w:pos="709"/>
          <w:tab w:val="clear" w:pos="1418"/>
          <w:tab w:val="clear" w:pos="2126"/>
          <w:tab w:val="clear" w:pos="2835"/>
          <w:tab w:val="clear" w:pos="3544"/>
          <w:tab w:val="clear" w:pos="4253"/>
          <w:tab w:val="clear" w:pos="4961"/>
          <w:tab w:val="clear" w:pos="5670"/>
        </w:tabs>
        <w:ind w:left="1080"/>
        <w:jc w:val="center"/>
        <w:rPr>
          <w:i/>
          <w:iCs/>
          <w:szCs w:val="24"/>
        </w:rPr>
      </w:pPr>
      <w:r w:rsidRPr="001C2FC4">
        <w:rPr>
          <w:i/>
          <w:iCs/>
          <w:szCs w:val="24"/>
        </w:rPr>
        <w:t>Miscellaneous and supplemental</w:t>
      </w:r>
    </w:p>
    <w:p w14:paraId="5B836C45" w14:textId="77777777" w:rsidR="00350C6B" w:rsidRPr="00402A25" w:rsidRDefault="00350C6B" w:rsidP="00691F76">
      <w:pPr>
        <w:tabs>
          <w:tab w:val="clear" w:pos="709"/>
          <w:tab w:val="clear" w:pos="1418"/>
          <w:tab w:val="clear" w:pos="2126"/>
          <w:tab w:val="clear" w:pos="2835"/>
          <w:tab w:val="clear" w:pos="3544"/>
          <w:tab w:val="clear" w:pos="4253"/>
          <w:tab w:val="clear" w:pos="4961"/>
          <w:tab w:val="clear" w:pos="5670"/>
        </w:tabs>
        <w:rPr>
          <w:b/>
          <w:bCs/>
          <w:szCs w:val="24"/>
        </w:rPr>
      </w:pPr>
    </w:p>
    <w:p w14:paraId="2413D218" w14:textId="6815F3AD" w:rsidR="00B842C8" w:rsidRPr="00B842C8"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szCs w:val="24"/>
        </w:rPr>
      </w:pPr>
      <w:r w:rsidRPr="00B842C8">
        <w:rPr>
          <w:szCs w:val="24"/>
        </w:rPr>
        <w:t>Disclosure of information to Scottish Public Services Ombudsman, Information Commissioner or to Audit Scotland</w:t>
      </w:r>
    </w:p>
    <w:p w14:paraId="6068D8EA" w14:textId="09ACEF1E" w:rsidR="00177C95" w:rsidRPr="00752F7A"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rStyle w:val="legds"/>
          <w:szCs w:val="24"/>
          <w:shd w:val="clear" w:color="auto" w:fill="FFFFFF"/>
        </w:rPr>
      </w:pPr>
      <w:r w:rsidRPr="00752F7A">
        <w:rPr>
          <w:szCs w:val="24"/>
          <w:shd w:val="clear" w:color="auto" w:fill="FFFFFF"/>
        </w:rPr>
        <w:t>Offence of</w:t>
      </w:r>
      <w:r w:rsidR="00D2246A" w:rsidRPr="00752F7A">
        <w:rPr>
          <w:szCs w:val="24"/>
          <w:shd w:val="clear" w:color="auto" w:fill="FFFFFF"/>
        </w:rPr>
        <w:t xml:space="preserve"> </w:t>
      </w:r>
      <w:r w:rsidR="00D2246A" w:rsidRPr="00752F7A">
        <w:rPr>
          <w:rStyle w:val="legds"/>
          <w:szCs w:val="24"/>
        </w:rPr>
        <w:t>altering etc. records with intent to prevent disclosure</w:t>
      </w:r>
    </w:p>
    <w:p w14:paraId="5405AA51" w14:textId="5B2CD47F" w:rsidR="00D2246A"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szCs w:val="24"/>
          <w:shd w:val="clear" w:color="auto" w:fill="FFFFFF"/>
        </w:rPr>
      </w:pPr>
      <w:r w:rsidRPr="00752F7A">
        <w:rPr>
          <w:szCs w:val="24"/>
          <w:shd w:val="clear" w:color="auto" w:fill="FFFFFF"/>
        </w:rPr>
        <w:t>Time limit for proceedings</w:t>
      </w:r>
    </w:p>
    <w:p w14:paraId="6A6F2481" w14:textId="77777777" w:rsidR="001B7CD1" w:rsidRPr="00752F7A" w:rsidRDefault="001B7CD1" w:rsidP="00691F76">
      <w:pPr>
        <w:pStyle w:val="ListParagraph"/>
        <w:tabs>
          <w:tab w:val="clear" w:pos="709"/>
          <w:tab w:val="clear" w:pos="1418"/>
          <w:tab w:val="clear" w:pos="2126"/>
          <w:tab w:val="clear" w:pos="2835"/>
          <w:tab w:val="clear" w:pos="3544"/>
          <w:tab w:val="clear" w:pos="4253"/>
          <w:tab w:val="clear" w:pos="4961"/>
          <w:tab w:val="clear" w:pos="5670"/>
        </w:tabs>
        <w:ind w:left="1080"/>
        <w:jc w:val="left"/>
        <w:rPr>
          <w:szCs w:val="24"/>
          <w:shd w:val="clear" w:color="auto" w:fill="FFFFFF"/>
        </w:rPr>
      </w:pPr>
    </w:p>
    <w:p w14:paraId="7C264CB2" w14:textId="57567573" w:rsidR="00177C95" w:rsidRPr="00752F7A" w:rsidRDefault="00905858" w:rsidP="00691F76">
      <w:pPr>
        <w:tabs>
          <w:tab w:val="clear" w:pos="709"/>
          <w:tab w:val="clear" w:pos="1418"/>
          <w:tab w:val="clear" w:pos="2126"/>
          <w:tab w:val="clear" w:pos="2835"/>
          <w:tab w:val="clear" w:pos="3544"/>
          <w:tab w:val="clear" w:pos="4253"/>
          <w:tab w:val="clear" w:pos="4961"/>
          <w:tab w:val="clear" w:pos="5670"/>
        </w:tabs>
        <w:jc w:val="center"/>
        <w:rPr>
          <w:i/>
          <w:iCs/>
          <w:szCs w:val="24"/>
          <w:shd w:val="clear" w:color="auto" w:fill="FFFFFF"/>
        </w:rPr>
      </w:pPr>
      <w:r>
        <w:rPr>
          <w:i/>
          <w:iCs/>
          <w:szCs w:val="24"/>
          <w:shd w:val="clear" w:color="auto" w:fill="FFFFFF"/>
        </w:rPr>
        <w:t>Final</w:t>
      </w:r>
      <w:r w:rsidRPr="00752F7A">
        <w:rPr>
          <w:i/>
          <w:iCs/>
          <w:szCs w:val="24"/>
          <w:shd w:val="clear" w:color="auto" w:fill="FFFFFF"/>
        </w:rPr>
        <w:t xml:space="preserve"> provisions</w:t>
      </w:r>
      <w:r w:rsidRPr="00752F7A">
        <w:rPr>
          <w:i/>
          <w:iCs/>
          <w:szCs w:val="24"/>
          <w:shd w:val="clear" w:color="auto" w:fill="FFFFFF"/>
        </w:rPr>
        <w:br/>
      </w:r>
    </w:p>
    <w:p w14:paraId="1259B303" w14:textId="138326C9" w:rsidR="00AE781B"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szCs w:val="24"/>
        </w:rPr>
      </w:pPr>
      <w:r>
        <w:rPr>
          <w:szCs w:val="24"/>
        </w:rPr>
        <w:t>Ancillary provision</w:t>
      </w:r>
    </w:p>
    <w:p w14:paraId="5E8C6BC6" w14:textId="0E518832" w:rsidR="002A3017" w:rsidRPr="00752F7A"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szCs w:val="24"/>
        </w:rPr>
      </w:pPr>
      <w:r>
        <w:rPr>
          <w:szCs w:val="24"/>
        </w:rPr>
        <w:lastRenderedPageBreak/>
        <w:t>Interpretation</w:t>
      </w:r>
    </w:p>
    <w:p w14:paraId="451F1401" w14:textId="37F269F1" w:rsidR="00177C95" w:rsidRPr="00752F7A"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szCs w:val="24"/>
        </w:rPr>
      </w:pPr>
      <w:r w:rsidRPr="00752F7A">
        <w:rPr>
          <w:szCs w:val="24"/>
        </w:rPr>
        <w:t>Commencement</w:t>
      </w:r>
    </w:p>
    <w:p w14:paraId="69D70C34" w14:textId="672D4EE4" w:rsidR="00177C95" w:rsidRPr="00752F7A" w:rsidRDefault="00905858" w:rsidP="00691F76">
      <w:pPr>
        <w:pStyle w:val="ListParagraph"/>
        <w:numPr>
          <w:ilvl w:val="0"/>
          <w:numId w:val="1"/>
        </w:numPr>
        <w:tabs>
          <w:tab w:val="clear" w:pos="709"/>
          <w:tab w:val="clear" w:pos="1418"/>
          <w:tab w:val="clear" w:pos="2126"/>
          <w:tab w:val="clear" w:pos="2835"/>
          <w:tab w:val="clear" w:pos="3544"/>
          <w:tab w:val="clear" w:pos="4253"/>
          <w:tab w:val="clear" w:pos="4961"/>
          <w:tab w:val="clear" w:pos="5670"/>
        </w:tabs>
        <w:jc w:val="left"/>
        <w:rPr>
          <w:szCs w:val="24"/>
        </w:rPr>
      </w:pPr>
      <w:r w:rsidRPr="00752F7A">
        <w:rPr>
          <w:szCs w:val="24"/>
        </w:rPr>
        <w:t>Short title</w:t>
      </w:r>
    </w:p>
    <w:p w14:paraId="330D42AA" w14:textId="77777777" w:rsidR="006062F6" w:rsidRPr="00752F7A" w:rsidRDefault="00905858" w:rsidP="00691F76">
      <w:pPr>
        <w:tabs>
          <w:tab w:val="clear" w:pos="709"/>
          <w:tab w:val="clear" w:pos="1418"/>
          <w:tab w:val="clear" w:pos="2126"/>
          <w:tab w:val="clear" w:pos="2835"/>
          <w:tab w:val="clear" w:pos="3544"/>
          <w:tab w:val="clear" w:pos="4253"/>
          <w:tab w:val="clear" w:pos="4961"/>
          <w:tab w:val="clear" w:pos="5670"/>
        </w:tabs>
        <w:jc w:val="left"/>
        <w:rPr>
          <w:szCs w:val="24"/>
        </w:rPr>
      </w:pPr>
      <w:r w:rsidRPr="00752F7A">
        <w:rPr>
          <w:szCs w:val="24"/>
        </w:rPr>
        <w:br w:type="page"/>
      </w:r>
    </w:p>
    <w:p w14:paraId="5D33D90A" w14:textId="77777777" w:rsidR="000F008E" w:rsidRPr="00462327" w:rsidRDefault="00905858" w:rsidP="000F008E">
      <w:pPr>
        <w:jc w:val="center"/>
        <w:rPr>
          <w:b/>
          <w:bCs/>
        </w:rPr>
      </w:pPr>
      <w:r w:rsidRPr="00462327">
        <w:rPr>
          <w:b/>
          <w:bCs/>
        </w:rPr>
        <w:lastRenderedPageBreak/>
        <w:t>THE FOLLOWING ACCOMPANYING DOCUMENTS ARE ALSO PUBLISHED:</w:t>
      </w:r>
    </w:p>
    <w:p w14:paraId="291A29D4" w14:textId="77777777" w:rsidR="000F008E" w:rsidRDefault="00905858" w:rsidP="000F008E">
      <w:pPr>
        <w:jc w:val="center"/>
        <w:rPr>
          <w:b/>
          <w:bCs/>
        </w:rPr>
      </w:pPr>
      <w:r w:rsidRPr="00462327">
        <w:rPr>
          <w:b/>
          <w:bCs/>
        </w:rPr>
        <w:t xml:space="preserve">Explanatory Notes (SP Bill </w:t>
      </w:r>
      <w:r w:rsidRPr="000341BD">
        <w:rPr>
          <w:color w:val="FF0000"/>
          <w:szCs w:val="24"/>
        </w:rPr>
        <w:t>[Number]</w:t>
      </w:r>
      <w:r w:rsidRPr="00462327">
        <w:rPr>
          <w:b/>
          <w:bCs/>
        </w:rPr>
        <w:t xml:space="preserve">-EN), a Financial Memorandum (SP Bill </w:t>
      </w:r>
      <w:r w:rsidRPr="000341BD">
        <w:rPr>
          <w:color w:val="FF0000"/>
          <w:szCs w:val="24"/>
        </w:rPr>
        <w:t>[Number]</w:t>
      </w:r>
      <w:r w:rsidRPr="00462327">
        <w:rPr>
          <w:b/>
          <w:bCs/>
        </w:rPr>
        <w:t>-FM), a Policy</w:t>
      </w:r>
      <w:r>
        <w:rPr>
          <w:b/>
          <w:bCs/>
        </w:rPr>
        <w:t xml:space="preserve"> </w:t>
      </w:r>
      <w:r w:rsidRPr="00462327">
        <w:rPr>
          <w:b/>
          <w:bCs/>
        </w:rPr>
        <w:t xml:space="preserve">Memorandum (SP Bill </w:t>
      </w:r>
      <w:r w:rsidRPr="000341BD">
        <w:rPr>
          <w:color w:val="FF0000"/>
          <w:szCs w:val="24"/>
        </w:rPr>
        <w:t>[Number]</w:t>
      </w:r>
      <w:r w:rsidRPr="00462327">
        <w:rPr>
          <w:b/>
          <w:bCs/>
        </w:rPr>
        <w:t xml:space="preserve">-PM), </w:t>
      </w:r>
      <w:r>
        <w:rPr>
          <w:b/>
          <w:bCs/>
        </w:rPr>
        <w:t xml:space="preserve">and </w:t>
      </w:r>
      <w:r w:rsidRPr="00462327">
        <w:rPr>
          <w:b/>
          <w:bCs/>
        </w:rPr>
        <w:t xml:space="preserve">statements on legislative competence (SP Bill </w:t>
      </w:r>
      <w:r w:rsidRPr="000341BD">
        <w:rPr>
          <w:color w:val="FF0000"/>
          <w:szCs w:val="24"/>
        </w:rPr>
        <w:t>[Number]</w:t>
      </w:r>
      <w:r w:rsidRPr="00462327">
        <w:rPr>
          <w:b/>
          <w:bCs/>
        </w:rPr>
        <w:t>-LC).</w:t>
      </w:r>
    </w:p>
    <w:p w14:paraId="6BC371A5" w14:textId="77777777" w:rsidR="000F008E" w:rsidRDefault="000F008E" w:rsidP="000F008E">
      <w:pPr>
        <w:jc w:val="center"/>
        <w:rPr>
          <w:b/>
          <w:bCs/>
        </w:rPr>
      </w:pPr>
    </w:p>
    <w:p w14:paraId="316985F2" w14:textId="77777777" w:rsidR="00BB2BC9" w:rsidRPr="00752F7A" w:rsidRDefault="00905858" w:rsidP="00BB2BC9">
      <w:pPr>
        <w:jc w:val="center"/>
        <w:rPr>
          <w:b/>
          <w:bCs/>
          <w:szCs w:val="24"/>
        </w:rPr>
      </w:pPr>
      <w:r w:rsidRPr="00752F7A">
        <w:rPr>
          <w:b/>
          <w:bCs/>
          <w:szCs w:val="24"/>
        </w:rPr>
        <w:t>FREEDOM OF INFORMATION REFORM (SCOTLAND) BILL</w:t>
      </w:r>
    </w:p>
    <w:p w14:paraId="3D9FAAD5" w14:textId="3456D3EA" w:rsidR="00BB2BC9" w:rsidRPr="00752F7A" w:rsidRDefault="00905858" w:rsidP="00BB2BC9">
      <w:pPr>
        <w:jc w:val="center"/>
        <w:rPr>
          <w:szCs w:val="24"/>
        </w:rPr>
      </w:pPr>
      <w:r w:rsidRPr="00752F7A">
        <w:rPr>
          <w:szCs w:val="24"/>
        </w:rPr>
        <w:t>[AS INTRODUCED]</w:t>
      </w:r>
    </w:p>
    <w:p w14:paraId="020C9586" w14:textId="37D0DD2B" w:rsidR="00BB2BC9" w:rsidRDefault="00BB2BC9" w:rsidP="00BB2BC9">
      <w:pPr>
        <w:jc w:val="center"/>
        <w:rPr>
          <w:szCs w:val="24"/>
        </w:rPr>
      </w:pPr>
    </w:p>
    <w:p w14:paraId="4C196566" w14:textId="5A72C9CF" w:rsidR="00D56DA3" w:rsidDel="00B51DEB" w:rsidRDefault="00905858" w:rsidP="00554861">
      <w:pPr>
        <w:spacing w:line="259" w:lineRule="auto"/>
        <w:jc w:val="left"/>
        <w:rPr>
          <w:del w:id="0" w:author="Chataway, Francis [AU-AU]" w:date="2025-12-10T11:33:00Z"/>
          <w:szCs w:val="24"/>
        </w:rPr>
      </w:pPr>
      <w:r w:rsidRPr="00752F7A">
        <w:rPr>
          <w:szCs w:val="24"/>
        </w:rPr>
        <w:t xml:space="preserve">An </w:t>
      </w:r>
      <w:r>
        <w:rPr>
          <w:szCs w:val="24"/>
        </w:rPr>
        <w:t>A</w:t>
      </w:r>
      <w:r w:rsidRPr="00752F7A">
        <w:rPr>
          <w:szCs w:val="24"/>
        </w:rPr>
        <w:t>ct of the Scottish Parliament to amend the Freedom of Information (Scotland) Act 2002</w:t>
      </w:r>
      <w:r>
        <w:rPr>
          <w:szCs w:val="24"/>
        </w:rPr>
        <w:t xml:space="preserve"> to make provision amending the definition of Scottish public authority, to make provision as regards t</w:t>
      </w:r>
      <w:r w:rsidRPr="00D56DA3">
        <w:rPr>
          <w:szCs w:val="24"/>
        </w:rPr>
        <w:t>he proactive publication of information</w:t>
      </w:r>
      <w:r>
        <w:rPr>
          <w:szCs w:val="24"/>
        </w:rPr>
        <w:t>, to make further provision as regards enforcement; and for connected purposes</w:t>
      </w:r>
      <w:r w:rsidRPr="00752F7A">
        <w:rPr>
          <w:szCs w:val="24"/>
        </w:rPr>
        <w:t>.</w:t>
      </w:r>
    </w:p>
    <w:p w14:paraId="3F6E0AB5" w14:textId="77777777" w:rsidR="00D56DA3" w:rsidRPr="00752F7A" w:rsidDel="00B51DEB" w:rsidRDefault="00D56DA3" w:rsidP="00BB2BC9">
      <w:pPr>
        <w:jc w:val="center"/>
        <w:rPr>
          <w:del w:id="1" w:author="Chataway, Francis [AU-AU]" w:date="2025-12-10T11:33:00Z"/>
          <w:szCs w:val="24"/>
        </w:rPr>
      </w:pPr>
    </w:p>
    <w:p w14:paraId="4EA20D62" w14:textId="42C8B91A" w:rsidR="00FF0D6C" w:rsidRPr="00752F7A" w:rsidDel="00B51DEB" w:rsidRDefault="00905858" w:rsidP="00B51DEB">
      <w:pPr>
        <w:tabs>
          <w:tab w:val="clear" w:pos="709"/>
          <w:tab w:val="clear" w:pos="1418"/>
          <w:tab w:val="clear" w:pos="2126"/>
          <w:tab w:val="clear" w:pos="2835"/>
          <w:tab w:val="clear" w:pos="3544"/>
          <w:tab w:val="clear" w:pos="4253"/>
          <w:tab w:val="clear" w:pos="4961"/>
          <w:tab w:val="clear" w:pos="5670"/>
        </w:tabs>
        <w:spacing w:after="160" w:line="259" w:lineRule="auto"/>
        <w:rPr>
          <w:del w:id="2" w:author="Chataway, Francis [AU-AU]" w:date="2025-12-10T11:32:00Z"/>
          <w:b/>
          <w:bCs/>
          <w:i/>
          <w:iCs/>
          <w:szCs w:val="24"/>
        </w:rPr>
        <w:pPrChange w:id="3" w:author="Chataway, Francis [AU-AU]" w:date="2025-12-10T11:33:00Z">
          <w:pPr>
            <w:tabs>
              <w:tab w:val="clear" w:pos="709"/>
              <w:tab w:val="clear" w:pos="1418"/>
              <w:tab w:val="clear" w:pos="2126"/>
              <w:tab w:val="clear" w:pos="2835"/>
              <w:tab w:val="clear" w:pos="3544"/>
              <w:tab w:val="clear" w:pos="4253"/>
              <w:tab w:val="clear" w:pos="4961"/>
              <w:tab w:val="clear" w:pos="5670"/>
            </w:tabs>
            <w:spacing w:after="160" w:line="259" w:lineRule="auto"/>
            <w:jc w:val="center"/>
          </w:pPr>
        </w:pPrChange>
      </w:pPr>
      <w:del w:id="4" w:author="Chataway, Francis [AU-AU]" w:date="2025-12-10T11:32:00Z">
        <w:r w:rsidRPr="00752F7A" w:rsidDel="00B51DEB">
          <w:rPr>
            <w:b/>
            <w:bCs/>
            <w:i/>
            <w:iCs/>
            <w:szCs w:val="24"/>
          </w:rPr>
          <w:delText>Access to information held by Scottish public authorities</w:delText>
        </w:r>
      </w:del>
    </w:p>
    <w:p w14:paraId="248D4167" w14:textId="2971E899" w:rsidR="00BB2BC9" w:rsidRPr="00752F7A" w:rsidDel="00B51DEB" w:rsidRDefault="00BB2BC9" w:rsidP="00B51DEB">
      <w:pPr>
        <w:rPr>
          <w:del w:id="5" w:author="Chataway, Francis [AU-AU]" w:date="2025-12-10T11:32:00Z"/>
          <w:b/>
          <w:bCs/>
          <w:szCs w:val="24"/>
        </w:rPr>
        <w:pPrChange w:id="6" w:author="Chataway, Francis [AU-AU]" w:date="2025-12-10T11:33:00Z">
          <w:pPr>
            <w:jc w:val="center"/>
          </w:pPr>
        </w:pPrChange>
      </w:pPr>
    </w:p>
    <w:p w14:paraId="3650350C" w14:textId="5F8DF341" w:rsidR="00770E5D" w:rsidRPr="00752F7A" w:rsidDel="00B51DEB" w:rsidRDefault="00905858" w:rsidP="00B51DEB">
      <w:pPr>
        <w:rPr>
          <w:del w:id="7" w:author="Chataway, Francis [AU-AU]" w:date="2025-12-10T11:32:00Z"/>
          <w:b/>
          <w:bCs/>
          <w:szCs w:val="24"/>
        </w:rPr>
        <w:pPrChange w:id="8" w:author="Chataway, Francis [AU-AU]" w:date="2025-12-10T11:33:00Z">
          <w:pPr>
            <w:jc w:val="left"/>
          </w:pPr>
        </w:pPrChange>
      </w:pPr>
      <w:del w:id="9" w:author="Chataway, Francis [AU-AU]" w:date="2025-12-10T11:32:00Z">
        <w:r w:rsidRPr="00752F7A" w:rsidDel="00B51DEB">
          <w:rPr>
            <w:b/>
            <w:bCs/>
            <w:szCs w:val="24"/>
          </w:rPr>
          <w:delText>1</w:delText>
        </w:r>
        <w:r w:rsidR="00D33AAE" w:rsidRPr="00752F7A" w:rsidDel="00B51DEB">
          <w:rPr>
            <w:b/>
            <w:bCs/>
            <w:szCs w:val="24"/>
          </w:rPr>
          <w:delText xml:space="preserve"> </w:delText>
        </w:r>
        <w:r w:rsidR="00D33AAE" w:rsidRPr="00752F7A" w:rsidDel="00B51DEB">
          <w:rPr>
            <w:b/>
            <w:bCs/>
            <w:szCs w:val="24"/>
          </w:rPr>
          <w:tab/>
          <w:delText xml:space="preserve">General </w:delText>
        </w:r>
        <w:r w:rsidR="00BE4BA9" w:rsidDel="00B51DEB">
          <w:rPr>
            <w:b/>
            <w:bCs/>
            <w:szCs w:val="24"/>
          </w:rPr>
          <w:delText>e</w:delText>
        </w:r>
        <w:r w:rsidR="00BE4BA9" w:rsidRPr="00752F7A" w:rsidDel="00B51DEB">
          <w:rPr>
            <w:b/>
            <w:bCs/>
            <w:szCs w:val="24"/>
          </w:rPr>
          <w:delText xml:space="preserve">ntitlement </w:delText>
        </w:r>
      </w:del>
    </w:p>
    <w:p w14:paraId="5F157061" w14:textId="13E44614" w:rsidR="0049409C" w:rsidRPr="00752F7A" w:rsidDel="00B51DEB" w:rsidRDefault="00905858" w:rsidP="00B51DEB">
      <w:pPr>
        <w:ind w:right="8"/>
        <w:rPr>
          <w:del w:id="10" w:author="Chataway, Francis [AU-AU]" w:date="2025-12-10T11:32:00Z"/>
          <w:szCs w:val="24"/>
        </w:rPr>
        <w:pPrChange w:id="11" w:author="Chataway, Francis [AU-AU]" w:date="2025-12-10T11:33:00Z">
          <w:pPr>
            <w:ind w:right="8"/>
          </w:pPr>
        </w:pPrChange>
      </w:pPr>
      <w:del w:id="12" w:author="Chataway, Francis [AU-AU]" w:date="2025-12-10T11:32:00Z">
        <w:r w:rsidRPr="00752F7A" w:rsidDel="00B51DEB">
          <w:rPr>
            <w:szCs w:val="24"/>
          </w:rPr>
          <w:delText xml:space="preserve"> </w:delText>
        </w:r>
        <w:r w:rsidR="00260D39" w:rsidRPr="00752F7A" w:rsidDel="00B51DEB">
          <w:rPr>
            <w:szCs w:val="24"/>
          </w:rPr>
          <w:tab/>
        </w:r>
      </w:del>
    </w:p>
    <w:p w14:paraId="11E24F9F" w14:textId="1D1C2013" w:rsidR="005A0476" w:rsidRPr="00DC1CBB" w:rsidDel="00B51DEB" w:rsidRDefault="00905858" w:rsidP="00B51DEB">
      <w:pPr>
        <w:ind w:left="360" w:right="8"/>
        <w:rPr>
          <w:del w:id="13" w:author="Chataway, Francis [AU-AU]" w:date="2025-12-10T11:32:00Z"/>
          <w:szCs w:val="24"/>
        </w:rPr>
        <w:pPrChange w:id="14" w:author="Chataway, Francis [AU-AU]" w:date="2025-12-10T11:33:00Z">
          <w:pPr>
            <w:ind w:left="360" w:right="8"/>
          </w:pPr>
        </w:pPrChange>
      </w:pPr>
      <w:del w:id="15" w:author="Chataway, Francis [AU-AU]" w:date="2025-12-10T11:32:00Z">
        <w:r w:rsidDel="00B51DEB">
          <w:rPr>
            <w:szCs w:val="24"/>
          </w:rPr>
          <w:tab/>
        </w:r>
        <w:r w:rsidR="00951741" w:rsidRPr="00DC1CBB" w:rsidDel="00B51DEB">
          <w:rPr>
            <w:szCs w:val="24"/>
          </w:rPr>
          <w:delText xml:space="preserve">In </w:delText>
        </w:r>
        <w:r w:rsidR="00B96242" w:rsidRPr="00DC1CBB" w:rsidDel="00B51DEB">
          <w:rPr>
            <w:szCs w:val="24"/>
          </w:rPr>
          <w:delText>section 1</w:delText>
        </w:r>
        <w:r w:rsidR="00951741" w:rsidRPr="00DC1CBB" w:rsidDel="00B51DEB">
          <w:rPr>
            <w:szCs w:val="24"/>
          </w:rPr>
          <w:delText xml:space="preserve"> (</w:delText>
        </w:r>
        <w:r w:rsidR="00B96242" w:rsidRPr="00DC1CBB" w:rsidDel="00B51DEB">
          <w:rPr>
            <w:szCs w:val="24"/>
          </w:rPr>
          <w:delText>g</w:delText>
        </w:r>
        <w:r w:rsidR="00B72D77" w:rsidRPr="00DC1CBB" w:rsidDel="00B51DEB">
          <w:rPr>
            <w:szCs w:val="24"/>
          </w:rPr>
          <w:delText>eneral entitlement</w:delText>
        </w:r>
        <w:r w:rsidR="00951741" w:rsidRPr="00DC1CBB" w:rsidDel="00B51DEB">
          <w:rPr>
            <w:szCs w:val="24"/>
          </w:rPr>
          <w:delText xml:space="preserve">) of the FOI Act </w:delText>
        </w:r>
        <w:bookmarkStart w:id="16" w:name="_Hlk180453791"/>
        <w:r w:rsidR="0049409C" w:rsidRPr="00DC1CBB" w:rsidDel="00B51DEB">
          <w:rPr>
            <w:szCs w:val="24"/>
          </w:rPr>
          <w:delText>a</w:delText>
        </w:r>
        <w:r w:rsidR="00D858EA" w:rsidRPr="00DC1CBB" w:rsidDel="00B51DEB">
          <w:rPr>
            <w:szCs w:val="24"/>
          </w:rPr>
          <w:delText>fter</w:delText>
        </w:r>
        <w:r w:rsidR="00951741" w:rsidRPr="00DC1CBB" w:rsidDel="00B51DEB">
          <w:rPr>
            <w:szCs w:val="24"/>
          </w:rPr>
          <w:delText xml:space="preserve"> </w:delText>
        </w:r>
        <w:r w:rsidR="00B96242" w:rsidRPr="00DC1CBB" w:rsidDel="00B51DEB">
          <w:rPr>
            <w:szCs w:val="24"/>
          </w:rPr>
          <w:delText>sub</w:delText>
        </w:r>
        <w:r w:rsidR="00951741" w:rsidRPr="00DC1CBB" w:rsidDel="00B51DEB">
          <w:rPr>
            <w:szCs w:val="24"/>
          </w:rPr>
          <w:delText xml:space="preserve">section </w:delText>
        </w:r>
        <w:r w:rsidR="00B96242" w:rsidRPr="00DC1CBB" w:rsidDel="00B51DEB">
          <w:rPr>
            <w:szCs w:val="24"/>
          </w:rPr>
          <w:delText>(</w:delText>
        </w:r>
        <w:r w:rsidR="00DC1CBB" w:rsidRPr="00D76AA3" w:rsidDel="00B51DEB">
          <w:rPr>
            <w:szCs w:val="24"/>
          </w:rPr>
          <w:delText>5</w:delText>
        </w:r>
        <w:r w:rsidR="00B96242" w:rsidRPr="00DC1CBB" w:rsidDel="00B51DEB">
          <w:rPr>
            <w:szCs w:val="24"/>
          </w:rPr>
          <w:delText>)</w:delText>
        </w:r>
        <w:r w:rsidR="00D858EA" w:rsidRPr="00DC1CBB" w:rsidDel="00B51DEB">
          <w:rPr>
            <w:szCs w:val="24"/>
          </w:rPr>
          <w:delText xml:space="preserve"> </w:delText>
        </w:r>
        <w:r w:rsidR="00951741" w:rsidRPr="00DC1CBB" w:rsidDel="00B51DEB">
          <w:rPr>
            <w:szCs w:val="24"/>
          </w:rPr>
          <w:delText>insert</w:delText>
        </w:r>
        <w:r w:rsidR="00FA74DB" w:rsidRPr="00DC1CBB" w:rsidDel="00B51DEB">
          <w:rPr>
            <w:szCs w:val="24"/>
          </w:rPr>
          <w:delText>—</w:delText>
        </w:r>
      </w:del>
    </w:p>
    <w:p w14:paraId="02764D33" w14:textId="42698C2B" w:rsidR="002C092F" w:rsidRPr="00752F7A" w:rsidDel="00B51DEB" w:rsidRDefault="00905858" w:rsidP="00B51DEB">
      <w:pPr>
        <w:ind w:right="8"/>
        <w:rPr>
          <w:del w:id="17" w:author="Chataway, Francis [AU-AU]" w:date="2025-12-10T11:32:00Z"/>
          <w:szCs w:val="24"/>
        </w:rPr>
        <w:pPrChange w:id="18" w:author="Chataway, Francis [AU-AU]" w:date="2025-12-10T11:33:00Z">
          <w:pPr>
            <w:ind w:right="8"/>
          </w:pPr>
        </w:pPrChange>
      </w:pPr>
      <w:del w:id="19" w:author="Chataway, Francis [AU-AU]" w:date="2025-12-10T11:32:00Z">
        <w:r w:rsidRPr="00752F7A" w:rsidDel="00B51DEB">
          <w:rPr>
            <w:szCs w:val="24"/>
          </w:rPr>
          <w:delText xml:space="preserve"> </w:delText>
        </w:r>
        <w:bookmarkEnd w:id="16"/>
      </w:del>
    </w:p>
    <w:p w14:paraId="0C294048" w14:textId="6B6E9E95" w:rsidR="00DD0CBD" w:rsidDel="00B51DEB" w:rsidRDefault="00905858" w:rsidP="00B51DEB">
      <w:pPr>
        <w:ind w:left="709"/>
        <w:rPr>
          <w:del w:id="20" w:author="Chataway, Francis [AU-AU]" w:date="2025-12-10T11:32:00Z"/>
          <w:szCs w:val="24"/>
        </w:rPr>
        <w:pPrChange w:id="21" w:author="Chataway, Francis [AU-AU]" w:date="2025-12-10T11:33:00Z">
          <w:pPr>
            <w:ind w:left="709"/>
            <w:jc w:val="left"/>
          </w:pPr>
        </w:pPrChange>
      </w:pPr>
      <w:del w:id="22" w:author="Chataway, Francis [AU-AU]" w:date="2025-12-10T11:32:00Z">
        <w:r w:rsidRPr="00752F7A" w:rsidDel="00B51DEB">
          <w:rPr>
            <w:szCs w:val="24"/>
          </w:rPr>
          <w:delText>“(</w:delText>
        </w:r>
        <w:r w:rsidR="00DC1CBB" w:rsidDel="00B51DEB">
          <w:rPr>
            <w:szCs w:val="24"/>
          </w:rPr>
          <w:delText>5</w:delText>
        </w:r>
        <w:r w:rsidR="00B96242" w:rsidDel="00B51DEB">
          <w:rPr>
            <w:szCs w:val="24"/>
          </w:rPr>
          <w:delText>A</w:delText>
        </w:r>
        <w:r w:rsidR="00DC1CBB" w:rsidDel="00B51DEB">
          <w:rPr>
            <w:szCs w:val="24"/>
          </w:rPr>
          <w:delText>)</w:delText>
        </w:r>
        <w:r w:rsidRPr="00752F7A" w:rsidDel="00B51DEB">
          <w:rPr>
            <w:szCs w:val="24"/>
          </w:rPr>
          <w:delText xml:space="preserve"> </w:delText>
        </w:r>
        <w:r w:rsidR="00DC1CBB" w:rsidDel="00B51DEB">
          <w:rPr>
            <w:szCs w:val="24"/>
          </w:rPr>
          <w:delText>The</w:delText>
        </w:r>
        <w:r w:rsidRPr="00752F7A" w:rsidDel="00B51DEB">
          <w:rPr>
            <w:szCs w:val="24"/>
          </w:rPr>
          <w:delText xml:space="preserve"> authority </w:delText>
        </w:r>
        <w:r w:rsidR="00DC1CBB" w:rsidDel="00B51DEB">
          <w:rPr>
            <w:szCs w:val="24"/>
          </w:rPr>
          <w:delText>must apply a presumption in favour of disclosing the information when</w:delText>
        </w:r>
        <w:r w:rsidRPr="00752F7A" w:rsidDel="00B51DEB">
          <w:rPr>
            <w:szCs w:val="24"/>
          </w:rPr>
          <w:delText xml:space="preserve"> considering </w:delText>
        </w:r>
        <w:r w:rsidR="00A56155" w:rsidDel="00B51DEB">
          <w:rPr>
            <w:szCs w:val="24"/>
          </w:rPr>
          <w:delText xml:space="preserve">whether to apply </w:delText>
        </w:r>
        <w:r w:rsidRPr="00752F7A" w:rsidDel="00B51DEB">
          <w:rPr>
            <w:szCs w:val="24"/>
          </w:rPr>
          <w:delText>any provision of Part 2 which does not confer an absolute exemption.”</w:delText>
        </w:r>
      </w:del>
    </w:p>
    <w:p w14:paraId="13DDE950" w14:textId="0DC6B58A" w:rsidR="00DD0CBD" w:rsidDel="00B51DEB" w:rsidRDefault="00DD0CBD" w:rsidP="00B51DEB">
      <w:pPr>
        <w:ind w:left="709"/>
        <w:rPr>
          <w:del w:id="23" w:author="Chataway, Francis [AU-AU]" w:date="2025-12-10T11:32:00Z"/>
          <w:szCs w:val="24"/>
        </w:rPr>
        <w:pPrChange w:id="24" w:author="Chataway, Francis [AU-AU]" w:date="2025-12-10T11:33:00Z">
          <w:pPr>
            <w:ind w:left="709"/>
            <w:jc w:val="left"/>
          </w:pPr>
        </w:pPrChange>
      </w:pPr>
    </w:p>
    <w:p w14:paraId="2D3E745E" w14:textId="1B2F28E8" w:rsidR="00DD0CBD" w:rsidRPr="00752F7A" w:rsidDel="00B51DEB" w:rsidRDefault="00DD0CBD" w:rsidP="00B51DEB">
      <w:pPr>
        <w:ind w:left="709"/>
        <w:rPr>
          <w:del w:id="25" w:author="Chataway, Francis [AU-AU]" w:date="2025-12-10T11:32:00Z"/>
          <w:szCs w:val="24"/>
        </w:rPr>
        <w:pPrChange w:id="26" w:author="Chataway, Francis [AU-AU]" w:date="2025-12-10T11:33:00Z">
          <w:pPr>
            <w:ind w:left="709"/>
            <w:jc w:val="left"/>
          </w:pPr>
        </w:pPrChange>
      </w:pPr>
    </w:p>
    <w:p w14:paraId="5418CB6E" w14:textId="3705DEED" w:rsidR="001D16E5" w:rsidRPr="00752F7A" w:rsidDel="00B51DEB" w:rsidRDefault="00905858" w:rsidP="00B51DEB">
      <w:pPr>
        <w:rPr>
          <w:del w:id="27" w:author="Chataway, Francis [AU-AU]" w:date="2025-12-10T11:32:00Z"/>
          <w:b/>
          <w:bCs/>
          <w:szCs w:val="24"/>
        </w:rPr>
        <w:pPrChange w:id="28" w:author="Chataway, Francis [AU-AU]" w:date="2025-12-10T11:33:00Z">
          <w:pPr>
            <w:jc w:val="left"/>
          </w:pPr>
        </w:pPrChange>
      </w:pPr>
      <w:del w:id="29" w:author="Chataway, Francis [AU-AU]" w:date="2025-12-10T11:32:00Z">
        <w:r w:rsidDel="00B51DEB">
          <w:rPr>
            <w:b/>
            <w:bCs/>
            <w:szCs w:val="24"/>
          </w:rPr>
          <w:delText>2</w:delText>
        </w:r>
        <w:r w:rsidR="00950382" w:rsidDel="00B51DEB">
          <w:rPr>
            <w:b/>
            <w:bCs/>
            <w:szCs w:val="24"/>
          </w:rPr>
          <w:tab/>
        </w:r>
        <w:r w:rsidR="003A0762" w:rsidRPr="00752F7A" w:rsidDel="00B51DEB">
          <w:rPr>
            <w:b/>
            <w:bCs/>
            <w:szCs w:val="24"/>
          </w:rPr>
          <w:delText>Further powers to designate Scottish public authorities</w:delText>
        </w:r>
      </w:del>
    </w:p>
    <w:p w14:paraId="3F0AB56B" w14:textId="7745ED75" w:rsidR="00B70286" w:rsidRPr="00752F7A" w:rsidDel="00B51DEB" w:rsidRDefault="00B70286" w:rsidP="00B51DEB">
      <w:pPr>
        <w:tabs>
          <w:tab w:val="clear" w:pos="1418"/>
          <w:tab w:val="left" w:pos="1080"/>
        </w:tabs>
        <w:rPr>
          <w:del w:id="30" w:author="Chataway, Francis [AU-AU]" w:date="2025-12-10T11:32:00Z"/>
          <w:szCs w:val="24"/>
        </w:rPr>
        <w:pPrChange w:id="31" w:author="Chataway, Francis [AU-AU]" w:date="2025-12-10T11:33:00Z">
          <w:pPr>
            <w:tabs>
              <w:tab w:val="clear" w:pos="1418"/>
              <w:tab w:val="left" w:pos="1080"/>
            </w:tabs>
            <w:jc w:val="left"/>
          </w:pPr>
        </w:pPrChange>
      </w:pPr>
    </w:p>
    <w:p w14:paraId="09FEDBCB" w14:textId="3E730DEA" w:rsidR="001E0F48" w:rsidRPr="0022234A" w:rsidDel="00B51DEB" w:rsidRDefault="00905858" w:rsidP="00B51DEB">
      <w:pPr>
        <w:pStyle w:val="ListParagraph"/>
        <w:tabs>
          <w:tab w:val="clear" w:pos="1418"/>
          <w:tab w:val="left" w:pos="1080"/>
        </w:tabs>
        <w:ind w:left="709"/>
        <w:rPr>
          <w:del w:id="32" w:author="Chataway, Francis [AU-AU]" w:date="2025-12-10T11:32:00Z"/>
          <w:szCs w:val="24"/>
        </w:rPr>
        <w:pPrChange w:id="33" w:author="Chataway, Francis [AU-AU]" w:date="2025-12-10T11:33:00Z">
          <w:pPr>
            <w:pStyle w:val="ListParagraph"/>
            <w:tabs>
              <w:tab w:val="clear" w:pos="1418"/>
              <w:tab w:val="left" w:pos="1080"/>
            </w:tabs>
            <w:ind w:left="709"/>
            <w:jc w:val="left"/>
          </w:pPr>
        </w:pPrChange>
      </w:pPr>
      <w:del w:id="34" w:author="Chataway, Francis [AU-AU]" w:date="2025-12-10T11:32:00Z">
        <w:r w:rsidRPr="00752F7A" w:rsidDel="00B51DEB">
          <w:rPr>
            <w:szCs w:val="24"/>
          </w:rPr>
          <w:delText>In section 5 (</w:delText>
        </w:r>
        <w:r w:rsidR="00B96242" w:rsidDel="00B51DEB">
          <w:rPr>
            <w:szCs w:val="24"/>
          </w:rPr>
          <w:delText>f</w:delText>
        </w:r>
        <w:r w:rsidRPr="00752F7A" w:rsidDel="00B51DEB">
          <w:rPr>
            <w:szCs w:val="24"/>
          </w:rPr>
          <w:delText>urther power to designate Scottish public authorities) of the FOI</w:delText>
        </w:r>
        <w:r w:rsidR="00554861" w:rsidDel="00B51DEB">
          <w:rPr>
            <w:szCs w:val="24"/>
          </w:rPr>
          <w:delText xml:space="preserve"> </w:delText>
        </w:r>
        <w:r w:rsidRPr="00752F7A" w:rsidDel="00B51DEB">
          <w:rPr>
            <w:szCs w:val="24"/>
          </w:rPr>
          <w:delText>Act</w:delText>
        </w:r>
        <w:r w:rsidR="00235E3E" w:rsidDel="00B51DEB">
          <w:rPr>
            <w:szCs w:val="24"/>
          </w:rPr>
          <w:delText xml:space="preserve"> </w:delText>
        </w:r>
        <w:r w:rsidR="00B96242" w:rsidRPr="0022234A" w:rsidDel="00B51DEB">
          <w:rPr>
            <w:szCs w:val="24"/>
          </w:rPr>
          <w:delText>a</w:delText>
        </w:r>
        <w:r w:rsidR="000D0257" w:rsidRPr="0022234A" w:rsidDel="00B51DEB">
          <w:rPr>
            <w:szCs w:val="24"/>
          </w:rPr>
          <w:delText>fter subsection (5)</w:delText>
        </w:r>
        <w:r w:rsidR="005A07DD" w:rsidRPr="0022234A" w:rsidDel="00B51DEB">
          <w:rPr>
            <w:szCs w:val="24"/>
          </w:rPr>
          <w:delText xml:space="preserve"> insert</w:delText>
        </w:r>
        <w:r w:rsidR="00CB7597" w:rsidRPr="0022234A" w:rsidDel="00B51DEB">
          <w:rPr>
            <w:szCs w:val="24"/>
          </w:rPr>
          <w:delText>)</w:delText>
        </w:r>
        <w:r w:rsidR="00A8706A" w:rsidRPr="0022234A" w:rsidDel="00B51DEB">
          <w:rPr>
            <w:szCs w:val="24"/>
          </w:rPr>
          <w:delText>—</w:delText>
        </w:r>
      </w:del>
    </w:p>
    <w:p w14:paraId="06B5A013" w14:textId="5EE999CE" w:rsidR="00CC3FA1" w:rsidDel="00B51DEB" w:rsidRDefault="00CC3FA1" w:rsidP="00B51DEB">
      <w:pPr>
        <w:pStyle w:val="ListParagraph"/>
        <w:rPr>
          <w:del w:id="35" w:author="Chataway, Francis [AU-AU]" w:date="2025-12-10T11:32:00Z"/>
          <w:szCs w:val="24"/>
        </w:rPr>
        <w:pPrChange w:id="36" w:author="Chataway, Francis [AU-AU]" w:date="2025-12-10T11:33:00Z">
          <w:pPr>
            <w:pStyle w:val="ListParagraph"/>
            <w:jc w:val="left"/>
          </w:pPr>
        </w:pPrChange>
      </w:pPr>
    </w:p>
    <w:p w14:paraId="558592E3" w14:textId="62621228" w:rsidR="009426DD" w:rsidRPr="009426DD" w:rsidDel="00B51DEB" w:rsidRDefault="00905858" w:rsidP="00B51DEB">
      <w:pPr>
        <w:pStyle w:val="ListParagraph"/>
        <w:rPr>
          <w:del w:id="37" w:author="Chataway, Francis [AU-AU]" w:date="2025-12-10T11:32:00Z"/>
          <w:szCs w:val="24"/>
        </w:rPr>
        <w:pPrChange w:id="38" w:author="Chataway, Francis [AU-AU]" w:date="2025-12-10T11:33:00Z">
          <w:pPr>
            <w:pStyle w:val="ListParagraph"/>
          </w:pPr>
        </w:pPrChange>
      </w:pPr>
      <w:del w:id="39" w:author="Chataway, Francis [AU-AU]" w:date="2025-12-10T11:32:00Z">
        <w:r w:rsidRPr="00235E3E" w:rsidDel="00B51DEB">
          <w:rPr>
            <w:szCs w:val="24"/>
          </w:rPr>
          <w:delText xml:space="preserve">“(6) When </w:delText>
        </w:r>
        <w:r w:rsidR="00235E3E" w:rsidRPr="00554861" w:rsidDel="00B51DEB">
          <w:rPr>
            <w:szCs w:val="24"/>
          </w:rPr>
          <w:delText xml:space="preserve">deciding whether to </w:delText>
        </w:r>
        <w:r w:rsidRPr="00235E3E" w:rsidDel="00B51DEB">
          <w:rPr>
            <w:szCs w:val="24"/>
          </w:rPr>
          <w:delText>mak</w:delText>
        </w:r>
        <w:r w:rsidR="00235E3E" w:rsidRPr="00554861" w:rsidDel="00B51DEB">
          <w:rPr>
            <w:szCs w:val="24"/>
          </w:rPr>
          <w:delText>e</w:delText>
        </w:r>
        <w:r w:rsidRPr="00235E3E" w:rsidDel="00B51DEB">
          <w:rPr>
            <w:szCs w:val="24"/>
          </w:rPr>
          <w:delText xml:space="preserve"> an</w:delText>
        </w:r>
        <w:r w:rsidR="00235E3E" w:rsidRPr="00554861" w:rsidDel="00B51DEB">
          <w:rPr>
            <w:szCs w:val="24"/>
          </w:rPr>
          <w:delText>y</w:delText>
        </w:r>
        <w:r w:rsidRPr="00235E3E" w:rsidDel="00B51DEB">
          <w:rPr>
            <w:szCs w:val="24"/>
          </w:rPr>
          <w:delText xml:space="preserve"> order under subsection (1), the Scottish Ministers must consider </w:delText>
        </w:r>
        <w:r w:rsidR="00235E3E" w:rsidRPr="00554861" w:rsidDel="00B51DEB">
          <w:rPr>
            <w:szCs w:val="24"/>
          </w:rPr>
          <w:delText xml:space="preserve">any relevant </w:delText>
        </w:r>
        <w:r w:rsidRPr="00235E3E" w:rsidDel="00B51DEB">
          <w:rPr>
            <w:szCs w:val="24"/>
          </w:rPr>
          <w:delText>proposals made by the Commissioner under section 43(4)</w:delText>
        </w:r>
        <w:r w:rsidR="0022234A" w:rsidRPr="00235E3E" w:rsidDel="00B51DEB">
          <w:rPr>
            <w:szCs w:val="24"/>
          </w:rPr>
          <w:delText>.</w:delText>
        </w:r>
      </w:del>
    </w:p>
    <w:p w14:paraId="4C35D0C5" w14:textId="675F7C5E" w:rsidR="00CC3FA1" w:rsidDel="00B51DEB" w:rsidRDefault="00CC3FA1" w:rsidP="00B51DEB">
      <w:pPr>
        <w:pStyle w:val="ListParagraph"/>
        <w:rPr>
          <w:del w:id="40" w:author="Chataway, Francis [AU-AU]" w:date="2025-12-10T11:32:00Z"/>
          <w:szCs w:val="24"/>
        </w:rPr>
        <w:pPrChange w:id="41" w:author="Chataway, Francis [AU-AU]" w:date="2025-12-10T11:33:00Z">
          <w:pPr>
            <w:pStyle w:val="ListParagraph"/>
            <w:jc w:val="left"/>
          </w:pPr>
        </w:pPrChange>
      </w:pPr>
    </w:p>
    <w:p w14:paraId="03B4CAA2" w14:textId="688C491E" w:rsidR="00B919D4" w:rsidDel="00B51DEB" w:rsidRDefault="00905858" w:rsidP="00B51DEB">
      <w:pPr>
        <w:ind w:left="709"/>
        <w:rPr>
          <w:del w:id="42" w:author="Chataway, Francis [AU-AU]" w:date="2025-12-10T11:32:00Z"/>
          <w:szCs w:val="24"/>
        </w:rPr>
        <w:pPrChange w:id="43" w:author="Chataway, Francis [AU-AU]" w:date="2025-12-10T11:33:00Z">
          <w:pPr>
            <w:ind w:left="709"/>
            <w:jc w:val="left"/>
          </w:pPr>
        </w:pPrChange>
      </w:pPr>
      <w:del w:id="44" w:author="Chataway, Francis [AU-AU]" w:date="2025-12-10T11:32:00Z">
        <w:r w:rsidDel="00B51DEB">
          <w:rPr>
            <w:szCs w:val="24"/>
          </w:rPr>
          <w:delText>(</w:delText>
        </w:r>
        <w:r w:rsidR="001720BA" w:rsidDel="00B51DEB">
          <w:rPr>
            <w:szCs w:val="24"/>
          </w:rPr>
          <w:delText>7</w:delText>
        </w:r>
        <w:r w:rsidDel="00B51DEB">
          <w:rPr>
            <w:szCs w:val="24"/>
          </w:rPr>
          <w:delText>) The Parliament may by resolution modify schedule 1 so as to add to that schedule any person</w:delText>
        </w:r>
        <w:r w:rsidR="007E13F8" w:rsidDel="00B51DEB">
          <w:rPr>
            <w:szCs w:val="24"/>
          </w:rPr>
          <w:delText xml:space="preserve"> of a kind</w:delText>
        </w:r>
        <w:r w:rsidDel="00B51DEB">
          <w:rPr>
            <w:szCs w:val="24"/>
          </w:rPr>
          <w:delText xml:space="preserve"> mentioned in subsection (8) who is not for the time being listed in schedule 1.</w:delText>
        </w:r>
      </w:del>
    </w:p>
    <w:p w14:paraId="59BF793A" w14:textId="68DDF483" w:rsidR="00B919D4" w:rsidDel="00B51DEB" w:rsidRDefault="00B919D4" w:rsidP="00B51DEB">
      <w:pPr>
        <w:ind w:left="709"/>
        <w:rPr>
          <w:del w:id="45" w:author="Chataway, Francis [AU-AU]" w:date="2025-12-10T11:32:00Z"/>
          <w:szCs w:val="24"/>
        </w:rPr>
        <w:pPrChange w:id="46" w:author="Chataway, Francis [AU-AU]" w:date="2025-12-10T11:33:00Z">
          <w:pPr>
            <w:ind w:left="709"/>
            <w:jc w:val="left"/>
          </w:pPr>
        </w:pPrChange>
      </w:pPr>
    </w:p>
    <w:p w14:paraId="02E5D0BC" w14:textId="412475EF" w:rsidR="00B919D4" w:rsidDel="00B51DEB" w:rsidRDefault="00905858" w:rsidP="00B51DEB">
      <w:pPr>
        <w:ind w:left="709"/>
        <w:rPr>
          <w:del w:id="47" w:author="Chataway, Francis [AU-AU]" w:date="2025-12-10T11:32:00Z"/>
          <w:szCs w:val="24"/>
        </w:rPr>
        <w:pPrChange w:id="48" w:author="Chataway, Francis [AU-AU]" w:date="2025-12-10T11:33:00Z">
          <w:pPr>
            <w:ind w:left="709"/>
            <w:jc w:val="left"/>
          </w:pPr>
        </w:pPrChange>
      </w:pPr>
      <w:del w:id="49" w:author="Chataway, Francis [AU-AU]" w:date="2025-12-10T11:32:00Z">
        <w:r w:rsidDel="00B51DEB">
          <w:rPr>
            <w:szCs w:val="24"/>
          </w:rPr>
          <w:delText>(8) The persons are those who</w:delText>
        </w:r>
        <w:r w:rsidRPr="009657E7" w:rsidDel="00B51DEB">
          <w:rPr>
            <w:szCs w:val="24"/>
          </w:rPr>
          <w:delText>—</w:delText>
        </w:r>
      </w:del>
    </w:p>
    <w:p w14:paraId="13980E9D" w14:textId="494F565F" w:rsidR="00B919D4" w:rsidRPr="00B919D4" w:rsidDel="00B51DEB" w:rsidRDefault="00905858" w:rsidP="00B51DEB">
      <w:pPr>
        <w:ind w:left="709"/>
        <w:rPr>
          <w:del w:id="50" w:author="Chataway, Francis [AU-AU]" w:date="2025-12-10T11:32:00Z"/>
          <w:szCs w:val="24"/>
        </w:rPr>
        <w:pPrChange w:id="51" w:author="Chataway, Francis [AU-AU]" w:date="2025-12-10T11:33:00Z">
          <w:pPr>
            <w:ind w:left="709"/>
            <w:jc w:val="left"/>
          </w:pPr>
        </w:pPrChange>
      </w:pPr>
      <w:del w:id="52" w:author="Chataway, Francis [AU-AU]" w:date="2025-12-10T11:32:00Z">
        <w:r w:rsidDel="00B51DEB">
          <w:rPr>
            <w:szCs w:val="24"/>
          </w:rPr>
          <w:tab/>
        </w:r>
        <w:r w:rsidRPr="00B919D4" w:rsidDel="00B51DEB">
          <w:rPr>
            <w:szCs w:val="24"/>
          </w:rPr>
          <w:delText>(a)</w:delText>
        </w:r>
        <w:r w:rsidDel="00B51DEB">
          <w:rPr>
            <w:szCs w:val="24"/>
          </w:rPr>
          <w:delText xml:space="preserve"> </w:delText>
        </w:r>
        <w:r w:rsidRPr="00B919D4" w:rsidDel="00B51DEB">
          <w:rPr>
            <w:szCs w:val="24"/>
          </w:rPr>
          <w:delText>exercise functions of a public nature</w:delText>
        </w:r>
        <w:r w:rsidR="00554861" w:rsidDel="00B51DEB">
          <w:rPr>
            <w:szCs w:val="24"/>
          </w:rPr>
          <w:delText>,</w:delText>
        </w:r>
        <w:r w:rsidRPr="00B919D4" w:rsidDel="00B51DEB">
          <w:rPr>
            <w:szCs w:val="24"/>
          </w:rPr>
          <w:delText xml:space="preserve"> or</w:delText>
        </w:r>
      </w:del>
    </w:p>
    <w:p w14:paraId="4B754BF1" w14:textId="5F599371" w:rsidR="00B919D4" w:rsidRPr="00B919D4" w:rsidDel="00B51DEB" w:rsidRDefault="00905858" w:rsidP="00B51DEB">
      <w:pPr>
        <w:ind w:left="1418"/>
        <w:rPr>
          <w:del w:id="53" w:author="Chataway, Francis [AU-AU]" w:date="2025-12-10T11:32:00Z"/>
          <w:szCs w:val="24"/>
        </w:rPr>
        <w:pPrChange w:id="54" w:author="Chataway, Francis [AU-AU]" w:date="2025-12-10T11:33:00Z">
          <w:pPr>
            <w:ind w:left="1418"/>
            <w:jc w:val="left"/>
          </w:pPr>
        </w:pPrChange>
      </w:pPr>
      <w:del w:id="55" w:author="Chataway, Francis [AU-AU]" w:date="2025-12-10T11:32:00Z">
        <w:r w:rsidRPr="00B919D4" w:rsidDel="00B51DEB">
          <w:rPr>
            <w:szCs w:val="24"/>
          </w:rPr>
          <w:delText>(b)</w:delText>
        </w:r>
        <w:r w:rsidDel="00B51DEB">
          <w:rPr>
            <w:szCs w:val="24"/>
          </w:rPr>
          <w:delText xml:space="preserve"> </w:delText>
        </w:r>
        <w:r w:rsidRPr="00B919D4" w:rsidDel="00B51DEB">
          <w:rPr>
            <w:szCs w:val="24"/>
          </w:rPr>
          <w:delText>are providing, under a contract made with a Scottish public authority, any service whose provision is a function of that authority.</w:delText>
        </w:r>
      </w:del>
    </w:p>
    <w:p w14:paraId="6C47F94F" w14:textId="0C4FB238" w:rsidR="00B919D4" w:rsidDel="00B51DEB" w:rsidRDefault="00905858" w:rsidP="00B51DEB">
      <w:pPr>
        <w:ind w:left="709"/>
        <w:rPr>
          <w:del w:id="56" w:author="Chataway, Francis [AU-AU]" w:date="2025-12-10T11:32:00Z"/>
          <w:szCs w:val="24"/>
        </w:rPr>
        <w:pPrChange w:id="57" w:author="Chataway, Francis [AU-AU]" w:date="2025-12-10T11:33:00Z">
          <w:pPr>
            <w:ind w:left="709"/>
            <w:jc w:val="left"/>
          </w:pPr>
        </w:pPrChange>
      </w:pPr>
      <w:del w:id="58" w:author="Chataway, Francis [AU-AU]" w:date="2025-12-10T11:32:00Z">
        <w:r w:rsidDel="00B51DEB">
          <w:rPr>
            <w:szCs w:val="24"/>
          </w:rPr>
          <w:tab/>
        </w:r>
      </w:del>
    </w:p>
    <w:p w14:paraId="44BCBA1C" w14:textId="716B3244" w:rsidR="008F5CF0" w:rsidDel="00B51DEB" w:rsidRDefault="00905858" w:rsidP="00B51DEB">
      <w:pPr>
        <w:ind w:left="720"/>
        <w:rPr>
          <w:del w:id="59" w:author="Chataway, Francis [AU-AU]" w:date="2025-12-10T11:32:00Z"/>
          <w:szCs w:val="24"/>
        </w:rPr>
        <w:pPrChange w:id="60" w:author="Chataway, Francis [AU-AU]" w:date="2025-12-10T11:33:00Z">
          <w:pPr>
            <w:ind w:left="720"/>
            <w:jc w:val="left"/>
          </w:pPr>
        </w:pPrChange>
      </w:pPr>
      <w:del w:id="61" w:author="Chataway, Francis [AU-AU]" w:date="2025-12-10T11:32:00Z">
        <w:r w:rsidDel="00B51DEB">
          <w:rPr>
            <w:szCs w:val="24"/>
          </w:rPr>
          <w:delText>(9) Before making a resolution under this section, the Parliament must</w:delText>
        </w:r>
        <w:r w:rsidR="002A3371" w:rsidDel="00B51DEB">
          <w:rPr>
            <w:szCs w:val="24"/>
          </w:rPr>
          <w:delText xml:space="preserve"> make arrangements for one of its committees or sub-committees to</w:delText>
        </w:r>
        <w:r w:rsidRPr="00752F7A" w:rsidDel="00B51DEB">
          <w:rPr>
            <w:szCs w:val="24"/>
          </w:rPr>
          <w:delText>—</w:delText>
        </w:r>
      </w:del>
    </w:p>
    <w:p w14:paraId="6073A837" w14:textId="24FE30E5" w:rsidR="008F5CF0" w:rsidDel="00B51DEB" w:rsidRDefault="00905858" w:rsidP="00B51DEB">
      <w:pPr>
        <w:ind w:left="720"/>
        <w:rPr>
          <w:del w:id="62" w:author="Chataway, Francis [AU-AU]" w:date="2025-12-10T11:32:00Z"/>
          <w:szCs w:val="24"/>
        </w:rPr>
        <w:pPrChange w:id="63" w:author="Chataway, Francis [AU-AU]" w:date="2025-12-10T11:33:00Z">
          <w:pPr>
            <w:ind w:left="720"/>
            <w:jc w:val="left"/>
          </w:pPr>
        </w:pPrChange>
      </w:pPr>
      <w:del w:id="64" w:author="Chataway, Francis [AU-AU]" w:date="2025-12-10T11:32:00Z">
        <w:r w:rsidDel="00B51DEB">
          <w:rPr>
            <w:szCs w:val="24"/>
          </w:rPr>
          <w:tab/>
          <w:delText>(a) consult</w:delText>
        </w:r>
        <w:r w:rsidRPr="00752F7A" w:rsidDel="00B51DEB">
          <w:rPr>
            <w:szCs w:val="24"/>
          </w:rPr>
          <w:delText>—</w:delText>
        </w:r>
      </w:del>
    </w:p>
    <w:p w14:paraId="678FF7A2" w14:textId="6AF3EE25" w:rsidR="008F5CF0" w:rsidRPr="00235E3E" w:rsidDel="00B51DEB" w:rsidRDefault="00905858" w:rsidP="00B51DEB">
      <w:pPr>
        <w:ind w:left="2124"/>
        <w:rPr>
          <w:del w:id="65" w:author="Chataway, Francis [AU-AU]" w:date="2025-12-10T11:32:00Z"/>
          <w:szCs w:val="24"/>
        </w:rPr>
        <w:pPrChange w:id="66" w:author="Chataway, Francis [AU-AU]" w:date="2025-12-10T11:33:00Z">
          <w:pPr>
            <w:ind w:left="2124"/>
            <w:jc w:val="left"/>
          </w:pPr>
        </w:pPrChange>
      </w:pPr>
      <w:del w:id="67" w:author="Chataway, Francis [AU-AU]" w:date="2025-12-10T11:32:00Z">
        <w:r w:rsidDel="00B51DEB">
          <w:rPr>
            <w:szCs w:val="24"/>
          </w:rPr>
          <w:tab/>
          <w:delText xml:space="preserve">(i) </w:delText>
        </w:r>
        <w:r w:rsidRPr="00235E3E" w:rsidDel="00B51DEB">
          <w:rPr>
            <w:szCs w:val="24"/>
          </w:rPr>
          <w:delText xml:space="preserve">every person </w:delText>
        </w:r>
        <w:r w:rsidR="002A3371" w:rsidDel="00B51DEB">
          <w:rPr>
            <w:szCs w:val="24"/>
          </w:rPr>
          <w:delText>to whom the motion relates or persons appearing to the committee to represent such persons</w:delText>
        </w:r>
        <w:r w:rsidRPr="00235E3E" w:rsidDel="00B51DEB">
          <w:rPr>
            <w:szCs w:val="24"/>
          </w:rPr>
          <w:delText xml:space="preserve">, </w:delText>
        </w:r>
      </w:del>
    </w:p>
    <w:p w14:paraId="191BF279" w14:textId="3F8D4E23" w:rsidR="008F5CF0" w:rsidRPr="00235E3E" w:rsidDel="00B51DEB" w:rsidRDefault="00905858" w:rsidP="00B51DEB">
      <w:pPr>
        <w:ind w:left="2124"/>
        <w:rPr>
          <w:del w:id="68" w:author="Chataway, Francis [AU-AU]" w:date="2025-12-10T11:32:00Z"/>
          <w:szCs w:val="24"/>
        </w:rPr>
        <w:pPrChange w:id="69" w:author="Chataway, Francis [AU-AU]" w:date="2025-12-10T11:33:00Z">
          <w:pPr>
            <w:ind w:left="2124"/>
            <w:jc w:val="left"/>
          </w:pPr>
        </w:pPrChange>
      </w:pPr>
      <w:del w:id="70" w:author="Chataway, Francis [AU-AU]" w:date="2025-12-10T11:32:00Z">
        <w:r w:rsidDel="00B51DEB">
          <w:rPr>
            <w:szCs w:val="24"/>
          </w:rPr>
          <w:delText xml:space="preserve">(ii) </w:delText>
        </w:r>
        <w:r w:rsidRPr="00235E3E" w:rsidDel="00B51DEB">
          <w:rPr>
            <w:szCs w:val="24"/>
          </w:rPr>
          <w:delText>the Commissioner, and</w:delText>
        </w:r>
      </w:del>
    </w:p>
    <w:p w14:paraId="6031BFA8" w14:textId="24B6E864" w:rsidR="008F5CF0" w:rsidDel="00B51DEB" w:rsidRDefault="00905858" w:rsidP="00B51DEB">
      <w:pPr>
        <w:rPr>
          <w:del w:id="71" w:author="Chataway, Francis [AU-AU]" w:date="2025-12-10T11:32:00Z"/>
          <w:szCs w:val="24"/>
        </w:rPr>
        <w:pPrChange w:id="72" w:author="Chataway, Francis [AU-AU]" w:date="2025-12-10T11:33:00Z">
          <w:pPr>
            <w:jc w:val="left"/>
          </w:pPr>
        </w:pPrChange>
      </w:pPr>
      <w:del w:id="73" w:author="Chataway, Francis [AU-AU]" w:date="2025-12-10T11:32:00Z">
        <w:r w:rsidDel="00B51DEB">
          <w:rPr>
            <w:szCs w:val="24"/>
          </w:rPr>
          <w:tab/>
        </w:r>
        <w:r w:rsidDel="00B51DEB">
          <w:rPr>
            <w:szCs w:val="24"/>
          </w:rPr>
          <w:tab/>
        </w:r>
        <w:r w:rsidDel="00B51DEB">
          <w:rPr>
            <w:szCs w:val="24"/>
          </w:rPr>
          <w:tab/>
          <w:delText xml:space="preserve">(iii) such other persons as the </w:delText>
        </w:r>
        <w:r w:rsidR="002A3371" w:rsidDel="00B51DEB">
          <w:rPr>
            <w:szCs w:val="24"/>
          </w:rPr>
          <w:delText>committee</w:delText>
        </w:r>
        <w:r w:rsidDel="00B51DEB">
          <w:rPr>
            <w:szCs w:val="24"/>
          </w:rPr>
          <w:delText xml:space="preserve"> considers appropriate,</w:delText>
        </w:r>
        <w:r w:rsidR="002A3371" w:rsidDel="00B51DEB">
          <w:rPr>
            <w:szCs w:val="24"/>
          </w:rPr>
          <w:delText xml:space="preserve"> and</w:delText>
        </w:r>
      </w:del>
    </w:p>
    <w:p w14:paraId="7C5A976F" w14:textId="18AEFBBF" w:rsidR="008F5CF0" w:rsidDel="00B51DEB" w:rsidRDefault="00905858" w:rsidP="00B51DEB">
      <w:pPr>
        <w:ind w:left="720"/>
        <w:rPr>
          <w:del w:id="74" w:author="Chataway, Francis [AU-AU]" w:date="2025-12-10T11:32:00Z"/>
          <w:szCs w:val="24"/>
        </w:rPr>
        <w:pPrChange w:id="75" w:author="Chataway, Francis [AU-AU]" w:date="2025-12-10T11:33:00Z">
          <w:pPr>
            <w:ind w:left="720"/>
            <w:jc w:val="left"/>
          </w:pPr>
        </w:pPrChange>
      </w:pPr>
      <w:del w:id="76" w:author="Chataway, Francis [AU-AU]" w:date="2025-12-10T11:32:00Z">
        <w:r w:rsidDel="00B51DEB">
          <w:rPr>
            <w:szCs w:val="24"/>
          </w:rPr>
          <w:tab/>
          <w:delText>(b) report to the Parliament on</w:delText>
        </w:r>
        <w:r w:rsidRPr="00752F7A" w:rsidDel="00B51DEB">
          <w:rPr>
            <w:szCs w:val="24"/>
          </w:rPr>
          <w:delText>—</w:delText>
        </w:r>
      </w:del>
    </w:p>
    <w:p w14:paraId="075CFF2A" w14:textId="735C1271" w:rsidR="002A3371" w:rsidDel="00B51DEB" w:rsidRDefault="00905858" w:rsidP="00B51DEB">
      <w:pPr>
        <w:ind w:left="720"/>
        <w:rPr>
          <w:del w:id="77" w:author="Chataway, Francis [AU-AU]" w:date="2025-12-10T11:32:00Z"/>
          <w:szCs w:val="24"/>
        </w:rPr>
        <w:pPrChange w:id="78" w:author="Chataway, Francis [AU-AU]" w:date="2025-12-10T11:33:00Z">
          <w:pPr>
            <w:ind w:left="720"/>
            <w:jc w:val="left"/>
          </w:pPr>
        </w:pPrChange>
      </w:pPr>
      <w:del w:id="79" w:author="Chataway, Francis [AU-AU]" w:date="2025-12-10T11:32:00Z">
        <w:r w:rsidDel="00B51DEB">
          <w:rPr>
            <w:szCs w:val="24"/>
          </w:rPr>
          <w:tab/>
        </w:r>
        <w:r w:rsidDel="00B51DEB">
          <w:rPr>
            <w:szCs w:val="24"/>
          </w:rPr>
          <w:tab/>
          <w:delText>(i) the consultation undertaken in accordance with paragraph (a),</w:delText>
        </w:r>
      </w:del>
    </w:p>
    <w:p w14:paraId="65E25BDD" w14:textId="60D3A6A2" w:rsidR="002A3371" w:rsidDel="00B51DEB" w:rsidRDefault="00905858" w:rsidP="00B51DEB">
      <w:pPr>
        <w:ind w:left="720"/>
        <w:rPr>
          <w:del w:id="80" w:author="Chataway, Francis [AU-AU]" w:date="2025-12-10T11:32:00Z"/>
          <w:szCs w:val="24"/>
        </w:rPr>
        <w:pPrChange w:id="81" w:author="Chataway, Francis [AU-AU]" w:date="2025-12-10T11:33:00Z">
          <w:pPr>
            <w:ind w:left="720"/>
            <w:jc w:val="left"/>
          </w:pPr>
        </w:pPrChange>
      </w:pPr>
      <w:del w:id="82" w:author="Chataway, Francis [AU-AU]" w:date="2025-12-10T11:32:00Z">
        <w:r w:rsidDel="00B51DEB">
          <w:rPr>
            <w:szCs w:val="24"/>
          </w:rPr>
          <w:tab/>
        </w:r>
        <w:r w:rsidDel="00B51DEB">
          <w:rPr>
            <w:szCs w:val="24"/>
          </w:rPr>
          <w:tab/>
          <w:delText>(ii) the responses to such consultation, and</w:delText>
        </w:r>
      </w:del>
    </w:p>
    <w:p w14:paraId="0C5D976B" w14:textId="2B06C6E6" w:rsidR="002A3371" w:rsidDel="00B51DEB" w:rsidRDefault="00905858" w:rsidP="00B51DEB">
      <w:pPr>
        <w:ind w:left="2126"/>
        <w:rPr>
          <w:del w:id="83" w:author="Chataway, Francis [AU-AU]" w:date="2025-12-10T11:32:00Z"/>
          <w:szCs w:val="24"/>
        </w:rPr>
        <w:pPrChange w:id="84" w:author="Chataway, Francis [AU-AU]" w:date="2025-12-10T11:33:00Z">
          <w:pPr>
            <w:ind w:left="2126"/>
            <w:jc w:val="left"/>
          </w:pPr>
        </w:pPrChange>
      </w:pPr>
      <w:del w:id="85" w:author="Chataway, Francis [AU-AU]" w:date="2025-12-10T11:32:00Z">
        <w:r w:rsidDel="00B51DEB">
          <w:rPr>
            <w:szCs w:val="24"/>
          </w:rPr>
          <w:delText>(iii) the reasons why the committee considers that any person should be designated as a Scottish public authority.</w:delText>
        </w:r>
      </w:del>
    </w:p>
    <w:p w14:paraId="698A4A23" w14:textId="017072C9" w:rsidR="002A3371" w:rsidDel="00B51DEB" w:rsidRDefault="00905858" w:rsidP="00B51DEB">
      <w:pPr>
        <w:ind w:left="720"/>
        <w:rPr>
          <w:del w:id="86" w:author="Chataway, Francis [AU-AU]" w:date="2025-12-10T11:32:00Z"/>
          <w:szCs w:val="24"/>
        </w:rPr>
        <w:pPrChange w:id="87" w:author="Chataway, Francis [AU-AU]" w:date="2025-12-10T11:33:00Z">
          <w:pPr>
            <w:ind w:left="720"/>
            <w:jc w:val="left"/>
          </w:pPr>
        </w:pPrChange>
      </w:pPr>
      <w:del w:id="88" w:author="Chataway, Francis [AU-AU]" w:date="2025-12-10T11:32:00Z">
        <w:r w:rsidDel="00B51DEB">
          <w:rPr>
            <w:szCs w:val="24"/>
          </w:rPr>
          <w:tab/>
        </w:r>
        <w:r w:rsidDel="00B51DEB">
          <w:rPr>
            <w:szCs w:val="24"/>
          </w:rPr>
          <w:tab/>
        </w:r>
      </w:del>
    </w:p>
    <w:p w14:paraId="6C866782" w14:textId="4B75E8E4" w:rsidR="002A3371" w:rsidRPr="002A3371" w:rsidDel="00B51DEB" w:rsidRDefault="00905858" w:rsidP="00B51DEB">
      <w:pPr>
        <w:ind w:left="720"/>
        <w:rPr>
          <w:del w:id="89" w:author="Chataway, Francis [AU-AU]" w:date="2025-12-10T11:32:00Z"/>
          <w:szCs w:val="24"/>
        </w:rPr>
        <w:pPrChange w:id="90" w:author="Chataway, Francis [AU-AU]" w:date="2025-12-10T11:33:00Z">
          <w:pPr>
            <w:ind w:left="720"/>
            <w:jc w:val="left"/>
          </w:pPr>
        </w:pPrChange>
      </w:pPr>
      <w:del w:id="91" w:author="Chataway, Francis [AU-AU]" w:date="2025-12-10T11:32:00Z">
        <w:r w:rsidRPr="002A3371" w:rsidDel="00B51DEB">
          <w:rPr>
            <w:szCs w:val="24"/>
          </w:rPr>
          <w:delText>(</w:delText>
        </w:r>
        <w:r w:rsidDel="00B51DEB">
          <w:rPr>
            <w:szCs w:val="24"/>
          </w:rPr>
          <w:delText>10</w:delText>
        </w:r>
        <w:r w:rsidRPr="002A3371" w:rsidDel="00B51DEB">
          <w:rPr>
            <w:szCs w:val="24"/>
          </w:rPr>
          <w:delText>)</w:delText>
        </w:r>
        <w:r w:rsidDel="00B51DEB">
          <w:rPr>
            <w:szCs w:val="24"/>
          </w:rPr>
          <w:delText xml:space="preserve"> </w:delText>
        </w:r>
        <w:r w:rsidRPr="002A3371" w:rsidDel="00B51DEB">
          <w:rPr>
            <w:szCs w:val="24"/>
          </w:rPr>
          <w:delText>A power of the Parliament to make a resolution</w:delText>
        </w:r>
        <w:r w:rsidDel="00B51DEB">
          <w:rPr>
            <w:szCs w:val="24"/>
          </w:rPr>
          <w:delText xml:space="preserve"> under this section</w:delText>
        </w:r>
        <w:r w:rsidRPr="002A3371" w:rsidDel="00B51DEB">
          <w:rPr>
            <w:szCs w:val="24"/>
          </w:rPr>
          <w:delText xml:space="preserve"> includes power to make—</w:delText>
        </w:r>
      </w:del>
    </w:p>
    <w:p w14:paraId="7B3DCC47" w14:textId="4B5EDBEF" w:rsidR="002A3371" w:rsidRPr="002A3371" w:rsidDel="00B51DEB" w:rsidRDefault="00905858" w:rsidP="00B51DEB">
      <w:pPr>
        <w:ind w:left="720"/>
        <w:rPr>
          <w:del w:id="92" w:author="Chataway, Francis [AU-AU]" w:date="2025-12-10T11:32:00Z"/>
          <w:szCs w:val="24"/>
        </w:rPr>
        <w:pPrChange w:id="93" w:author="Chataway, Francis [AU-AU]" w:date="2025-12-10T11:33:00Z">
          <w:pPr>
            <w:ind w:left="720"/>
            <w:jc w:val="left"/>
          </w:pPr>
        </w:pPrChange>
      </w:pPr>
      <w:del w:id="94" w:author="Chataway, Francis [AU-AU]" w:date="2025-12-10T11:32:00Z">
        <w:r w:rsidDel="00B51DEB">
          <w:rPr>
            <w:szCs w:val="24"/>
          </w:rPr>
          <w:tab/>
        </w:r>
        <w:r w:rsidRPr="002A3371" w:rsidDel="00B51DEB">
          <w:rPr>
            <w:szCs w:val="24"/>
          </w:rPr>
          <w:delText>(a)</w:delText>
        </w:r>
        <w:r w:rsidDel="00B51DEB">
          <w:rPr>
            <w:szCs w:val="24"/>
          </w:rPr>
          <w:delText xml:space="preserve"> </w:delText>
        </w:r>
        <w:r w:rsidRPr="002A3371" w:rsidDel="00B51DEB">
          <w:rPr>
            <w:szCs w:val="24"/>
          </w:rPr>
          <w:delText>different provision for different purposes,</w:delText>
        </w:r>
      </w:del>
    </w:p>
    <w:p w14:paraId="0CD2A8EC" w14:textId="2D6C2E70" w:rsidR="002A3371" w:rsidRPr="002A3371" w:rsidDel="00B51DEB" w:rsidRDefault="00905858" w:rsidP="00B51DEB">
      <w:pPr>
        <w:ind w:left="1418"/>
        <w:rPr>
          <w:del w:id="95" w:author="Chataway, Francis [AU-AU]" w:date="2025-12-10T11:32:00Z"/>
          <w:szCs w:val="24"/>
        </w:rPr>
        <w:pPrChange w:id="96" w:author="Chataway, Francis [AU-AU]" w:date="2025-12-10T11:33:00Z">
          <w:pPr>
            <w:ind w:left="1418"/>
            <w:jc w:val="left"/>
          </w:pPr>
        </w:pPrChange>
      </w:pPr>
      <w:del w:id="97" w:author="Chataway, Francis [AU-AU]" w:date="2025-12-10T11:32:00Z">
        <w:r w:rsidRPr="002A3371" w:rsidDel="00B51DEB">
          <w:rPr>
            <w:szCs w:val="24"/>
          </w:rPr>
          <w:delText>(b)</w:delText>
        </w:r>
        <w:r w:rsidDel="00B51DEB">
          <w:rPr>
            <w:szCs w:val="24"/>
          </w:rPr>
          <w:delText xml:space="preserve"> </w:delText>
        </w:r>
        <w:r w:rsidRPr="002A3371" w:rsidDel="00B51DEB">
          <w:rPr>
            <w:szCs w:val="24"/>
          </w:rPr>
          <w:delText>incidental, supplementary, consequential, transitional, transitory or saving provision.</w:delText>
        </w:r>
      </w:del>
    </w:p>
    <w:p w14:paraId="009FBA2E" w14:textId="2A3E3AC8" w:rsidR="002A3371" w:rsidDel="00B51DEB" w:rsidRDefault="002A3371" w:rsidP="00B51DEB">
      <w:pPr>
        <w:ind w:left="720"/>
        <w:rPr>
          <w:del w:id="98" w:author="Chataway, Francis [AU-AU]" w:date="2025-12-10T11:32:00Z"/>
          <w:szCs w:val="24"/>
        </w:rPr>
        <w:pPrChange w:id="99" w:author="Chataway, Francis [AU-AU]" w:date="2025-12-10T11:33:00Z">
          <w:pPr>
            <w:ind w:left="720"/>
            <w:jc w:val="left"/>
          </w:pPr>
        </w:pPrChange>
      </w:pPr>
    </w:p>
    <w:p w14:paraId="08A71338" w14:textId="24C4B7D9" w:rsidR="002A3371" w:rsidRPr="002A3371" w:rsidDel="00B51DEB" w:rsidRDefault="00905858" w:rsidP="00B51DEB">
      <w:pPr>
        <w:ind w:left="720"/>
        <w:rPr>
          <w:del w:id="100" w:author="Chataway, Francis [AU-AU]" w:date="2025-12-10T11:32:00Z"/>
          <w:szCs w:val="24"/>
        </w:rPr>
        <w:pPrChange w:id="101" w:author="Chataway, Francis [AU-AU]" w:date="2025-12-10T11:33:00Z">
          <w:pPr>
            <w:ind w:left="720"/>
            <w:jc w:val="left"/>
          </w:pPr>
        </w:pPrChange>
      </w:pPr>
      <w:del w:id="102" w:author="Chataway, Francis [AU-AU]" w:date="2025-12-10T11:32:00Z">
        <w:r w:rsidRPr="002A3371" w:rsidDel="00B51DEB">
          <w:rPr>
            <w:szCs w:val="24"/>
          </w:rPr>
          <w:delText>(</w:delText>
        </w:r>
        <w:r w:rsidDel="00B51DEB">
          <w:rPr>
            <w:szCs w:val="24"/>
          </w:rPr>
          <w:delText>11</w:delText>
        </w:r>
        <w:r w:rsidRPr="002A3371" w:rsidDel="00B51DEB">
          <w:rPr>
            <w:szCs w:val="24"/>
          </w:rPr>
          <w:delText>)</w:delText>
        </w:r>
        <w:r w:rsidDel="00B51DEB">
          <w:rPr>
            <w:szCs w:val="24"/>
          </w:rPr>
          <w:delText xml:space="preserve"> </w:delText>
        </w:r>
        <w:r w:rsidRPr="002A3371" w:rsidDel="00B51DEB">
          <w:rPr>
            <w:szCs w:val="24"/>
          </w:rPr>
          <w:delText xml:space="preserve">Immediately after any such resolution is passed, the Clerk must send a copy of it to the </w:delText>
        </w:r>
        <w:r w:rsidDel="00B51DEB">
          <w:rPr>
            <w:szCs w:val="24"/>
          </w:rPr>
          <w:delText>King's</w:delText>
        </w:r>
        <w:r w:rsidRPr="002A3371" w:rsidDel="00B51DEB">
          <w:rPr>
            <w:szCs w:val="24"/>
          </w:rPr>
          <w:delText xml:space="preserve"> Printer for Scotland (“the </w:delText>
        </w:r>
        <w:r w:rsidDel="00B51DEB">
          <w:rPr>
            <w:szCs w:val="24"/>
          </w:rPr>
          <w:delText>King's</w:delText>
        </w:r>
        <w:r w:rsidRPr="002A3371" w:rsidDel="00B51DEB">
          <w:rPr>
            <w:szCs w:val="24"/>
          </w:rPr>
          <w:delText xml:space="preserve"> Printer”).</w:delText>
        </w:r>
      </w:del>
    </w:p>
    <w:p w14:paraId="4805EA85" w14:textId="29CDB8DB" w:rsidR="002A3371" w:rsidDel="00B51DEB" w:rsidRDefault="002A3371" w:rsidP="00B51DEB">
      <w:pPr>
        <w:ind w:left="720"/>
        <w:rPr>
          <w:del w:id="103" w:author="Chataway, Francis [AU-AU]" w:date="2025-12-10T11:32:00Z"/>
          <w:szCs w:val="24"/>
        </w:rPr>
        <w:pPrChange w:id="104" w:author="Chataway, Francis [AU-AU]" w:date="2025-12-10T11:33:00Z">
          <w:pPr>
            <w:ind w:left="720"/>
            <w:jc w:val="left"/>
          </w:pPr>
        </w:pPrChange>
      </w:pPr>
    </w:p>
    <w:p w14:paraId="0C9908A3" w14:textId="432D4045" w:rsidR="002A3371" w:rsidRPr="002A3371" w:rsidDel="00B51DEB" w:rsidRDefault="00905858" w:rsidP="00B51DEB">
      <w:pPr>
        <w:ind w:left="720"/>
        <w:rPr>
          <w:del w:id="105" w:author="Chataway, Francis [AU-AU]" w:date="2025-12-10T11:32:00Z"/>
          <w:szCs w:val="24"/>
        </w:rPr>
        <w:pPrChange w:id="106" w:author="Chataway, Francis [AU-AU]" w:date="2025-12-10T11:33:00Z">
          <w:pPr>
            <w:ind w:left="720"/>
            <w:jc w:val="left"/>
          </w:pPr>
        </w:pPrChange>
      </w:pPr>
      <w:del w:id="107" w:author="Chataway, Francis [AU-AU]" w:date="2025-12-10T11:32:00Z">
        <w:r w:rsidRPr="002A3371" w:rsidDel="00B51DEB">
          <w:rPr>
            <w:szCs w:val="24"/>
          </w:rPr>
          <w:delText>(</w:delText>
        </w:r>
        <w:r w:rsidDel="00B51DEB">
          <w:rPr>
            <w:szCs w:val="24"/>
          </w:rPr>
          <w:delText>12</w:delText>
        </w:r>
        <w:r w:rsidRPr="002A3371" w:rsidDel="00B51DEB">
          <w:rPr>
            <w:szCs w:val="24"/>
          </w:rPr>
          <w:delText>)</w:delText>
        </w:r>
        <w:r w:rsidDel="00B51DEB">
          <w:rPr>
            <w:szCs w:val="24"/>
          </w:rPr>
          <w:delText xml:space="preserve"> </w:delText>
        </w:r>
        <w:r w:rsidRPr="002A3371" w:rsidDel="00B51DEB">
          <w:rPr>
            <w:szCs w:val="24"/>
          </w:rPr>
          <w:delText>Part 1 of the Interpretation and Legislative Reform (Scotland) Act 2010 applies to the resolution as if it were a Scottish instrument.</w:delText>
        </w:r>
      </w:del>
    </w:p>
    <w:p w14:paraId="7DFCE3E1" w14:textId="3A077E05" w:rsidR="002A3371" w:rsidDel="00B51DEB" w:rsidRDefault="002A3371" w:rsidP="00B51DEB">
      <w:pPr>
        <w:ind w:left="720"/>
        <w:rPr>
          <w:del w:id="108" w:author="Chataway, Francis [AU-AU]" w:date="2025-12-10T11:32:00Z"/>
          <w:szCs w:val="24"/>
        </w:rPr>
        <w:pPrChange w:id="109" w:author="Chataway, Francis [AU-AU]" w:date="2025-12-10T11:33:00Z">
          <w:pPr>
            <w:ind w:left="720"/>
            <w:jc w:val="left"/>
          </w:pPr>
        </w:pPrChange>
      </w:pPr>
    </w:p>
    <w:p w14:paraId="65ED1F04" w14:textId="0E06A9AD" w:rsidR="002A3371" w:rsidRPr="002A3371" w:rsidDel="00B51DEB" w:rsidRDefault="00905858" w:rsidP="00B51DEB">
      <w:pPr>
        <w:ind w:left="720"/>
        <w:rPr>
          <w:del w:id="110" w:author="Chataway, Francis [AU-AU]" w:date="2025-12-10T11:32:00Z"/>
          <w:szCs w:val="24"/>
        </w:rPr>
        <w:pPrChange w:id="111" w:author="Chataway, Francis [AU-AU]" w:date="2025-12-10T11:33:00Z">
          <w:pPr>
            <w:ind w:left="720"/>
            <w:jc w:val="left"/>
          </w:pPr>
        </w:pPrChange>
      </w:pPr>
      <w:del w:id="112" w:author="Chataway, Francis [AU-AU]" w:date="2025-12-10T11:32:00Z">
        <w:r w:rsidRPr="002A3371" w:rsidDel="00B51DEB">
          <w:rPr>
            <w:szCs w:val="24"/>
          </w:rPr>
          <w:delText>(</w:delText>
        </w:r>
        <w:r w:rsidDel="00B51DEB">
          <w:rPr>
            <w:szCs w:val="24"/>
          </w:rPr>
          <w:delText>13</w:delText>
        </w:r>
        <w:r w:rsidRPr="002A3371" w:rsidDel="00B51DEB">
          <w:rPr>
            <w:szCs w:val="24"/>
          </w:rPr>
          <w:delText>)</w:delText>
        </w:r>
        <w:r w:rsidDel="00B51DEB">
          <w:rPr>
            <w:szCs w:val="24"/>
          </w:rPr>
          <w:delText xml:space="preserve"> </w:delText>
        </w:r>
        <w:r w:rsidRPr="002A3371" w:rsidDel="00B51DEB">
          <w:rPr>
            <w:szCs w:val="24"/>
          </w:rPr>
          <w:delText>Section 41(2) to (5) of that Act and the Scottish Statutory Instruments Regulations 2011 (S.S.I. 2011/195) apply to the resolution—</w:delText>
        </w:r>
      </w:del>
    </w:p>
    <w:p w14:paraId="54CBD96F" w14:textId="708B3963" w:rsidR="002A3371" w:rsidRPr="002A3371" w:rsidDel="00B51DEB" w:rsidRDefault="00905858" w:rsidP="00B51DEB">
      <w:pPr>
        <w:ind w:left="720"/>
        <w:rPr>
          <w:del w:id="113" w:author="Chataway, Francis [AU-AU]" w:date="2025-12-10T11:32:00Z"/>
          <w:szCs w:val="24"/>
        </w:rPr>
        <w:pPrChange w:id="114" w:author="Chataway, Francis [AU-AU]" w:date="2025-12-10T11:33:00Z">
          <w:pPr>
            <w:ind w:left="720"/>
            <w:jc w:val="left"/>
          </w:pPr>
        </w:pPrChange>
      </w:pPr>
      <w:del w:id="115" w:author="Chataway, Francis [AU-AU]" w:date="2025-12-10T11:32:00Z">
        <w:r w:rsidDel="00B51DEB">
          <w:rPr>
            <w:szCs w:val="24"/>
          </w:rPr>
          <w:tab/>
        </w:r>
        <w:r w:rsidRPr="002A3371" w:rsidDel="00B51DEB">
          <w:rPr>
            <w:szCs w:val="24"/>
          </w:rPr>
          <w:delText>(a)</w:delText>
        </w:r>
        <w:r w:rsidDel="00B51DEB">
          <w:rPr>
            <w:szCs w:val="24"/>
          </w:rPr>
          <w:delText xml:space="preserve"> </w:delText>
        </w:r>
        <w:r w:rsidRPr="002A3371" w:rsidDel="00B51DEB">
          <w:rPr>
            <w:szCs w:val="24"/>
          </w:rPr>
          <w:delText>as if it were a Scottish statutory instrument,</w:delText>
        </w:r>
      </w:del>
    </w:p>
    <w:p w14:paraId="2B615044" w14:textId="7C4FD6D1" w:rsidR="002A3371" w:rsidRPr="002A3371" w:rsidDel="00B51DEB" w:rsidRDefault="00905858" w:rsidP="00B51DEB">
      <w:pPr>
        <w:ind w:left="1418"/>
        <w:rPr>
          <w:del w:id="116" w:author="Chataway, Francis [AU-AU]" w:date="2025-12-10T11:32:00Z"/>
          <w:szCs w:val="24"/>
        </w:rPr>
        <w:pPrChange w:id="117" w:author="Chataway, Francis [AU-AU]" w:date="2025-12-10T11:33:00Z">
          <w:pPr>
            <w:ind w:left="1418"/>
            <w:jc w:val="left"/>
          </w:pPr>
        </w:pPrChange>
      </w:pPr>
      <w:del w:id="118" w:author="Chataway, Francis [AU-AU]" w:date="2025-12-10T11:32:00Z">
        <w:r w:rsidRPr="002A3371" w:rsidDel="00B51DEB">
          <w:rPr>
            <w:szCs w:val="24"/>
          </w:rPr>
          <w:delText>(b)</w:delText>
        </w:r>
        <w:r w:rsidDel="00B51DEB">
          <w:rPr>
            <w:szCs w:val="24"/>
          </w:rPr>
          <w:delText xml:space="preserve"> </w:delText>
        </w:r>
        <w:r w:rsidRPr="002A3371" w:rsidDel="00B51DEB">
          <w:rPr>
            <w:szCs w:val="24"/>
          </w:rPr>
          <w:delText xml:space="preserve">as if the copy of it sent to the </w:delText>
        </w:r>
        <w:r w:rsidDel="00B51DEB">
          <w:rPr>
            <w:szCs w:val="24"/>
          </w:rPr>
          <w:delText>King's</w:delText>
        </w:r>
        <w:r w:rsidRPr="002A3371" w:rsidDel="00B51DEB">
          <w:rPr>
            <w:szCs w:val="24"/>
          </w:rPr>
          <w:delText xml:space="preserve"> Printer under subsection (</w:delText>
        </w:r>
        <w:r w:rsidDel="00B51DEB">
          <w:rPr>
            <w:szCs w:val="24"/>
          </w:rPr>
          <w:delText>11</w:delText>
        </w:r>
        <w:r w:rsidRPr="002A3371" w:rsidDel="00B51DEB">
          <w:rPr>
            <w:szCs w:val="24"/>
          </w:rPr>
          <w:delText>) were a certified copy received in accordance with section 41(1) of the Interpretation and Legislative Reform (Scotland) Act 2010, and</w:delText>
        </w:r>
      </w:del>
    </w:p>
    <w:p w14:paraId="4F510B7B" w14:textId="4E2DD247" w:rsidR="002A3371" w:rsidRPr="002A3371" w:rsidDel="00B51DEB" w:rsidRDefault="00905858" w:rsidP="00B51DEB">
      <w:pPr>
        <w:ind w:left="720"/>
        <w:rPr>
          <w:del w:id="119" w:author="Chataway, Francis [AU-AU]" w:date="2025-12-10T11:32:00Z"/>
          <w:szCs w:val="24"/>
        </w:rPr>
        <w:pPrChange w:id="120" w:author="Chataway, Francis [AU-AU]" w:date="2025-12-10T11:33:00Z">
          <w:pPr>
            <w:ind w:left="720"/>
            <w:jc w:val="left"/>
          </w:pPr>
        </w:pPrChange>
      </w:pPr>
      <w:del w:id="121" w:author="Chataway, Francis [AU-AU]" w:date="2025-12-10T11:32:00Z">
        <w:r w:rsidDel="00B51DEB">
          <w:rPr>
            <w:szCs w:val="24"/>
          </w:rPr>
          <w:tab/>
        </w:r>
        <w:r w:rsidRPr="002A3371" w:rsidDel="00B51DEB">
          <w:rPr>
            <w:szCs w:val="24"/>
          </w:rPr>
          <w:delText>(c)</w:delText>
        </w:r>
        <w:r w:rsidDel="00B51DEB">
          <w:rPr>
            <w:szCs w:val="24"/>
          </w:rPr>
          <w:delText xml:space="preserve"> </w:delText>
        </w:r>
        <w:r w:rsidRPr="002A3371" w:rsidDel="00B51DEB">
          <w:rPr>
            <w:szCs w:val="24"/>
          </w:rPr>
          <w:delText>with the modifications set out in subsections (</w:delText>
        </w:r>
        <w:r w:rsidDel="00B51DEB">
          <w:rPr>
            <w:szCs w:val="24"/>
          </w:rPr>
          <w:delText>14</w:delText>
        </w:r>
        <w:r w:rsidRPr="002A3371" w:rsidDel="00B51DEB">
          <w:rPr>
            <w:szCs w:val="24"/>
          </w:rPr>
          <w:delText>) and (</w:delText>
        </w:r>
        <w:r w:rsidDel="00B51DEB">
          <w:rPr>
            <w:szCs w:val="24"/>
          </w:rPr>
          <w:delText>15</w:delText>
        </w:r>
        <w:r w:rsidRPr="002A3371" w:rsidDel="00B51DEB">
          <w:rPr>
            <w:szCs w:val="24"/>
          </w:rPr>
          <w:delText>).</w:delText>
        </w:r>
      </w:del>
    </w:p>
    <w:p w14:paraId="5105CEAC" w14:textId="4EE8BA25" w:rsidR="002A3371" w:rsidDel="00B51DEB" w:rsidRDefault="002A3371" w:rsidP="00B51DEB">
      <w:pPr>
        <w:ind w:left="720"/>
        <w:rPr>
          <w:del w:id="122" w:author="Chataway, Francis [AU-AU]" w:date="2025-12-10T11:32:00Z"/>
          <w:szCs w:val="24"/>
        </w:rPr>
        <w:pPrChange w:id="123" w:author="Chataway, Francis [AU-AU]" w:date="2025-12-10T11:33:00Z">
          <w:pPr>
            <w:ind w:left="720"/>
            <w:jc w:val="left"/>
          </w:pPr>
        </w:pPrChange>
      </w:pPr>
    </w:p>
    <w:p w14:paraId="73325229" w14:textId="47550B44" w:rsidR="002A3371" w:rsidRPr="002A3371" w:rsidDel="00B51DEB" w:rsidRDefault="00905858" w:rsidP="00B51DEB">
      <w:pPr>
        <w:ind w:left="720"/>
        <w:rPr>
          <w:del w:id="124" w:author="Chataway, Francis [AU-AU]" w:date="2025-12-10T11:32:00Z"/>
          <w:szCs w:val="24"/>
        </w:rPr>
        <w:pPrChange w:id="125" w:author="Chataway, Francis [AU-AU]" w:date="2025-12-10T11:33:00Z">
          <w:pPr>
            <w:ind w:left="720"/>
            <w:jc w:val="left"/>
          </w:pPr>
        </w:pPrChange>
      </w:pPr>
      <w:del w:id="126" w:author="Chataway, Francis [AU-AU]" w:date="2025-12-10T11:32:00Z">
        <w:r w:rsidRPr="002A3371" w:rsidDel="00B51DEB">
          <w:rPr>
            <w:szCs w:val="24"/>
          </w:rPr>
          <w:delText>(</w:delText>
        </w:r>
        <w:r w:rsidDel="00B51DEB">
          <w:rPr>
            <w:szCs w:val="24"/>
          </w:rPr>
          <w:delText>14</w:delText>
        </w:r>
        <w:r w:rsidRPr="002A3371" w:rsidDel="00B51DEB">
          <w:rPr>
            <w:szCs w:val="24"/>
          </w:rPr>
          <w:delText>)</w:delText>
        </w:r>
        <w:r w:rsidDel="00B51DEB">
          <w:rPr>
            <w:szCs w:val="24"/>
          </w:rPr>
          <w:delText xml:space="preserve"> </w:delText>
        </w:r>
        <w:r w:rsidRPr="002A3371" w:rsidDel="00B51DEB">
          <w:rPr>
            <w:szCs w:val="24"/>
          </w:rPr>
          <w:delText>References to “responsible authority” are to be read as references to the Clerk.</w:delText>
        </w:r>
      </w:del>
    </w:p>
    <w:p w14:paraId="7EB07A67" w14:textId="249E0101" w:rsidR="002A3371" w:rsidDel="00B51DEB" w:rsidRDefault="002A3371" w:rsidP="00B51DEB">
      <w:pPr>
        <w:ind w:left="720"/>
        <w:rPr>
          <w:del w:id="127" w:author="Chataway, Francis [AU-AU]" w:date="2025-12-10T11:32:00Z"/>
          <w:szCs w:val="24"/>
        </w:rPr>
        <w:pPrChange w:id="128" w:author="Chataway, Francis [AU-AU]" w:date="2025-12-10T11:33:00Z">
          <w:pPr>
            <w:ind w:left="720"/>
            <w:jc w:val="left"/>
          </w:pPr>
        </w:pPrChange>
      </w:pPr>
    </w:p>
    <w:p w14:paraId="6C86DEFC" w14:textId="303CE3DF" w:rsidR="002A3371" w:rsidRPr="002A3371" w:rsidDel="00B51DEB" w:rsidRDefault="00905858" w:rsidP="00B51DEB">
      <w:pPr>
        <w:ind w:left="720"/>
        <w:rPr>
          <w:del w:id="129" w:author="Chataway, Francis [AU-AU]" w:date="2025-12-10T11:32:00Z"/>
          <w:szCs w:val="24"/>
        </w:rPr>
        <w:pPrChange w:id="130" w:author="Chataway, Francis [AU-AU]" w:date="2025-12-10T11:33:00Z">
          <w:pPr>
            <w:ind w:left="720"/>
            <w:jc w:val="left"/>
          </w:pPr>
        </w:pPrChange>
      </w:pPr>
      <w:del w:id="131" w:author="Chataway, Francis [AU-AU]" w:date="2025-12-10T11:32:00Z">
        <w:r w:rsidRPr="002A3371" w:rsidDel="00B51DEB">
          <w:rPr>
            <w:szCs w:val="24"/>
          </w:rPr>
          <w:delText>(</w:delText>
        </w:r>
        <w:r w:rsidDel="00B51DEB">
          <w:rPr>
            <w:szCs w:val="24"/>
          </w:rPr>
          <w:delText>15</w:delText>
        </w:r>
        <w:r w:rsidRPr="002A3371" w:rsidDel="00B51DEB">
          <w:rPr>
            <w:szCs w:val="24"/>
          </w:rPr>
          <w:delText>)</w:delText>
        </w:r>
        <w:r w:rsidDel="00B51DEB">
          <w:rPr>
            <w:szCs w:val="24"/>
          </w:rPr>
          <w:delText xml:space="preserve"> </w:delText>
        </w:r>
        <w:r w:rsidRPr="002A3371" w:rsidDel="00B51DEB">
          <w:rPr>
            <w:szCs w:val="24"/>
          </w:rPr>
          <w:delText>Regulation 7(2) and (3) of the Scottish Statutory Instruments Regulations 2011 does not apply.</w:delText>
        </w:r>
        <w:r w:rsidR="00DC3574" w:rsidRPr="00752F7A" w:rsidDel="00B51DEB">
          <w:rPr>
            <w:szCs w:val="24"/>
          </w:rPr>
          <w:delText>”</w:delText>
        </w:r>
      </w:del>
    </w:p>
    <w:p w14:paraId="3B453974" w14:textId="2AFEB6E8" w:rsidR="008F5CF0" w:rsidDel="00B51DEB" w:rsidRDefault="008F5CF0" w:rsidP="00B51DEB">
      <w:pPr>
        <w:ind w:left="720"/>
        <w:rPr>
          <w:del w:id="132" w:author="Chataway, Francis [AU-AU]" w:date="2025-12-10T11:32:00Z"/>
          <w:szCs w:val="24"/>
        </w:rPr>
        <w:pPrChange w:id="133" w:author="Chataway, Francis [AU-AU]" w:date="2025-12-10T11:33:00Z">
          <w:pPr>
            <w:ind w:left="720"/>
            <w:jc w:val="left"/>
          </w:pPr>
        </w:pPrChange>
      </w:pPr>
    </w:p>
    <w:p w14:paraId="65174ADE" w14:textId="08BBB468" w:rsidR="00934C39" w:rsidRPr="00752F7A" w:rsidDel="00B51DEB" w:rsidRDefault="00934C39" w:rsidP="00B51DEB">
      <w:pPr>
        <w:rPr>
          <w:del w:id="134" w:author="Chataway, Francis [AU-AU]" w:date="2025-12-10T11:32:00Z"/>
          <w:b/>
          <w:bCs/>
          <w:szCs w:val="24"/>
        </w:rPr>
        <w:pPrChange w:id="135" w:author="Chataway, Francis [AU-AU]" w:date="2025-12-10T11:33:00Z">
          <w:pPr>
            <w:jc w:val="left"/>
          </w:pPr>
        </w:pPrChange>
      </w:pPr>
    </w:p>
    <w:p w14:paraId="02A17490" w14:textId="5AA8DB52" w:rsidR="00700B61" w:rsidRPr="00752F7A" w:rsidDel="00B51DEB" w:rsidRDefault="00905858" w:rsidP="00B51DEB">
      <w:pPr>
        <w:rPr>
          <w:del w:id="136" w:author="Chataway, Francis [AU-AU]" w:date="2025-12-10T11:32:00Z"/>
          <w:b/>
          <w:bCs/>
          <w:szCs w:val="24"/>
        </w:rPr>
        <w:pPrChange w:id="137" w:author="Chataway, Francis [AU-AU]" w:date="2025-12-10T11:33:00Z">
          <w:pPr>
            <w:jc w:val="left"/>
          </w:pPr>
        </w:pPrChange>
      </w:pPr>
      <w:del w:id="138" w:author="Chataway, Francis [AU-AU]" w:date="2025-12-10T11:32:00Z">
        <w:r w:rsidDel="00B51DEB">
          <w:rPr>
            <w:b/>
            <w:bCs/>
            <w:szCs w:val="24"/>
          </w:rPr>
          <w:delText>3</w:delText>
        </w:r>
        <w:r w:rsidR="00E55F1C" w:rsidRPr="00752F7A" w:rsidDel="00B51DEB">
          <w:rPr>
            <w:b/>
            <w:bCs/>
            <w:szCs w:val="24"/>
          </w:rPr>
          <w:tab/>
          <w:delText>Publicly-owned companies</w:delText>
        </w:r>
      </w:del>
    </w:p>
    <w:p w14:paraId="2265E6FE" w14:textId="1AF2B601" w:rsidR="00E55F1C" w:rsidRPr="00752F7A" w:rsidDel="00B51DEB" w:rsidRDefault="00E55F1C" w:rsidP="00B51DEB">
      <w:pPr>
        <w:rPr>
          <w:del w:id="139" w:author="Chataway, Francis [AU-AU]" w:date="2025-12-10T11:32:00Z"/>
          <w:b/>
          <w:bCs/>
          <w:szCs w:val="24"/>
        </w:rPr>
        <w:pPrChange w:id="140" w:author="Chataway, Francis [AU-AU]" w:date="2025-12-10T11:33:00Z">
          <w:pPr>
            <w:jc w:val="left"/>
          </w:pPr>
        </w:pPrChange>
      </w:pPr>
    </w:p>
    <w:p w14:paraId="0305BB23" w14:textId="2FD31B37" w:rsidR="00DD0CBD" w:rsidDel="00B51DEB" w:rsidRDefault="00905858" w:rsidP="00B51DEB">
      <w:pPr>
        <w:tabs>
          <w:tab w:val="left" w:pos="675"/>
        </w:tabs>
        <w:rPr>
          <w:del w:id="141" w:author="Chataway, Francis [AU-AU]" w:date="2025-12-10T11:32:00Z"/>
          <w:szCs w:val="24"/>
        </w:rPr>
        <w:pPrChange w:id="142" w:author="Chataway, Francis [AU-AU]" w:date="2025-12-10T11:33:00Z">
          <w:pPr>
            <w:tabs>
              <w:tab w:val="left" w:pos="675"/>
            </w:tabs>
            <w:jc w:val="left"/>
          </w:pPr>
        </w:pPrChange>
      </w:pPr>
      <w:del w:id="143" w:author="Chataway, Francis [AU-AU]" w:date="2025-12-10T11:32:00Z">
        <w:r w:rsidDel="00B51DEB">
          <w:rPr>
            <w:szCs w:val="24"/>
          </w:rPr>
          <w:tab/>
          <w:delText xml:space="preserve">In section 6 </w:delText>
        </w:r>
        <w:r w:rsidR="00CA066B" w:rsidDel="00B51DEB">
          <w:rPr>
            <w:szCs w:val="24"/>
          </w:rPr>
          <w:delText xml:space="preserve">(publicly-owned companies) </w:delText>
        </w:r>
        <w:r w:rsidDel="00B51DEB">
          <w:rPr>
            <w:szCs w:val="24"/>
          </w:rPr>
          <w:delText>of the FOI Act</w:delText>
        </w:r>
        <w:r w:rsidRPr="006226A9" w:rsidDel="00B51DEB">
          <w:rPr>
            <w:szCs w:val="24"/>
          </w:rPr>
          <w:delText>—</w:delText>
        </w:r>
      </w:del>
    </w:p>
    <w:p w14:paraId="66154588" w14:textId="50C7E82B" w:rsidR="00DD0CBD" w:rsidDel="00B51DEB" w:rsidRDefault="00DD0CBD" w:rsidP="00B51DEB">
      <w:pPr>
        <w:tabs>
          <w:tab w:val="left" w:pos="675"/>
        </w:tabs>
        <w:rPr>
          <w:del w:id="144" w:author="Chataway, Francis [AU-AU]" w:date="2025-12-10T11:32:00Z"/>
          <w:szCs w:val="24"/>
        </w:rPr>
        <w:pPrChange w:id="145" w:author="Chataway, Francis [AU-AU]" w:date="2025-12-10T11:33:00Z">
          <w:pPr>
            <w:tabs>
              <w:tab w:val="left" w:pos="675"/>
            </w:tabs>
            <w:jc w:val="left"/>
          </w:pPr>
        </w:pPrChange>
      </w:pPr>
    </w:p>
    <w:p w14:paraId="7AAAEC07" w14:textId="2B096EF4" w:rsidR="00B655B4" w:rsidDel="00B51DEB" w:rsidRDefault="00905858" w:rsidP="00B51DEB">
      <w:pPr>
        <w:tabs>
          <w:tab w:val="left" w:pos="675"/>
        </w:tabs>
        <w:rPr>
          <w:del w:id="146" w:author="Chataway, Francis [AU-AU]" w:date="2025-12-10T11:32:00Z"/>
          <w:szCs w:val="24"/>
        </w:rPr>
        <w:pPrChange w:id="147" w:author="Chataway, Francis [AU-AU]" w:date="2025-12-10T11:33:00Z">
          <w:pPr>
            <w:tabs>
              <w:tab w:val="left" w:pos="675"/>
            </w:tabs>
            <w:jc w:val="left"/>
          </w:pPr>
        </w:pPrChange>
      </w:pPr>
      <w:del w:id="148" w:author="Chataway, Francis [AU-AU]" w:date="2025-12-10T11:32:00Z">
        <w:r w:rsidDel="00B51DEB">
          <w:rPr>
            <w:szCs w:val="24"/>
          </w:rPr>
          <w:tab/>
          <w:delText xml:space="preserve">(a) in subsection (1) for </w:delText>
        </w:r>
        <w:r w:rsidR="00DC3574" w:rsidDel="00B51DEB">
          <w:rPr>
            <w:szCs w:val="24"/>
          </w:rPr>
          <w:delText>“</w:delText>
        </w:r>
        <w:r w:rsidDel="00B51DEB">
          <w:rPr>
            <w:szCs w:val="24"/>
          </w:rPr>
          <w:delText>wholly owned</w:delText>
        </w:r>
        <w:r w:rsidR="00DC3574" w:rsidRPr="00752F7A" w:rsidDel="00B51DEB">
          <w:rPr>
            <w:szCs w:val="24"/>
          </w:rPr>
          <w:delText>”</w:delText>
        </w:r>
        <w:r w:rsidDel="00B51DEB">
          <w:rPr>
            <w:szCs w:val="24"/>
          </w:rPr>
          <w:delText xml:space="preserve"> substitute </w:delText>
        </w:r>
        <w:r w:rsidR="00554861" w:rsidRPr="002A3371" w:rsidDel="00B51DEB">
          <w:rPr>
            <w:szCs w:val="24"/>
          </w:rPr>
          <w:delText>“</w:delText>
        </w:r>
        <w:r w:rsidDel="00B51DEB">
          <w:rPr>
            <w:szCs w:val="24"/>
          </w:rPr>
          <w:delText>owned</w:delText>
        </w:r>
        <w:r w:rsidR="00DC3574" w:rsidRPr="00752F7A" w:rsidDel="00B51DEB">
          <w:rPr>
            <w:szCs w:val="24"/>
          </w:rPr>
          <w:delText>”</w:delText>
        </w:r>
        <w:r w:rsidDel="00B51DEB">
          <w:rPr>
            <w:szCs w:val="24"/>
          </w:rPr>
          <w:delText>,</w:delText>
        </w:r>
      </w:del>
    </w:p>
    <w:p w14:paraId="40D50120" w14:textId="23F2474E" w:rsidR="00DD0CBD" w:rsidDel="00B51DEB" w:rsidRDefault="00DD0CBD" w:rsidP="00B51DEB">
      <w:pPr>
        <w:tabs>
          <w:tab w:val="left" w:pos="675"/>
        </w:tabs>
        <w:rPr>
          <w:del w:id="149" w:author="Chataway, Francis [AU-AU]" w:date="2025-12-10T11:32:00Z"/>
          <w:szCs w:val="24"/>
        </w:rPr>
        <w:pPrChange w:id="150" w:author="Chataway, Francis [AU-AU]" w:date="2025-12-10T11:33:00Z">
          <w:pPr>
            <w:tabs>
              <w:tab w:val="left" w:pos="675"/>
            </w:tabs>
            <w:jc w:val="left"/>
          </w:pPr>
        </w:pPrChange>
      </w:pPr>
    </w:p>
    <w:p w14:paraId="4C06B53C" w14:textId="1FCBE423" w:rsidR="00DD0CBD" w:rsidRPr="006226A9" w:rsidDel="00B51DEB" w:rsidRDefault="00905858" w:rsidP="00B51DEB">
      <w:pPr>
        <w:tabs>
          <w:tab w:val="left" w:pos="675"/>
        </w:tabs>
        <w:rPr>
          <w:del w:id="151" w:author="Chataway, Francis [AU-AU]" w:date="2025-12-10T11:32:00Z"/>
          <w:szCs w:val="24"/>
        </w:rPr>
        <w:pPrChange w:id="152" w:author="Chataway, Francis [AU-AU]" w:date="2025-12-10T11:33:00Z">
          <w:pPr>
            <w:tabs>
              <w:tab w:val="left" w:pos="675"/>
            </w:tabs>
            <w:jc w:val="left"/>
          </w:pPr>
        </w:pPrChange>
      </w:pPr>
      <w:del w:id="153" w:author="Chataway, Francis [AU-AU]" w:date="2025-12-10T11:32:00Z">
        <w:r w:rsidDel="00B51DEB">
          <w:rPr>
            <w:szCs w:val="24"/>
          </w:rPr>
          <w:tab/>
          <w:delText xml:space="preserve">(b) for subsections (2) </w:delText>
        </w:r>
        <w:r w:rsidRPr="00466221" w:rsidDel="00B51DEB">
          <w:rPr>
            <w:szCs w:val="24"/>
          </w:rPr>
          <w:delText>substitute</w:delText>
        </w:r>
        <w:r w:rsidRPr="006226A9" w:rsidDel="00B51DEB">
          <w:rPr>
            <w:szCs w:val="24"/>
          </w:rPr>
          <w:delText>—</w:delText>
        </w:r>
      </w:del>
    </w:p>
    <w:p w14:paraId="3863968A" w14:textId="6BFBCA4F" w:rsidR="00DD0CBD" w:rsidRPr="00466221" w:rsidDel="00B51DEB" w:rsidRDefault="00DD0CBD" w:rsidP="00B51DEB">
      <w:pPr>
        <w:rPr>
          <w:del w:id="154" w:author="Chataway, Francis [AU-AU]" w:date="2025-12-10T11:32:00Z"/>
          <w:szCs w:val="24"/>
        </w:rPr>
        <w:pPrChange w:id="155" w:author="Chataway, Francis [AU-AU]" w:date="2025-12-10T11:33:00Z">
          <w:pPr>
            <w:jc w:val="left"/>
          </w:pPr>
        </w:pPrChange>
      </w:pPr>
    </w:p>
    <w:p w14:paraId="2FDDB0D9" w14:textId="00B97D96" w:rsidR="00DD0CBD" w:rsidRPr="00466221" w:rsidDel="00B51DEB" w:rsidRDefault="00905858" w:rsidP="00B51DEB">
      <w:pPr>
        <w:ind w:left="709"/>
        <w:rPr>
          <w:del w:id="156" w:author="Chataway, Francis [AU-AU]" w:date="2025-12-10T11:32:00Z"/>
          <w:szCs w:val="24"/>
        </w:rPr>
        <w:pPrChange w:id="157" w:author="Chataway, Francis [AU-AU]" w:date="2025-12-10T11:33:00Z">
          <w:pPr>
            <w:ind w:left="709"/>
            <w:jc w:val="left"/>
          </w:pPr>
        </w:pPrChange>
      </w:pPr>
      <w:del w:id="158" w:author="Chataway, Francis [AU-AU]" w:date="2025-12-10T11:32:00Z">
        <w:r w:rsidRPr="002A3371" w:rsidDel="00B51DEB">
          <w:rPr>
            <w:szCs w:val="24"/>
          </w:rPr>
          <w:delText>“</w:delText>
        </w:r>
        <w:r w:rsidRPr="00466221" w:rsidDel="00B51DEB">
          <w:rPr>
            <w:szCs w:val="24"/>
          </w:rPr>
          <w:delText>(2) For the purposes of subsection (1), a company is owned by the Scottish Ministers if—</w:delText>
        </w:r>
      </w:del>
    </w:p>
    <w:p w14:paraId="66D632B9" w14:textId="43FC5E5C" w:rsidR="00DD0CBD" w:rsidRPr="00466221" w:rsidDel="00B51DEB" w:rsidRDefault="00905858" w:rsidP="00B51DEB">
      <w:pPr>
        <w:ind w:left="709"/>
        <w:rPr>
          <w:del w:id="159" w:author="Chataway, Francis [AU-AU]" w:date="2025-12-10T11:32:00Z"/>
          <w:szCs w:val="24"/>
        </w:rPr>
        <w:pPrChange w:id="160" w:author="Chataway, Francis [AU-AU]" w:date="2025-12-10T11:33:00Z">
          <w:pPr>
            <w:ind w:left="709"/>
            <w:jc w:val="left"/>
          </w:pPr>
        </w:pPrChange>
      </w:pPr>
      <w:del w:id="161" w:author="Chataway, Francis [AU-AU]" w:date="2025-12-10T11:32:00Z">
        <w:r w:rsidRPr="00466221" w:rsidDel="00B51DEB">
          <w:rPr>
            <w:szCs w:val="24"/>
          </w:rPr>
          <w:tab/>
          <w:delText>(a) it has no members except—</w:delText>
        </w:r>
      </w:del>
    </w:p>
    <w:p w14:paraId="4264BE65" w14:textId="4C18BBC8" w:rsidR="00DD0CBD" w:rsidRPr="00466221" w:rsidDel="00B51DEB" w:rsidRDefault="00905858" w:rsidP="00B51DEB">
      <w:pPr>
        <w:ind w:left="2126"/>
        <w:rPr>
          <w:del w:id="162" w:author="Chataway, Francis [AU-AU]" w:date="2025-12-10T11:32:00Z"/>
          <w:szCs w:val="24"/>
        </w:rPr>
        <w:pPrChange w:id="163" w:author="Chataway, Francis [AU-AU]" w:date="2025-12-10T11:33:00Z">
          <w:pPr>
            <w:ind w:left="2126"/>
            <w:jc w:val="left"/>
          </w:pPr>
        </w:pPrChange>
      </w:pPr>
      <w:del w:id="164" w:author="Chataway, Francis [AU-AU]" w:date="2025-12-10T11:32:00Z">
        <w:r w:rsidRPr="00466221" w:rsidDel="00B51DEB">
          <w:rPr>
            <w:szCs w:val="24"/>
          </w:rPr>
          <w:delText>(i) the Scottish Ministers or companies owned by the Scottish Ministers</w:delText>
        </w:r>
        <w:r w:rsidR="000A6771" w:rsidDel="00B51DEB">
          <w:rPr>
            <w:szCs w:val="24"/>
          </w:rPr>
          <w:delText>,</w:delText>
        </w:r>
        <w:r w:rsidRPr="00466221" w:rsidDel="00B51DEB">
          <w:rPr>
            <w:szCs w:val="24"/>
          </w:rPr>
          <w:delText xml:space="preserve"> </w:delText>
        </w:r>
        <w:r w:rsidR="001C011E" w:rsidDel="00B51DEB">
          <w:rPr>
            <w:szCs w:val="24"/>
          </w:rPr>
          <w:delText>or</w:delText>
        </w:r>
      </w:del>
    </w:p>
    <w:p w14:paraId="65055C6A" w14:textId="4FAA4C5F" w:rsidR="00B655B4" w:rsidDel="00B51DEB" w:rsidRDefault="00905858" w:rsidP="00B51DEB">
      <w:pPr>
        <w:ind w:left="2126"/>
        <w:rPr>
          <w:del w:id="165" w:author="Chataway, Francis [AU-AU]" w:date="2025-12-10T11:32:00Z"/>
          <w:szCs w:val="24"/>
        </w:rPr>
        <w:pPrChange w:id="166" w:author="Chataway, Francis [AU-AU]" w:date="2025-12-10T11:33:00Z">
          <w:pPr>
            <w:ind w:left="2126"/>
            <w:jc w:val="left"/>
          </w:pPr>
        </w:pPrChange>
      </w:pPr>
      <w:del w:id="167" w:author="Chataway, Francis [AU-AU]" w:date="2025-12-10T11:32:00Z">
        <w:r w:rsidRPr="00466221" w:rsidDel="00B51DEB">
          <w:rPr>
            <w:szCs w:val="24"/>
          </w:rPr>
          <w:delText>(ii) persons acting on behalf of the Scottish Ministers or of such companies</w:delText>
        </w:r>
        <w:r w:rsidR="000A6771" w:rsidDel="00B51DEB">
          <w:rPr>
            <w:szCs w:val="24"/>
          </w:rPr>
          <w:delText>,</w:delText>
        </w:r>
        <w:r w:rsidRPr="00466221" w:rsidDel="00B51DEB">
          <w:rPr>
            <w:szCs w:val="24"/>
          </w:rPr>
          <w:delText xml:space="preserve"> or</w:delText>
        </w:r>
      </w:del>
    </w:p>
    <w:p w14:paraId="2CDB8279" w14:textId="71F23618" w:rsidR="00B655B4" w:rsidDel="00B51DEB" w:rsidRDefault="00905858" w:rsidP="00B51DEB">
      <w:pPr>
        <w:rPr>
          <w:del w:id="168" w:author="Chataway, Francis [AU-AU]" w:date="2025-12-10T11:32:00Z"/>
          <w:szCs w:val="24"/>
        </w:rPr>
        <w:pPrChange w:id="169" w:author="Chataway, Francis [AU-AU]" w:date="2025-12-10T11:33:00Z">
          <w:pPr>
            <w:jc w:val="left"/>
          </w:pPr>
        </w:pPrChange>
      </w:pPr>
      <w:del w:id="170" w:author="Chataway, Francis [AU-AU]" w:date="2025-12-10T11:32:00Z">
        <w:r w:rsidDel="00B51DEB">
          <w:rPr>
            <w:szCs w:val="24"/>
          </w:rPr>
          <w:tab/>
        </w:r>
        <w:r w:rsidDel="00B51DEB">
          <w:rPr>
            <w:szCs w:val="24"/>
          </w:rPr>
          <w:tab/>
          <w:delText>(b) it has no members except</w:delText>
        </w:r>
        <w:r w:rsidRPr="00466221" w:rsidDel="00B51DEB">
          <w:rPr>
            <w:szCs w:val="24"/>
          </w:rPr>
          <w:delText>—</w:delText>
        </w:r>
      </w:del>
    </w:p>
    <w:p w14:paraId="6C76AF5E" w14:textId="7CB8C5C5" w:rsidR="00B655B4" w:rsidDel="00B51DEB" w:rsidRDefault="00905858" w:rsidP="00B51DEB">
      <w:pPr>
        <w:ind w:left="2126"/>
        <w:rPr>
          <w:del w:id="171" w:author="Chataway, Francis [AU-AU]" w:date="2025-12-10T11:32:00Z"/>
          <w:szCs w:val="24"/>
        </w:rPr>
        <w:pPrChange w:id="172" w:author="Chataway, Francis [AU-AU]" w:date="2025-12-10T11:33:00Z">
          <w:pPr>
            <w:ind w:left="2126"/>
            <w:jc w:val="left"/>
          </w:pPr>
        </w:pPrChange>
      </w:pPr>
      <w:del w:id="173" w:author="Chataway, Francis [AU-AU]" w:date="2025-12-10T11:32:00Z">
        <w:r w:rsidDel="00B51DEB">
          <w:rPr>
            <w:szCs w:val="24"/>
          </w:rPr>
          <w:delText>(i) one or more Scottish public authorities or persons acting on behalf of such authorities, and</w:delText>
        </w:r>
      </w:del>
    </w:p>
    <w:p w14:paraId="3F0E4D08" w14:textId="0A2382A0" w:rsidR="00B655B4" w:rsidDel="00B51DEB" w:rsidRDefault="00905858" w:rsidP="00B51DEB">
      <w:pPr>
        <w:ind w:left="2126"/>
        <w:rPr>
          <w:del w:id="174" w:author="Chataway, Francis [AU-AU]" w:date="2025-12-10T11:32:00Z"/>
          <w:szCs w:val="24"/>
        </w:rPr>
        <w:pPrChange w:id="175" w:author="Chataway, Francis [AU-AU]" w:date="2025-12-10T11:33:00Z">
          <w:pPr>
            <w:ind w:left="2126"/>
            <w:jc w:val="left"/>
          </w:pPr>
        </w:pPrChange>
      </w:pPr>
      <w:del w:id="176" w:author="Chataway, Francis [AU-AU]" w:date="2025-12-10T11:32:00Z">
        <w:r w:rsidDel="00B51DEB">
          <w:rPr>
            <w:szCs w:val="24"/>
          </w:rPr>
          <w:delText xml:space="preserve">(ii) one or more </w:delText>
        </w:r>
        <w:r w:rsidR="00BC7509" w:rsidDel="00B51DEB">
          <w:rPr>
            <w:szCs w:val="24"/>
          </w:rPr>
          <w:delText>of those authorities is a person of a kind mentioned in paragraph (a)</w:delText>
        </w:r>
        <w:r w:rsidDel="00B51DEB">
          <w:rPr>
            <w:szCs w:val="24"/>
          </w:rPr>
          <w:delText xml:space="preserve">, </w:delText>
        </w:r>
      </w:del>
    </w:p>
    <w:p w14:paraId="5F664953" w14:textId="765D1F56" w:rsidR="00DD0CBD" w:rsidRPr="00466221" w:rsidDel="00B51DEB" w:rsidRDefault="00905858" w:rsidP="00B51DEB">
      <w:pPr>
        <w:ind w:left="1418"/>
        <w:rPr>
          <w:del w:id="177" w:author="Chataway, Francis [AU-AU]" w:date="2025-12-10T11:32:00Z"/>
          <w:szCs w:val="24"/>
        </w:rPr>
        <w:pPrChange w:id="178" w:author="Chataway, Francis [AU-AU]" w:date="2025-12-10T11:33:00Z">
          <w:pPr>
            <w:ind w:left="1418"/>
            <w:jc w:val="left"/>
          </w:pPr>
        </w:pPrChange>
      </w:pPr>
      <w:del w:id="179" w:author="Chataway, Francis [AU-AU]" w:date="2025-12-10T11:32:00Z">
        <w:r w:rsidRPr="00466221" w:rsidDel="00B51DEB">
          <w:rPr>
            <w:szCs w:val="24"/>
          </w:rPr>
          <w:delText>(</w:delText>
        </w:r>
        <w:r w:rsidR="00B655B4" w:rsidDel="00B51DEB">
          <w:rPr>
            <w:szCs w:val="24"/>
          </w:rPr>
          <w:delText>c</w:delText>
        </w:r>
        <w:r w:rsidRPr="00466221" w:rsidDel="00B51DEB">
          <w:rPr>
            <w:szCs w:val="24"/>
          </w:rPr>
          <w:delText>) it is a company limited by shares and a majority of the share capital is held by—</w:delText>
        </w:r>
      </w:del>
    </w:p>
    <w:p w14:paraId="7217F07B" w14:textId="7131B2BC" w:rsidR="00DD0CBD" w:rsidRPr="00466221" w:rsidDel="00B51DEB" w:rsidRDefault="00905858" w:rsidP="00B51DEB">
      <w:pPr>
        <w:ind w:left="2126"/>
        <w:rPr>
          <w:del w:id="180" w:author="Chataway, Francis [AU-AU]" w:date="2025-12-10T11:32:00Z"/>
          <w:szCs w:val="24"/>
        </w:rPr>
        <w:pPrChange w:id="181" w:author="Chataway, Francis [AU-AU]" w:date="2025-12-10T11:33:00Z">
          <w:pPr>
            <w:ind w:left="2126"/>
            <w:jc w:val="left"/>
          </w:pPr>
        </w:pPrChange>
      </w:pPr>
      <w:del w:id="182" w:author="Chataway, Francis [AU-AU]" w:date="2025-12-10T11:32:00Z">
        <w:r w:rsidRPr="00466221" w:rsidDel="00B51DEB">
          <w:rPr>
            <w:szCs w:val="24"/>
          </w:rPr>
          <w:delText>(i) the Scottish Ministers or companies owned by the Scottish Ministers</w:delText>
        </w:r>
        <w:r w:rsidR="000A6771" w:rsidDel="00B51DEB">
          <w:rPr>
            <w:szCs w:val="24"/>
          </w:rPr>
          <w:delText>,</w:delText>
        </w:r>
        <w:r w:rsidRPr="00466221" w:rsidDel="00B51DEB">
          <w:rPr>
            <w:szCs w:val="24"/>
          </w:rPr>
          <w:delText xml:space="preserve"> or</w:delText>
        </w:r>
      </w:del>
    </w:p>
    <w:p w14:paraId="1B719E24" w14:textId="111FEF35" w:rsidR="00DD0CBD" w:rsidDel="00B51DEB" w:rsidRDefault="00905858" w:rsidP="00B51DEB">
      <w:pPr>
        <w:ind w:left="2126"/>
        <w:rPr>
          <w:del w:id="183" w:author="Chataway, Francis [AU-AU]" w:date="2025-12-10T11:32:00Z"/>
          <w:szCs w:val="24"/>
        </w:rPr>
        <w:pPrChange w:id="184" w:author="Chataway, Francis [AU-AU]" w:date="2025-12-10T11:33:00Z">
          <w:pPr>
            <w:ind w:left="2126"/>
            <w:jc w:val="left"/>
          </w:pPr>
        </w:pPrChange>
      </w:pPr>
      <w:del w:id="185" w:author="Chataway, Francis [AU-AU]" w:date="2025-12-10T11:32:00Z">
        <w:r w:rsidRPr="00466221" w:rsidDel="00B51DEB">
          <w:rPr>
            <w:szCs w:val="24"/>
          </w:rPr>
          <w:delText>(ii) persons acting on behalf of the Scottish Ministers or of such companies</w:delText>
        </w:r>
        <w:r w:rsidDel="00B51DEB">
          <w:rPr>
            <w:szCs w:val="24"/>
          </w:rPr>
          <w:delText>.</w:delText>
        </w:r>
      </w:del>
    </w:p>
    <w:p w14:paraId="70CC7D81" w14:textId="11288F1C" w:rsidR="00DD0CBD" w:rsidRPr="00466221" w:rsidDel="00B51DEB" w:rsidRDefault="00DD0CBD" w:rsidP="00B51DEB">
      <w:pPr>
        <w:rPr>
          <w:del w:id="186" w:author="Chataway, Francis [AU-AU]" w:date="2025-12-10T11:32:00Z"/>
          <w:szCs w:val="24"/>
        </w:rPr>
        <w:pPrChange w:id="187" w:author="Chataway, Francis [AU-AU]" w:date="2025-12-10T11:33:00Z">
          <w:pPr>
            <w:jc w:val="left"/>
          </w:pPr>
        </w:pPrChange>
      </w:pPr>
    </w:p>
    <w:p w14:paraId="6FF7A111" w14:textId="737FD9B2" w:rsidR="00DD0CBD" w:rsidRPr="009657E7" w:rsidDel="00B51DEB" w:rsidRDefault="00905858" w:rsidP="00B51DEB">
      <w:pPr>
        <w:ind w:left="709"/>
        <w:rPr>
          <w:del w:id="188" w:author="Chataway, Francis [AU-AU]" w:date="2025-12-10T11:32:00Z"/>
          <w:szCs w:val="24"/>
        </w:rPr>
        <w:pPrChange w:id="189" w:author="Chataway, Francis [AU-AU]" w:date="2025-12-10T11:33:00Z">
          <w:pPr>
            <w:ind w:left="709"/>
            <w:jc w:val="left"/>
          </w:pPr>
        </w:pPrChange>
      </w:pPr>
      <w:del w:id="190" w:author="Chataway, Francis [AU-AU]" w:date="2025-12-10T11:32:00Z">
        <w:r w:rsidRPr="009657E7" w:rsidDel="00B51DEB">
          <w:rPr>
            <w:szCs w:val="24"/>
          </w:rPr>
          <w:delText>(</w:delText>
        </w:r>
        <w:r w:rsidR="00CA066B" w:rsidDel="00B51DEB">
          <w:rPr>
            <w:szCs w:val="24"/>
          </w:rPr>
          <w:delText>3</w:delText>
        </w:r>
        <w:r w:rsidRPr="009657E7" w:rsidDel="00B51DEB">
          <w:rPr>
            <w:szCs w:val="24"/>
          </w:rPr>
          <w:delText xml:space="preserve">) For the purposes of subsection (1), a company is owned by </w:delText>
        </w:r>
        <w:r w:rsidDel="00B51DEB">
          <w:rPr>
            <w:szCs w:val="24"/>
          </w:rPr>
          <w:delText>any other Scottish public authority</w:delText>
        </w:r>
        <w:r w:rsidRPr="009657E7" w:rsidDel="00B51DEB">
          <w:rPr>
            <w:szCs w:val="24"/>
          </w:rPr>
          <w:delText xml:space="preserve"> if—</w:delText>
        </w:r>
      </w:del>
    </w:p>
    <w:p w14:paraId="09EAF5E6" w14:textId="5E220750" w:rsidR="00DD0CBD" w:rsidRPr="009657E7" w:rsidDel="00B51DEB" w:rsidRDefault="00905858" w:rsidP="00B51DEB">
      <w:pPr>
        <w:ind w:left="709"/>
        <w:rPr>
          <w:del w:id="191" w:author="Chataway, Francis [AU-AU]" w:date="2025-12-10T11:32:00Z"/>
          <w:szCs w:val="24"/>
        </w:rPr>
        <w:pPrChange w:id="192" w:author="Chataway, Francis [AU-AU]" w:date="2025-12-10T11:33:00Z">
          <w:pPr>
            <w:ind w:left="709"/>
            <w:jc w:val="left"/>
          </w:pPr>
        </w:pPrChange>
      </w:pPr>
      <w:del w:id="193" w:author="Chataway, Francis [AU-AU]" w:date="2025-12-10T11:32:00Z">
        <w:r w:rsidRPr="009657E7" w:rsidDel="00B51DEB">
          <w:rPr>
            <w:szCs w:val="24"/>
          </w:rPr>
          <w:tab/>
          <w:delText>(a) it has no members except—</w:delText>
        </w:r>
      </w:del>
    </w:p>
    <w:p w14:paraId="15E8419D" w14:textId="45BB70D1" w:rsidR="00DD0CBD" w:rsidRPr="009657E7" w:rsidDel="00B51DEB" w:rsidRDefault="00905858" w:rsidP="00B51DEB">
      <w:pPr>
        <w:ind w:left="2126"/>
        <w:rPr>
          <w:del w:id="194" w:author="Chataway, Francis [AU-AU]" w:date="2025-12-10T11:32:00Z"/>
          <w:szCs w:val="24"/>
        </w:rPr>
        <w:pPrChange w:id="195" w:author="Chataway, Francis [AU-AU]" w:date="2025-12-10T11:33:00Z">
          <w:pPr>
            <w:ind w:left="2126"/>
            <w:jc w:val="left"/>
          </w:pPr>
        </w:pPrChange>
      </w:pPr>
      <w:del w:id="196" w:author="Chataway, Francis [AU-AU]" w:date="2025-12-10T11:32:00Z">
        <w:r w:rsidRPr="009657E7" w:rsidDel="00B51DEB">
          <w:rPr>
            <w:szCs w:val="24"/>
          </w:rPr>
          <w:delText xml:space="preserve">(i) the </w:delText>
        </w:r>
        <w:r w:rsidDel="00B51DEB">
          <w:rPr>
            <w:szCs w:val="24"/>
          </w:rPr>
          <w:delText>authority</w:delText>
        </w:r>
        <w:r w:rsidRPr="009657E7" w:rsidDel="00B51DEB">
          <w:rPr>
            <w:szCs w:val="24"/>
          </w:rPr>
          <w:delText xml:space="preserve"> or companies owned by the </w:delText>
        </w:r>
        <w:r w:rsidDel="00B51DEB">
          <w:rPr>
            <w:szCs w:val="24"/>
          </w:rPr>
          <w:delText>authority</w:delText>
        </w:r>
        <w:r w:rsidR="000A6771" w:rsidDel="00B51DEB">
          <w:rPr>
            <w:szCs w:val="24"/>
          </w:rPr>
          <w:delText>,</w:delText>
        </w:r>
        <w:r w:rsidRPr="009657E7" w:rsidDel="00B51DEB">
          <w:rPr>
            <w:szCs w:val="24"/>
          </w:rPr>
          <w:delText xml:space="preserve"> </w:delText>
        </w:r>
        <w:r w:rsidR="001C011E" w:rsidDel="00B51DEB">
          <w:rPr>
            <w:szCs w:val="24"/>
          </w:rPr>
          <w:delText>or</w:delText>
        </w:r>
      </w:del>
    </w:p>
    <w:p w14:paraId="49724416" w14:textId="31884474" w:rsidR="00B655B4" w:rsidDel="00B51DEB" w:rsidRDefault="00905858" w:rsidP="00B51DEB">
      <w:pPr>
        <w:ind w:left="2126"/>
        <w:rPr>
          <w:del w:id="197" w:author="Chataway, Francis [AU-AU]" w:date="2025-12-10T11:32:00Z"/>
          <w:szCs w:val="24"/>
        </w:rPr>
        <w:pPrChange w:id="198" w:author="Chataway, Francis [AU-AU]" w:date="2025-12-10T11:33:00Z">
          <w:pPr>
            <w:ind w:left="2126"/>
            <w:jc w:val="left"/>
          </w:pPr>
        </w:pPrChange>
      </w:pPr>
      <w:del w:id="199" w:author="Chataway, Francis [AU-AU]" w:date="2025-12-10T11:32:00Z">
        <w:r w:rsidRPr="009657E7" w:rsidDel="00B51DEB">
          <w:rPr>
            <w:szCs w:val="24"/>
          </w:rPr>
          <w:delText xml:space="preserve">(ii) persons acting on behalf of the </w:delText>
        </w:r>
        <w:r w:rsidDel="00B51DEB">
          <w:rPr>
            <w:szCs w:val="24"/>
          </w:rPr>
          <w:delText>authority</w:delText>
        </w:r>
        <w:r w:rsidRPr="009657E7" w:rsidDel="00B51DEB">
          <w:rPr>
            <w:szCs w:val="24"/>
          </w:rPr>
          <w:delText xml:space="preserve"> or of such companies</w:delText>
        </w:r>
        <w:r w:rsidR="000A6771" w:rsidDel="00B51DEB">
          <w:rPr>
            <w:szCs w:val="24"/>
          </w:rPr>
          <w:delText>,</w:delText>
        </w:r>
      </w:del>
    </w:p>
    <w:p w14:paraId="00FE60D7" w14:textId="054B4685" w:rsidR="00B655B4" w:rsidDel="00B51DEB" w:rsidRDefault="00905858" w:rsidP="00B51DEB">
      <w:pPr>
        <w:rPr>
          <w:del w:id="200" w:author="Chataway, Francis [AU-AU]" w:date="2025-12-10T11:32:00Z"/>
          <w:szCs w:val="24"/>
        </w:rPr>
        <w:pPrChange w:id="201" w:author="Chataway, Francis [AU-AU]" w:date="2025-12-10T11:33:00Z">
          <w:pPr>
            <w:jc w:val="left"/>
          </w:pPr>
        </w:pPrChange>
      </w:pPr>
      <w:del w:id="202" w:author="Chataway, Francis [AU-AU]" w:date="2025-12-10T11:32:00Z">
        <w:r w:rsidDel="00B51DEB">
          <w:rPr>
            <w:szCs w:val="24"/>
          </w:rPr>
          <w:tab/>
        </w:r>
        <w:r w:rsidDel="00B51DEB">
          <w:rPr>
            <w:szCs w:val="24"/>
          </w:rPr>
          <w:tab/>
          <w:delText>(b) it has no members except</w:delText>
        </w:r>
        <w:r w:rsidRPr="00466221" w:rsidDel="00B51DEB">
          <w:rPr>
            <w:szCs w:val="24"/>
          </w:rPr>
          <w:delText>—</w:delText>
        </w:r>
      </w:del>
    </w:p>
    <w:p w14:paraId="00E048FE" w14:textId="4365E866" w:rsidR="00B655B4" w:rsidDel="00B51DEB" w:rsidRDefault="00905858" w:rsidP="00B51DEB">
      <w:pPr>
        <w:rPr>
          <w:del w:id="203" w:author="Chataway, Francis [AU-AU]" w:date="2025-12-10T11:32:00Z"/>
          <w:szCs w:val="24"/>
        </w:rPr>
        <w:pPrChange w:id="204" w:author="Chataway, Francis [AU-AU]" w:date="2025-12-10T11:33:00Z">
          <w:pPr>
            <w:jc w:val="left"/>
          </w:pPr>
        </w:pPrChange>
      </w:pPr>
      <w:del w:id="205" w:author="Chataway, Francis [AU-AU]" w:date="2025-12-10T11:32:00Z">
        <w:r w:rsidDel="00B51DEB">
          <w:rPr>
            <w:szCs w:val="24"/>
          </w:rPr>
          <w:tab/>
        </w:r>
        <w:r w:rsidDel="00B51DEB">
          <w:rPr>
            <w:szCs w:val="24"/>
          </w:rPr>
          <w:tab/>
        </w:r>
        <w:r w:rsidDel="00B51DEB">
          <w:rPr>
            <w:szCs w:val="24"/>
          </w:rPr>
          <w:tab/>
          <w:delText>(i) one or more persons of a kind mentioned in paragraph (a), and</w:delText>
        </w:r>
      </w:del>
    </w:p>
    <w:p w14:paraId="23D102F3" w14:textId="0A77A290" w:rsidR="001C011E" w:rsidRPr="009657E7" w:rsidDel="00B51DEB" w:rsidRDefault="00905858" w:rsidP="00B51DEB">
      <w:pPr>
        <w:ind w:left="2126"/>
        <w:rPr>
          <w:del w:id="206" w:author="Chataway, Francis [AU-AU]" w:date="2025-12-10T11:32:00Z"/>
          <w:szCs w:val="24"/>
        </w:rPr>
        <w:pPrChange w:id="207" w:author="Chataway, Francis [AU-AU]" w:date="2025-12-10T11:33:00Z">
          <w:pPr>
            <w:ind w:left="2126"/>
            <w:jc w:val="left"/>
          </w:pPr>
        </w:pPrChange>
      </w:pPr>
      <w:del w:id="208" w:author="Chataway, Francis [AU-AU]" w:date="2025-12-10T11:32:00Z">
        <w:r w:rsidDel="00B51DEB">
          <w:rPr>
            <w:szCs w:val="24"/>
          </w:rPr>
          <w:delText>(ii) one or more other Scottish</w:delText>
        </w:r>
        <w:r w:rsidR="00BC7509" w:rsidDel="00B51DEB">
          <w:rPr>
            <w:szCs w:val="24"/>
          </w:rPr>
          <w:delText xml:space="preserve"> public authorities</w:delText>
        </w:r>
        <w:r w:rsidR="00BC7509" w:rsidRPr="00BC7509" w:rsidDel="00B51DEB">
          <w:rPr>
            <w:szCs w:val="24"/>
          </w:rPr>
          <w:delText xml:space="preserve"> </w:delText>
        </w:r>
        <w:r w:rsidR="00BC7509" w:rsidDel="00B51DEB">
          <w:rPr>
            <w:szCs w:val="24"/>
          </w:rPr>
          <w:delText>or persons acting on behalf of such authorities,</w:delText>
        </w:r>
        <w:r w:rsidDel="00B51DEB">
          <w:rPr>
            <w:szCs w:val="24"/>
          </w:rPr>
          <w:delText xml:space="preserve"> </w:delText>
        </w:r>
      </w:del>
    </w:p>
    <w:p w14:paraId="02D027AC" w14:textId="1469EAF2" w:rsidR="00DD0CBD" w:rsidRPr="009657E7" w:rsidDel="00B51DEB" w:rsidRDefault="00905858" w:rsidP="00B51DEB">
      <w:pPr>
        <w:ind w:left="1418"/>
        <w:rPr>
          <w:del w:id="209" w:author="Chataway, Francis [AU-AU]" w:date="2025-12-10T11:32:00Z"/>
          <w:szCs w:val="24"/>
        </w:rPr>
        <w:pPrChange w:id="210" w:author="Chataway, Francis [AU-AU]" w:date="2025-12-10T11:33:00Z">
          <w:pPr>
            <w:ind w:left="1418"/>
            <w:jc w:val="left"/>
          </w:pPr>
        </w:pPrChange>
      </w:pPr>
      <w:del w:id="211" w:author="Chataway, Francis [AU-AU]" w:date="2025-12-10T11:32:00Z">
        <w:r w:rsidRPr="009657E7" w:rsidDel="00B51DEB">
          <w:rPr>
            <w:szCs w:val="24"/>
          </w:rPr>
          <w:delText>(</w:delText>
        </w:r>
        <w:r w:rsidR="00BC7509" w:rsidDel="00B51DEB">
          <w:rPr>
            <w:szCs w:val="24"/>
          </w:rPr>
          <w:delText>c</w:delText>
        </w:r>
        <w:r w:rsidRPr="009657E7" w:rsidDel="00B51DEB">
          <w:rPr>
            <w:szCs w:val="24"/>
          </w:rPr>
          <w:delText>) it is a company limited by shares and a majority of the share capital is held by—</w:delText>
        </w:r>
      </w:del>
    </w:p>
    <w:p w14:paraId="068E9228" w14:textId="3AB2D70F" w:rsidR="00DD0CBD" w:rsidRPr="009657E7" w:rsidDel="00B51DEB" w:rsidRDefault="00905858" w:rsidP="00B51DEB">
      <w:pPr>
        <w:ind w:left="2126"/>
        <w:rPr>
          <w:del w:id="212" w:author="Chataway, Francis [AU-AU]" w:date="2025-12-10T11:32:00Z"/>
          <w:szCs w:val="24"/>
        </w:rPr>
        <w:pPrChange w:id="213" w:author="Chataway, Francis [AU-AU]" w:date="2025-12-10T11:33:00Z">
          <w:pPr>
            <w:ind w:left="2126"/>
            <w:jc w:val="left"/>
          </w:pPr>
        </w:pPrChange>
      </w:pPr>
      <w:del w:id="214" w:author="Chataway, Francis [AU-AU]" w:date="2025-12-10T11:32:00Z">
        <w:r w:rsidRPr="009657E7" w:rsidDel="00B51DEB">
          <w:rPr>
            <w:szCs w:val="24"/>
          </w:rPr>
          <w:delText xml:space="preserve">(i) the </w:delText>
        </w:r>
        <w:r w:rsidDel="00B51DEB">
          <w:rPr>
            <w:szCs w:val="24"/>
          </w:rPr>
          <w:delText>authority</w:delText>
        </w:r>
        <w:r w:rsidRPr="009657E7" w:rsidDel="00B51DEB">
          <w:rPr>
            <w:szCs w:val="24"/>
          </w:rPr>
          <w:delText xml:space="preserve"> or companies owned by the </w:delText>
        </w:r>
        <w:r w:rsidDel="00B51DEB">
          <w:rPr>
            <w:szCs w:val="24"/>
          </w:rPr>
          <w:delText>authority</w:delText>
        </w:r>
        <w:r w:rsidR="000A6771" w:rsidDel="00B51DEB">
          <w:rPr>
            <w:szCs w:val="24"/>
          </w:rPr>
          <w:delText>,</w:delText>
        </w:r>
        <w:r w:rsidRPr="009657E7" w:rsidDel="00B51DEB">
          <w:rPr>
            <w:szCs w:val="24"/>
          </w:rPr>
          <w:delText xml:space="preserve"> or</w:delText>
        </w:r>
      </w:del>
    </w:p>
    <w:p w14:paraId="2689C381" w14:textId="14DACE70" w:rsidR="00DD0CBD" w:rsidDel="00B51DEB" w:rsidRDefault="00905858" w:rsidP="00B51DEB">
      <w:pPr>
        <w:ind w:left="2126"/>
        <w:rPr>
          <w:del w:id="215" w:author="Chataway, Francis [AU-AU]" w:date="2025-12-10T11:32:00Z"/>
          <w:szCs w:val="24"/>
        </w:rPr>
        <w:pPrChange w:id="216" w:author="Chataway, Francis [AU-AU]" w:date="2025-12-10T11:33:00Z">
          <w:pPr>
            <w:ind w:left="2126"/>
            <w:jc w:val="left"/>
          </w:pPr>
        </w:pPrChange>
      </w:pPr>
      <w:del w:id="217" w:author="Chataway, Francis [AU-AU]" w:date="2025-12-10T11:32:00Z">
        <w:r w:rsidRPr="009657E7" w:rsidDel="00B51DEB">
          <w:rPr>
            <w:szCs w:val="24"/>
          </w:rPr>
          <w:delText xml:space="preserve">(ii) persons acting on behalf of the </w:delText>
        </w:r>
        <w:r w:rsidDel="00B51DEB">
          <w:rPr>
            <w:szCs w:val="24"/>
          </w:rPr>
          <w:delText>authority</w:delText>
        </w:r>
        <w:r w:rsidRPr="009657E7" w:rsidDel="00B51DEB">
          <w:rPr>
            <w:szCs w:val="24"/>
          </w:rPr>
          <w:delText xml:space="preserve"> or of such companies</w:delText>
        </w:r>
        <w:r w:rsidDel="00B51DEB">
          <w:rPr>
            <w:szCs w:val="24"/>
          </w:rPr>
          <w:delText>.</w:delText>
        </w:r>
        <w:r w:rsidR="00DC3574" w:rsidRPr="00752F7A" w:rsidDel="00B51DEB">
          <w:rPr>
            <w:szCs w:val="24"/>
          </w:rPr>
          <w:delText>”</w:delText>
        </w:r>
      </w:del>
    </w:p>
    <w:p w14:paraId="0E1DF476" w14:textId="292E5B4E" w:rsidR="00DD0CBD" w:rsidRPr="00466221" w:rsidDel="00B51DEB" w:rsidRDefault="00DD0CBD" w:rsidP="00B51DEB">
      <w:pPr>
        <w:ind w:left="709"/>
        <w:rPr>
          <w:del w:id="218" w:author="Chataway, Francis [AU-AU]" w:date="2025-12-10T11:32:00Z"/>
          <w:szCs w:val="24"/>
        </w:rPr>
        <w:pPrChange w:id="219" w:author="Chataway, Francis [AU-AU]" w:date="2025-12-10T11:33:00Z">
          <w:pPr>
            <w:ind w:left="709"/>
            <w:jc w:val="left"/>
          </w:pPr>
        </w:pPrChange>
      </w:pPr>
    </w:p>
    <w:p w14:paraId="2E381DD6" w14:textId="551DCBE0" w:rsidR="00DD0CBD" w:rsidRPr="00466221" w:rsidDel="00B51DEB" w:rsidRDefault="00905858" w:rsidP="00B51DEB">
      <w:pPr>
        <w:ind w:left="709"/>
        <w:rPr>
          <w:del w:id="220" w:author="Chataway, Francis [AU-AU]" w:date="2025-12-10T11:32:00Z"/>
          <w:szCs w:val="24"/>
        </w:rPr>
        <w:pPrChange w:id="221" w:author="Chataway, Francis [AU-AU]" w:date="2025-12-10T11:33:00Z">
          <w:pPr>
            <w:ind w:left="709"/>
            <w:jc w:val="left"/>
          </w:pPr>
        </w:pPrChange>
      </w:pPr>
      <w:del w:id="222" w:author="Chataway, Francis [AU-AU]" w:date="2025-12-10T11:32:00Z">
        <w:r w:rsidDel="00B51DEB">
          <w:rPr>
            <w:szCs w:val="24"/>
          </w:rPr>
          <w:delText xml:space="preserve">(c) subsection (3) is renumbered </w:delText>
        </w:r>
        <w:r w:rsidRPr="00466221" w:rsidDel="00B51DEB">
          <w:rPr>
            <w:szCs w:val="24"/>
          </w:rPr>
          <w:delText>(4)</w:delText>
        </w:r>
        <w:r w:rsidDel="00B51DEB">
          <w:rPr>
            <w:szCs w:val="24"/>
          </w:rPr>
          <w:delText>.</w:delText>
        </w:r>
      </w:del>
    </w:p>
    <w:p w14:paraId="39DD5719" w14:textId="73232A5C" w:rsidR="00DD0CBD" w:rsidRPr="00466221" w:rsidDel="00B51DEB" w:rsidRDefault="00DD0CBD" w:rsidP="00B51DEB">
      <w:pPr>
        <w:ind w:left="709"/>
        <w:rPr>
          <w:del w:id="223" w:author="Chataway, Francis [AU-AU]" w:date="2025-12-10T11:32:00Z"/>
          <w:szCs w:val="24"/>
        </w:rPr>
        <w:pPrChange w:id="224" w:author="Chataway, Francis [AU-AU]" w:date="2025-12-10T11:33:00Z">
          <w:pPr>
            <w:ind w:left="709"/>
            <w:jc w:val="left"/>
          </w:pPr>
        </w:pPrChange>
      </w:pPr>
    </w:p>
    <w:p w14:paraId="59B203C1" w14:textId="271D1165" w:rsidR="00DD0CBD" w:rsidDel="00B51DEB" w:rsidRDefault="00DD0CBD" w:rsidP="00B51DEB">
      <w:pPr>
        <w:tabs>
          <w:tab w:val="clear" w:pos="709"/>
          <w:tab w:val="clear" w:pos="1418"/>
          <w:tab w:val="clear" w:pos="2126"/>
          <w:tab w:val="clear" w:pos="2835"/>
          <w:tab w:val="clear" w:pos="3544"/>
          <w:tab w:val="clear" w:pos="4253"/>
          <w:tab w:val="clear" w:pos="4961"/>
          <w:tab w:val="clear" w:pos="5670"/>
        </w:tabs>
        <w:spacing w:after="13" w:line="248" w:lineRule="auto"/>
        <w:ind w:firstLine="720"/>
        <w:rPr>
          <w:del w:id="225" w:author="Chataway, Francis [AU-AU]" w:date="2025-12-10T11:32:00Z"/>
          <w:szCs w:val="24"/>
        </w:rPr>
        <w:pPrChange w:id="226" w:author="Chataway, Francis [AU-AU]" w:date="2025-12-10T11:33:00Z">
          <w:pPr>
            <w:tabs>
              <w:tab w:val="clear" w:pos="709"/>
              <w:tab w:val="clear" w:pos="1418"/>
              <w:tab w:val="clear" w:pos="2126"/>
              <w:tab w:val="clear" w:pos="2835"/>
              <w:tab w:val="clear" w:pos="3544"/>
              <w:tab w:val="clear" w:pos="4253"/>
              <w:tab w:val="clear" w:pos="4961"/>
              <w:tab w:val="clear" w:pos="5670"/>
            </w:tabs>
            <w:spacing w:after="13" w:line="248" w:lineRule="auto"/>
            <w:ind w:firstLine="720"/>
            <w:jc w:val="left"/>
          </w:pPr>
        </w:pPrChange>
      </w:pPr>
    </w:p>
    <w:p w14:paraId="5157592B" w14:textId="0118F3D1" w:rsidR="0065002A" w:rsidRPr="00752F7A" w:rsidDel="00B51DEB" w:rsidRDefault="00905858" w:rsidP="00B51DEB">
      <w:pPr>
        <w:tabs>
          <w:tab w:val="clear" w:pos="709"/>
          <w:tab w:val="clear" w:pos="1418"/>
          <w:tab w:val="clear" w:pos="2126"/>
          <w:tab w:val="clear" w:pos="2835"/>
          <w:tab w:val="clear" w:pos="3544"/>
          <w:tab w:val="clear" w:pos="4253"/>
          <w:tab w:val="clear" w:pos="4961"/>
          <w:tab w:val="clear" w:pos="5670"/>
        </w:tabs>
        <w:spacing w:line="259" w:lineRule="auto"/>
        <w:rPr>
          <w:del w:id="227" w:author="Chataway, Francis [AU-AU]" w:date="2025-12-10T11:32:00Z"/>
          <w:rStyle w:val="legds"/>
          <w:b/>
          <w:bCs/>
          <w:szCs w:val="24"/>
        </w:rPr>
        <w:pPrChange w:id="228" w:author="Chataway, Francis [AU-AU]" w:date="2025-12-10T11:33:00Z">
          <w:pPr>
            <w:tabs>
              <w:tab w:val="clear" w:pos="709"/>
              <w:tab w:val="clear" w:pos="1418"/>
              <w:tab w:val="clear" w:pos="2126"/>
              <w:tab w:val="clear" w:pos="2835"/>
              <w:tab w:val="clear" w:pos="3544"/>
              <w:tab w:val="clear" w:pos="4253"/>
              <w:tab w:val="clear" w:pos="4961"/>
              <w:tab w:val="clear" w:pos="5670"/>
            </w:tabs>
            <w:spacing w:line="259" w:lineRule="auto"/>
            <w:jc w:val="left"/>
          </w:pPr>
        </w:pPrChange>
      </w:pPr>
      <w:del w:id="229" w:author="Chataway, Francis [AU-AU]" w:date="2025-12-10T11:32:00Z">
        <w:r w:rsidDel="00B51DEB">
          <w:rPr>
            <w:rStyle w:val="legds"/>
            <w:b/>
            <w:bCs/>
            <w:szCs w:val="24"/>
          </w:rPr>
          <w:delText>4</w:delText>
        </w:r>
        <w:r w:rsidR="00834FF4" w:rsidRPr="00752F7A" w:rsidDel="00B51DEB">
          <w:rPr>
            <w:rStyle w:val="legds"/>
            <w:szCs w:val="24"/>
          </w:rPr>
          <w:tab/>
        </w:r>
        <w:r w:rsidRPr="00752F7A" w:rsidDel="00B51DEB">
          <w:rPr>
            <w:rStyle w:val="legds"/>
            <w:b/>
            <w:bCs/>
            <w:szCs w:val="24"/>
          </w:rPr>
          <w:delText>Reports on section 5 power</w:delText>
        </w:r>
      </w:del>
    </w:p>
    <w:p w14:paraId="2C2D8D95" w14:textId="354E37CC" w:rsidR="00554861" w:rsidDel="00B51DEB" w:rsidRDefault="00554861" w:rsidP="00B51DEB">
      <w:pPr>
        <w:tabs>
          <w:tab w:val="clear" w:pos="709"/>
          <w:tab w:val="clear" w:pos="1418"/>
          <w:tab w:val="clear" w:pos="2126"/>
          <w:tab w:val="clear" w:pos="2835"/>
          <w:tab w:val="clear" w:pos="3544"/>
          <w:tab w:val="clear" w:pos="4253"/>
          <w:tab w:val="clear" w:pos="4961"/>
          <w:tab w:val="clear" w:pos="5670"/>
        </w:tabs>
        <w:spacing w:line="259" w:lineRule="auto"/>
        <w:ind w:firstLine="720"/>
        <w:rPr>
          <w:del w:id="230" w:author="Chataway, Francis [AU-AU]" w:date="2025-12-10T11:32:00Z"/>
          <w:rStyle w:val="legds"/>
          <w:szCs w:val="24"/>
        </w:rPr>
        <w:pPrChange w:id="231" w:author="Chataway, Francis [AU-AU]" w:date="2025-12-10T11:33:00Z">
          <w:pPr>
            <w:tabs>
              <w:tab w:val="clear" w:pos="709"/>
              <w:tab w:val="clear" w:pos="1418"/>
              <w:tab w:val="clear" w:pos="2126"/>
              <w:tab w:val="clear" w:pos="2835"/>
              <w:tab w:val="clear" w:pos="3544"/>
              <w:tab w:val="clear" w:pos="4253"/>
              <w:tab w:val="clear" w:pos="4961"/>
              <w:tab w:val="clear" w:pos="5670"/>
            </w:tabs>
            <w:spacing w:line="259" w:lineRule="auto"/>
            <w:ind w:firstLine="720"/>
            <w:jc w:val="left"/>
          </w:pPr>
        </w:pPrChange>
      </w:pPr>
    </w:p>
    <w:p w14:paraId="163EE62B" w14:textId="6D0EEE67" w:rsidR="004F3F34" w:rsidRPr="00752F7A" w:rsidDel="00B51DEB" w:rsidRDefault="00905858" w:rsidP="00B51DEB">
      <w:pPr>
        <w:tabs>
          <w:tab w:val="clear" w:pos="709"/>
          <w:tab w:val="clear" w:pos="1418"/>
          <w:tab w:val="clear" w:pos="2126"/>
          <w:tab w:val="clear" w:pos="2835"/>
          <w:tab w:val="clear" w:pos="3544"/>
          <w:tab w:val="clear" w:pos="4253"/>
          <w:tab w:val="clear" w:pos="4961"/>
          <w:tab w:val="clear" w:pos="5670"/>
        </w:tabs>
        <w:spacing w:line="259" w:lineRule="auto"/>
        <w:ind w:firstLine="720"/>
        <w:rPr>
          <w:del w:id="232" w:author="Chataway, Francis [AU-AU]" w:date="2025-12-10T11:32:00Z"/>
          <w:rStyle w:val="legds"/>
          <w:szCs w:val="24"/>
        </w:rPr>
        <w:pPrChange w:id="233" w:author="Chataway, Francis [AU-AU]" w:date="2025-12-10T11:33:00Z">
          <w:pPr>
            <w:tabs>
              <w:tab w:val="clear" w:pos="709"/>
              <w:tab w:val="clear" w:pos="1418"/>
              <w:tab w:val="clear" w:pos="2126"/>
              <w:tab w:val="clear" w:pos="2835"/>
              <w:tab w:val="clear" w:pos="3544"/>
              <w:tab w:val="clear" w:pos="4253"/>
              <w:tab w:val="clear" w:pos="4961"/>
              <w:tab w:val="clear" w:pos="5670"/>
            </w:tabs>
            <w:spacing w:line="259" w:lineRule="auto"/>
            <w:ind w:firstLine="720"/>
            <w:jc w:val="left"/>
          </w:pPr>
        </w:pPrChange>
      </w:pPr>
      <w:del w:id="234" w:author="Chataway, Francis [AU-AU]" w:date="2025-12-10T11:32:00Z">
        <w:r w:rsidRPr="00752F7A" w:rsidDel="00B51DEB">
          <w:rPr>
            <w:rStyle w:val="legds"/>
            <w:szCs w:val="24"/>
          </w:rPr>
          <w:delText xml:space="preserve">In section 7A </w:delText>
        </w:r>
        <w:r w:rsidR="00B96242" w:rsidDel="00B51DEB">
          <w:rPr>
            <w:rStyle w:val="legds"/>
            <w:szCs w:val="24"/>
          </w:rPr>
          <w:delText>(r</w:delText>
        </w:r>
        <w:r w:rsidRPr="00752F7A" w:rsidDel="00B51DEB">
          <w:rPr>
            <w:rStyle w:val="legds"/>
            <w:szCs w:val="24"/>
          </w:rPr>
          <w:delText>eports on section 5 power</w:delText>
        </w:r>
        <w:r w:rsidR="00B96242" w:rsidDel="00B51DEB">
          <w:rPr>
            <w:rStyle w:val="legds"/>
            <w:szCs w:val="24"/>
          </w:rPr>
          <w:delText>)</w:delText>
        </w:r>
        <w:r w:rsidR="006A43F4" w:rsidDel="00B51DEB">
          <w:rPr>
            <w:rStyle w:val="legds"/>
            <w:szCs w:val="24"/>
          </w:rPr>
          <w:delText xml:space="preserve"> of the FOI Act</w:delText>
        </w:r>
        <w:r w:rsidR="00E6545E" w:rsidRPr="00752F7A" w:rsidDel="00B51DEB">
          <w:rPr>
            <w:szCs w:val="24"/>
          </w:rPr>
          <w:delText>—</w:delText>
        </w:r>
        <w:r w:rsidRPr="00752F7A" w:rsidDel="00B51DEB">
          <w:rPr>
            <w:rStyle w:val="legds"/>
            <w:szCs w:val="24"/>
          </w:rPr>
          <w:delText xml:space="preserve"> </w:delText>
        </w:r>
      </w:del>
    </w:p>
    <w:p w14:paraId="0286CBBE" w14:textId="70DCE83D" w:rsidR="00554861" w:rsidDel="00B51DEB" w:rsidRDefault="00554861" w:rsidP="00B51DEB">
      <w:pPr>
        <w:tabs>
          <w:tab w:val="clear" w:pos="709"/>
          <w:tab w:val="clear" w:pos="1418"/>
          <w:tab w:val="clear" w:pos="2126"/>
          <w:tab w:val="clear" w:pos="2835"/>
          <w:tab w:val="clear" w:pos="3544"/>
          <w:tab w:val="clear" w:pos="4253"/>
          <w:tab w:val="clear" w:pos="4961"/>
          <w:tab w:val="clear" w:pos="5670"/>
        </w:tabs>
        <w:spacing w:line="259" w:lineRule="auto"/>
        <w:ind w:firstLine="720"/>
        <w:rPr>
          <w:del w:id="235" w:author="Chataway, Francis [AU-AU]" w:date="2025-12-10T11:32:00Z"/>
          <w:rStyle w:val="legds"/>
          <w:szCs w:val="24"/>
        </w:rPr>
        <w:pPrChange w:id="236" w:author="Chataway, Francis [AU-AU]" w:date="2025-12-10T11:33:00Z">
          <w:pPr>
            <w:tabs>
              <w:tab w:val="clear" w:pos="709"/>
              <w:tab w:val="clear" w:pos="1418"/>
              <w:tab w:val="clear" w:pos="2126"/>
              <w:tab w:val="clear" w:pos="2835"/>
              <w:tab w:val="clear" w:pos="3544"/>
              <w:tab w:val="clear" w:pos="4253"/>
              <w:tab w:val="clear" w:pos="4961"/>
              <w:tab w:val="clear" w:pos="5670"/>
            </w:tabs>
            <w:spacing w:line="259" w:lineRule="auto"/>
            <w:ind w:firstLine="720"/>
            <w:jc w:val="left"/>
          </w:pPr>
        </w:pPrChange>
      </w:pPr>
    </w:p>
    <w:p w14:paraId="7822481E" w14:textId="16D5475D" w:rsidR="00A4054D" w:rsidRPr="00E73ACF" w:rsidDel="00B51DEB" w:rsidRDefault="00905858" w:rsidP="00B51DEB">
      <w:pPr>
        <w:tabs>
          <w:tab w:val="clear" w:pos="709"/>
          <w:tab w:val="clear" w:pos="1418"/>
          <w:tab w:val="clear" w:pos="2126"/>
          <w:tab w:val="clear" w:pos="2835"/>
          <w:tab w:val="clear" w:pos="3544"/>
          <w:tab w:val="clear" w:pos="4253"/>
          <w:tab w:val="clear" w:pos="4961"/>
          <w:tab w:val="clear" w:pos="5670"/>
        </w:tabs>
        <w:spacing w:line="259" w:lineRule="auto"/>
        <w:ind w:firstLine="720"/>
        <w:rPr>
          <w:del w:id="237" w:author="Chataway, Francis [AU-AU]" w:date="2025-12-10T11:32:00Z"/>
          <w:rStyle w:val="legds"/>
          <w:szCs w:val="24"/>
        </w:rPr>
        <w:pPrChange w:id="238" w:author="Chataway, Francis [AU-AU]" w:date="2025-12-10T11:33:00Z">
          <w:pPr>
            <w:tabs>
              <w:tab w:val="clear" w:pos="709"/>
              <w:tab w:val="clear" w:pos="1418"/>
              <w:tab w:val="clear" w:pos="2126"/>
              <w:tab w:val="clear" w:pos="2835"/>
              <w:tab w:val="clear" w:pos="3544"/>
              <w:tab w:val="clear" w:pos="4253"/>
              <w:tab w:val="clear" w:pos="4961"/>
              <w:tab w:val="clear" w:pos="5670"/>
            </w:tabs>
            <w:spacing w:line="259" w:lineRule="auto"/>
            <w:ind w:firstLine="720"/>
            <w:jc w:val="left"/>
          </w:pPr>
        </w:pPrChange>
      </w:pPr>
      <w:del w:id="239" w:author="Chataway, Francis [AU-AU]" w:date="2025-12-10T11:32:00Z">
        <w:r w:rsidDel="00B51DEB">
          <w:rPr>
            <w:rStyle w:val="legds"/>
            <w:szCs w:val="24"/>
          </w:rPr>
          <w:delText xml:space="preserve">(a) </w:delText>
        </w:r>
        <w:r w:rsidR="00B96242" w:rsidRPr="00E73ACF" w:rsidDel="00B51DEB">
          <w:rPr>
            <w:rStyle w:val="legds"/>
            <w:szCs w:val="24"/>
          </w:rPr>
          <w:delText xml:space="preserve">For </w:delText>
        </w:r>
        <w:r w:rsidRPr="00E73ACF" w:rsidDel="00B51DEB">
          <w:rPr>
            <w:rStyle w:val="legds"/>
            <w:szCs w:val="24"/>
          </w:rPr>
          <w:delText xml:space="preserve">subsection (1) </w:delText>
        </w:r>
        <w:r w:rsidR="00B96242" w:rsidRPr="00E73ACF" w:rsidDel="00B51DEB">
          <w:rPr>
            <w:rStyle w:val="legds"/>
            <w:szCs w:val="24"/>
          </w:rPr>
          <w:delText>substitute</w:delText>
        </w:r>
        <w:r w:rsidR="00FA74DB" w:rsidRPr="00E73ACF" w:rsidDel="00B51DEB">
          <w:rPr>
            <w:szCs w:val="24"/>
          </w:rPr>
          <w:delText>—</w:delText>
        </w:r>
      </w:del>
    </w:p>
    <w:p w14:paraId="35D1BA25" w14:textId="0F1F7C0D" w:rsidR="00554861" w:rsidDel="00B51DEB" w:rsidRDefault="00554861" w:rsidP="00B51DEB">
      <w:pPr>
        <w:tabs>
          <w:tab w:val="clear" w:pos="709"/>
          <w:tab w:val="clear" w:pos="1418"/>
          <w:tab w:val="clear" w:pos="2126"/>
          <w:tab w:val="clear" w:pos="2835"/>
          <w:tab w:val="clear" w:pos="3544"/>
          <w:tab w:val="clear" w:pos="4253"/>
          <w:tab w:val="clear" w:pos="4961"/>
          <w:tab w:val="clear" w:pos="5670"/>
        </w:tabs>
        <w:spacing w:line="259" w:lineRule="auto"/>
        <w:ind w:left="720"/>
        <w:rPr>
          <w:del w:id="240" w:author="Chataway, Francis [AU-AU]" w:date="2025-12-10T11:32:00Z"/>
          <w:rStyle w:val="legds"/>
          <w:szCs w:val="24"/>
        </w:rPr>
        <w:pPrChange w:id="241" w:author="Chataway, Francis [AU-AU]" w:date="2025-12-10T11:33:00Z">
          <w:pPr>
            <w:tabs>
              <w:tab w:val="clear" w:pos="709"/>
              <w:tab w:val="clear" w:pos="1418"/>
              <w:tab w:val="clear" w:pos="2126"/>
              <w:tab w:val="clear" w:pos="2835"/>
              <w:tab w:val="clear" w:pos="3544"/>
              <w:tab w:val="clear" w:pos="4253"/>
              <w:tab w:val="clear" w:pos="4961"/>
              <w:tab w:val="clear" w:pos="5670"/>
            </w:tabs>
            <w:spacing w:line="259" w:lineRule="auto"/>
            <w:ind w:left="720"/>
            <w:jc w:val="left"/>
          </w:pPr>
        </w:pPrChange>
      </w:pPr>
    </w:p>
    <w:p w14:paraId="60E89E54" w14:textId="13D5144C" w:rsidR="00A4054D" w:rsidDel="00B51DEB" w:rsidRDefault="00905858" w:rsidP="00B51DEB">
      <w:pPr>
        <w:tabs>
          <w:tab w:val="clear" w:pos="709"/>
          <w:tab w:val="clear" w:pos="1418"/>
          <w:tab w:val="clear" w:pos="2126"/>
          <w:tab w:val="clear" w:pos="2835"/>
          <w:tab w:val="clear" w:pos="3544"/>
          <w:tab w:val="clear" w:pos="4253"/>
          <w:tab w:val="clear" w:pos="4961"/>
          <w:tab w:val="clear" w:pos="5670"/>
        </w:tabs>
        <w:spacing w:line="259" w:lineRule="auto"/>
        <w:ind w:left="720"/>
        <w:rPr>
          <w:del w:id="242" w:author="Chataway, Francis [AU-AU]" w:date="2025-12-10T11:32:00Z"/>
          <w:rStyle w:val="legds"/>
          <w:szCs w:val="24"/>
        </w:rPr>
        <w:pPrChange w:id="243" w:author="Chataway, Francis [AU-AU]" w:date="2025-12-10T11:33:00Z">
          <w:pPr>
            <w:tabs>
              <w:tab w:val="clear" w:pos="709"/>
              <w:tab w:val="clear" w:pos="1418"/>
              <w:tab w:val="clear" w:pos="2126"/>
              <w:tab w:val="clear" w:pos="2835"/>
              <w:tab w:val="clear" w:pos="3544"/>
              <w:tab w:val="clear" w:pos="4253"/>
              <w:tab w:val="clear" w:pos="4961"/>
              <w:tab w:val="clear" w:pos="5670"/>
            </w:tabs>
            <w:spacing w:line="259" w:lineRule="auto"/>
            <w:ind w:left="720"/>
            <w:jc w:val="left"/>
          </w:pPr>
        </w:pPrChange>
      </w:pPr>
      <w:del w:id="244" w:author="Chataway, Francis [AU-AU]" w:date="2025-12-10T11:32:00Z">
        <w:r w:rsidRPr="00752F7A" w:rsidDel="00B51DEB">
          <w:rPr>
            <w:rStyle w:val="legds"/>
            <w:szCs w:val="24"/>
          </w:rPr>
          <w:delText xml:space="preserve">“(1) The Scottish Ministers must consider the exercise of the section 5 power during the </w:delText>
        </w:r>
        <w:r w:rsidR="00E73ACF" w:rsidDel="00B51DEB">
          <w:rPr>
            <w:rStyle w:val="legds"/>
            <w:szCs w:val="24"/>
          </w:rPr>
          <w:delText xml:space="preserve">reporting </w:delText>
        </w:r>
        <w:r w:rsidRPr="00752F7A" w:rsidDel="00B51DEB">
          <w:rPr>
            <w:rStyle w:val="legds"/>
            <w:szCs w:val="24"/>
          </w:rPr>
          <w:delText>period and, in accordance with this section, lay before Parliament reports about the exercise of the section 5 power.”</w:delText>
        </w:r>
      </w:del>
    </w:p>
    <w:p w14:paraId="79BA6F18" w14:textId="707853D0" w:rsidR="006A43F4" w:rsidDel="00B51DEB" w:rsidRDefault="006A43F4" w:rsidP="00B51DEB">
      <w:pPr>
        <w:tabs>
          <w:tab w:val="clear" w:pos="709"/>
          <w:tab w:val="clear" w:pos="1418"/>
          <w:tab w:val="clear" w:pos="2126"/>
          <w:tab w:val="clear" w:pos="2835"/>
          <w:tab w:val="clear" w:pos="3544"/>
          <w:tab w:val="clear" w:pos="4253"/>
          <w:tab w:val="clear" w:pos="4961"/>
          <w:tab w:val="clear" w:pos="5670"/>
        </w:tabs>
        <w:ind w:left="720"/>
        <w:rPr>
          <w:del w:id="245" w:author="Chataway, Francis [AU-AU]" w:date="2025-12-10T11:32:00Z"/>
          <w:rStyle w:val="legds"/>
          <w:szCs w:val="24"/>
        </w:rPr>
        <w:pPrChange w:id="246" w:author="Chataway, Francis [AU-AU]" w:date="2025-12-10T11:33:00Z">
          <w:pPr>
            <w:tabs>
              <w:tab w:val="clear" w:pos="709"/>
              <w:tab w:val="clear" w:pos="1418"/>
              <w:tab w:val="clear" w:pos="2126"/>
              <w:tab w:val="clear" w:pos="2835"/>
              <w:tab w:val="clear" w:pos="3544"/>
              <w:tab w:val="clear" w:pos="4253"/>
              <w:tab w:val="clear" w:pos="4961"/>
              <w:tab w:val="clear" w:pos="5670"/>
            </w:tabs>
            <w:ind w:left="720"/>
            <w:jc w:val="left"/>
          </w:pPr>
        </w:pPrChange>
      </w:pPr>
    </w:p>
    <w:p w14:paraId="5D4C87D2" w14:textId="186D9860" w:rsidR="00E97FD9" w:rsidRPr="00E73ACF" w:rsidDel="00B51DEB" w:rsidRDefault="00905858" w:rsidP="00B51DEB">
      <w:pPr>
        <w:tabs>
          <w:tab w:val="clear" w:pos="709"/>
          <w:tab w:val="clear" w:pos="1418"/>
          <w:tab w:val="clear" w:pos="2126"/>
          <w:tab w:val="clear" w:pos="2835"/>
          <w:tab w:val="clear" w:pos="3544"/>
          <w:tab w:val="clear" w:pos="4253"/>
          <w:tab w:val="clear" w:pos="4961"/>
          <w:tab w:val="clear" w:pos="5670"/>
        </w:tabs>
        <w:spacing w:line="259" w:lineRule="auto"/>
        <w:ind w:left="720"/>
        <w:rPr>
          <w:del w:id="247" w:author="Chataway, Francis [AU-AU]" w:date="2025-12-10T11:32:00Z"/>
          <w:rStyle w:val="legds"/>
          <w:szCs w:val="24"/>
        </w:rPr>
        <w:pPrChange w:id="248" w:author="Chataway, Francis [AU-AU]" w:date="2025-12-10T11:33:00Z">
          <w:pPr>
            <w:tabs>
              <w:tab w:val="clear" w:pos="709"/>
              <w:tab w:val="clear" w:pos="1418"/>
              <w:tab w:val="clear" w:pos="2126"/>
              <w:tab w:val="clear" w:pos="2835"/>
              <w:tab w:val="clear" w:pos="3544"/>
              <w:tab w:val="clear" w:pos="4253"/>
              <w:tab w:val="clear" w:pos="4961"/>
              <w:tab w:val="clear" w:pos="5670"/>
            </w:tabs>
            <w:spacing w:line="259" w:lineRule="auto"/>
            <w:ind w:left="720"/>
            <w:jc w:val="left"/>
          </w:pPr>
        </w:pPrChange>
      </w:pPr>
      <w:del w:id="249" w:author="Chataway, Francis [AU-AU]" w:date="2025-12-10T11:32:00Z">
        <w:r w:rsidDel="00B51DEB">
          <w:rPr>
            <w:rStyle w:val="legds"/>
            <w:szCs w:val="24"/>
          </w:rPr>
          <w:delText xml:space="preserve">(b) </w:delText>
        </w:r>
        <w:r w:rsidR="00B96242" w:rsidRPr="00E73ACF" w:rsidDel="00B51DEB">
          <w:rPr>
            <w:rStyle w:val="legds"/>
            <w:szCs w:val="24"/>
          </w:rPr>
          <w:delText>a</w:delText>
        </w:r>
        <w:r w:rsidR="00834FF4" w:rsidRPr="00E73ACF" w:rsidDel="00B51DEB">
          <w:rPr>
            <w:rStyle w:val="legds"/>
            <w:szCs w:val="24"/>
          </w:rPr>
          <w:delText xml:space="preserve">fter </w:delText>
        </w:r>
        <w:r w:rsidR="00514BD7" w:rsidRPr="00E73ACF" w:rsidDel="00B51DEB">
          <w:rPr>
            <w:rStyle w:val="legds"/>
            <w:szCs w:val="24"/>
          </w:rPr>
          <w:delText xml:space="preserve">subsection </w:delText>
        </w:r>
        <w:r w:rsidR="00B828C2" w:rsidRPr="00E73ACF" w:rsidDel="00B51DEB">
          <w:rPr>
            <w:rStyle w:val="legds"/>
            <w:szCs w:val="24"/>
          </w:rPr>
          <w:delText>(</w:delText>
        </w:r>
        <w:r w:rsidR="00514BD7" w:rsidRPr="00E73ACF" w:rsidDel="00B51DEB">
          <w:rPr>
            <w:rStyle w:val="legds"/>
            <w:szCs w:val="24"/>
          </w:rPr>
          <w:delText>6</w:delText>
        </w:r>
        <w:r w:rsidR="00B828C2" w:rsidRPr="00E73ACF" w:rsidDel="00B51DEB">
          <w:rPr>
            <w:rStyle w:val="legds"/>
            <w:szCs w:val="24"/>
          </w:rPr>
          <w:delText>)</w:delText>
        </w:r>
        <w:r w:rsidR="002622BA" w:rsidRPr="00E73ACF" w:rsidDel="00B51DEB">
          <w:rPr>
            <w:rStyle w:val="legds"/>
            <w:szCs w:val="24"/>
          </w:rPr>
          <w:delText xml:space="preserve"> insert</w:delText>
        </w:r>
        <w:r w:rsidR="00E6545E" w:rsidRPr="00E73ACF" w:rsidDel="00B51DEB">
          <w:rPr>
            <w:szCs w:val="24"/>
          </w:rPr>
          <w:delText>—</w:delText>
        </w:r>
      </w:del>
    </w:p>
    <w:p w14:paraId="6FD1D9C0" w14:textId="3F7B6B20" w:rsidR="00554861" w:rsidDel="00B51DEB" w:rsidRDefault="00554861" w:rsidP="00B51DEB">
      <w:pPr>
        <w:tabs>
          <w:tab w:val="clear" w:pos="709"/>
          <w:tab w:val="clear" w:pos="1418"/>
          <w:tab w:val="clear" w:pos="2126"/>
          <w:tab w:val="clear" w:pos="2835"/>
          <w:tab w:val="clear" w:pos="3544"/>
          <w:tab w:val="clear" w:pos="4253"/>
          <w:tab w:val="clear" w:pos="4961"/>
          <w:tab w:val="clear" w:pos="5670"/>
        </w:tabs>
        <w:spacing w:line="259" w:lineRule="auto"/>
        <w:ind w:left="720"/>
        <w:rPr>
          <w:del w:id="250" w:author="Chataway, Francis [AU-AU]" w:date="2025-12-10T11:32:00Z"/>
          <w:rStyle w:val="legds"/>
        </w:rPr>
        <w:pPrChange w:id="251" w:author="Chataway, Francis [AU-AU]" w:date="2025-12-10T11:33:00Z">
          <w:pPr>
            <w:tabs>
              <w:tab w:val="clear" w:pos="709"/>
              <w:tab w:val="clear" w:pos="1418"/>
              <w:tab w:val="clear" w:pos="2126"/>
              <w:tab w:val="clear" w:pos="2835"/>
              <w:tab w:val="clear" w:pos="3544"/>
              <w:tab w:val="clear" w:pos="4253"/>
              <w:tab w:val="clear" w:pos="4961"/>
              <w:tab w:val="clear" w:pos="5670"/>
            </w:tabs>
            <w:spacing w:line="259" w:lineRule="auto"/>
            <w:ind w:left="720"/>
            <w:jc w:val="left"/>
          </w:pPr>
        </w:pPrChange>
      </w:pPr>
    </w:p>
    <w:p w14:paraId="1D6C8225" w14:textId="6A0B69BD" w:rsidR="009D7649" w:rsidRPr="009D7649" w:rsidDel="00B51DEB" w:rsidRDefault="00905858" w:rsidP="00B51DEB">
      <w:pPr>
        <w:tabs>
          <w:tab w:val="clear" w:pos="709"/>
          <w:tab w:val="clear" w:pos="1418"/>
          <w:tab w:val="clear" w:pos="2126"/>
          <w:tab w:val="clear" w:pos="2835"/>
          <w:tab w:val="clear" w:pos="3544"/>
          <w:tab w:val="clear" w:pos="4253"/>
          <w:tab w:val="clear" w:pos="4961"/>
          <w:tab w:val="clear" w:pos="5670"/>
        </w:tabs>
        <w:spacing w:line="259" w:lineRule="auto"/>
        <w:ind w:left="720"/>
        <w:rPr>
          <w:del w:id="252" w:author="Chataway, Francis [AU-AU]" w:date="2025-12-10T11:32:00Z"/>
          <w:szCs w:val="24"/>
        </w:rPr>
        <w:pPrChange w:id="253" w:author="Chataway, Francis [AU-AU]" w:date="2025-12-10T11:33:00Z">
          <w:pPr>
            <w:tabs>
              <w:tab w:val="clear" w:pos="709"/>
              <w:tab w:val="clear" w:pos="1418"/>
              <w:tab w:val="clear" w:pos="2126"/>
              <w:tab w:val="clear" w:pos="2835"/>
              <w:tab w:val="clear" w:pos="3544"/>
              <w:tab w:val="clear" w:pos="4253"/>
              <w:tab w:val="clear" w:pos="4961"/>
              <w:tab w:val="clear" w:pos="5670"/>
            </w:tabs>
            <w:spacing w:line="259" w:lineRule="auto"/>
            <w:ind w:left="720"/>
            <w:jc w:val="left"/>
          </w:pPr>
        </w:pPrChange>
      </w:pPr>
      <w:del w:id="254" w:author="Chataway, Francis [AU-AU]" w:date="2025-12-10T11:32:00Z">
        <w:r w:rsidRPr="009D7649" w:rsidDel="00B51DEB">
          <w:rPr>
            <w:rStyle w:val="legds"/>
          </w:rPr>
          <w:delText xml:space="preserve">“(7) </w:delText>
        </w:r>
        <w:r w:rsidRPr="00554861" w:rsidDel="00B51DEB">
          <w:rPr>
            <w:rStyle w:val="legds"/>
          </w:rPr>
          <w:delText>Within twenty sitting days of the report being laid</w:delText>
        </w:r>
        <w:r w:rsidRPr="009D7649" w:rsidDel="00B51DEB">
          <w:rPr>
            <w:szCs w:val="24"/>
          </w:rPr>
          <w:delText>—</w:delText>
        </w:r>
      </w:del>
    </w:p>
    <w:p w14:paraId="1B09825F" w14:textId="14A2A1D6" w:rsidR="009D7649" w:rsidRPr="00554861" w:rsidDel="00B51DEB" w:rsidRDefault="00905858" w:rsidP="00B51DEB">
      <w:pPr>
        <w:tabs>
          <w:tab w:val="clear" w:pos="709"/>
          <w:tab w:val="clear" w:pos="1418"/>
          <w:tab w:val="clear" w:pos="2126"/>
          <w:tab w:val="clear" w:pos="2835"/>
          <w:tab w:val="clear" w:pos="3544"/>
          <w:tab w:val="clear" w:pos="4253"/>
          <w:tab w:val="clear" w:pos="4961"/>
          <w:tab w:val="clear" w:pos="5670"/>
        </w:tabs>
        <w:spacing w:line="259" w:lineRule="auto"/>
        <w:ind w:left="720" w:firstLine="360"/>
        <w:rPr>
          <w:del w:id="255" w:author="Chataway, Francis [AU-AU]" w:date="2025-12-10T11:32:00Z"/>
          <w:rStyle w:val="legds"/>
        </w:rPr>
        <w:pPrChange w:id="256" w:author="Chataway, Francis [AU-AU]" w:date="2025-12-10T11:33:00Z">
          <w:pPr>
            <w:tabs>
              <w:tab w:val="clear" w:pos="709"/>
              <w:tab w:val="clear" w:pos="1418"/>
              <w:tab w:val="clear" w:pos="2126"/>
              <w:tab w:val="clear" w:pos="2835"/>
              <w:tab w:val="clear" w:pos="3544"/>
              <w:tab w:val="clear" w:pos="4253"/>
              <w:tab w:val="clear" w:pos="4961"/>
              <w:tab w:val="clear" w:pos="5670"/>
            </w:tabs>
            <w:spacing w:line="259" w:lineRule="auto"/>
            <w:ind w:left="720" w:firstLine="360"/>
            <w:jc w:val="left"/>
          </w:pPr>
        </w:pPrChange>
      </w:pPr>
      <w:del w:id="257" w:author="Chataway, Francis [AU-AU]" w:date="2025-12-10T11:32:00Z">
        <w:r w:rsidRPr="009D7649" w:rsidDel="00B51DEB">
          <w:rPr>
            <w:szCs w:val="24"/>
          </w:rPr>
          <w:delText>(a) the report</w:delText>
        </w:r>
        <w:r w:rsidRPr="00554861" w:rsidDel="00B51DEB">
          <w:rPr>
            <w:rStyle w:val="legds"/>
          </w:rPr>
          <w:delText xml:space="preserve"> </w:delText>
        </w:r>
        <w:r w:rsidR="00DA7D27" w:rsidRPr="009D7649" w:rsidDel="00B51DEB">
          <w:rPr>
            <w:rStyle w:val="legds"/>
          </w:rPr>
          <w:delText xml:space="preserve">must </w:delText>
        </w:r>
        <w:r w:rsidR="00514BD7" w:rsidRPr="009D7649" w:rsidDel="00B51DEB">
          <w:rPr>
            <w:rStyle w:val="legds"/>
          </w:rPr>
          <w:delText xml:space="preserve">be debated by </w:delText>
        </w:r>
        <w:r w:rsidR="00BE4BA9" w:rsidRPr="00554861" w:rsidDel="00B51DEB">
          <w:rPr>
            <w:rStyle w:val="legds"/>
          </w:rPr>
          <w:delText xml:space="preserve">the </w:delText>
        </w:r>
        <w:r w:rsidR="00514BD7" w:rsidRPr="009D7649" w:rsidDel="00B51DEB">
          <w:rPr>
            <w:rStyle w:val="legds"/>
          </w:rPr>
          <w:delText>Parliament</w:delText>
        </w:r>
        <w:r w:rsidRPr="00554861" w:rsidDel="00B51DEB">
          <w:rPr>
            <w:rStyle w:val="legds"/>
          </w:rPr>
          <w:delText>, and</w:delText>
        </w:r>
      </w:del>
    </w:p>
    <w:p w14:paraId="7EF62E43" w14:textId="71FB553B" w:rsidR="00BE4BA9" w:rsidRPr="00554861" w:rsidDel="00B51DEB" w:rsidRDefault="00905858" w:rsidP="00B51DEB">
      <w:pPr>
        <w:tabs>
          <w:tab w:val="clear" w:pos="709"/>
          <w:tab w:val="clear" w:pos="1418"/>
          <w:tab w:val="clear" w:pos="2126"/>
          <w:tab w:val="clear" w:pos="2835"/>
          <w:tab w:val="clear" w:pos="3544"/>
          <w:tab w:val="clear" w:pos="4253"/>
          <w:tab w:val="clear" w:pos="4961"/>
          <w:tab w:val="clear" w:pos="5670"/>
        </w:tabs>
        <w:spacing w:line="259" w:lineRule="auto"/>
        <w:ind w:left="720" w:firstLine="360"/>
        <w:rPr>
          <w:del w:id="258" w:author="Chataway, Francis [AU-AU]" w:date="2025-12-10T11:32:00Z"/>
          <w:szCs w:val="24"/>
        </w:rPr>
        <w:pPrChange w:id="259" w:author="Chataway, Francis [AU-AU]" w:date="2025-12-10T11:33:00Z">
          <w:pPr>
            <w:tabs>
              <w:tab w:val="clear" w:pos="709"/>
              <w:tab w:val="clear" w:pos="1418"/>
              <w:tab w:val="clear" w:pos="2126"/>
              <w:tab w:val="clear" w:pos="2835"/>
              <w:tab w:val="clear" w:pos="3544"/>
              <w:tab w:val="clear" w:pos="4253"/>
              <w:tab w:val="clear" w:pos="4961"/>
              <w:tab w:val="clear" w:pos="5670"/>
            </w:tabs>
            <w:spacing w:line="259" w:lineRule="auto"/>
            <w:ind w:left="720" w:firstLine="360"/>
            <w:jc w:val="left"/>
          </w:pPr>
        </w:pPrChange>
      </w:pPr>
      <w:del w:id="260" w:author="Chataway, Francis [AU-AU]" w:date="2025-12-10T11:32:00Z">
        <w:r w:rsidRPr="00554861" w:rsidDel="00B51DEB">
          <w:rPr>
            <w:rStyle w:val="legds"/>
          </w:rPr>
          <w:delText xml:space="preserve">(b) </w:delText>
        </w:r>
        <w:r w:rsidRPr="00554861" w:rsidDel="00B51DEB">
          <w:rPr>
            <w:rStyle w:val="legds"/>
            <w:szCs w:val="24"/>
          </w:rPr>
          <w:delText>t</w:delText>
        </w:r>
        <w:r w:rsidR="00DA7D27" w:rsidRPr="009D7649" w:rsidDel="00B51DEB">
          <w:rPr>
            <w:rStyle w:val="legds"/>
            <w:szCs w:val="24"/>
          </w:rPr>
          <w:delText xml:space="preserve">he </w:delText>
        </w:r>
        <w:r w:rsidR="00FE7796" w:rsidRPr="009D7649" w:rsidDel="00B51DEB">
          <w:rPr>
            <w:rStyle w:val="legds"/>
            <w:szCs w:val="24"/>
          </w:rPr>
          <w:delText xml:space="preserve">Parliament </w:delText>
        </w:r>
        <w:r w:rsidR="00DA7D27" w:rsidRPr="009D7649" w:rsidDel="00B51DEB">
          <w:rPr>
            <w:rStyle w:val="legds"/>
            <w:szCs w:val="24"/>
          </w:rPr>
          <w:delText>must by resolution determine</w:delText>
        </w:r>
        <w:r w:rsidR="00FE7796" w:rsidRPr="009D7649" w:rsidDel="00B51DEB">
          <w:rPr>
            <w:rStyle w:val="legds"/>
            <w:szCs w:val="24"/>
          </w:rPr>
          <w:delText xml:space="preserve"> whether to approve the report</w:delText>
        </w:r>
        <w:r w:rsidR="002622BA" w:rsidRPr="009D7649" w:rsidDel="00B51DEB">
          <w:rPr>
            <w:szCs w:val="24"/>
          </w:rPr>
          <w:delText>.</w:delText>
        </w:r>
      </w:del>
    </w:p>
    <w:p w14:paraId="37F58F2D" w14:textId="5201A7DA" w:rsidR="00BE4BA9" w:rsidRPr="00554861" w:rsidDel="00B51DEB" w:rsidRDefault="00BE4BA9" w:rsidP="00B51DEB">
      <w:pPr>
        <w:tabs>
          <w:tab w:val="clear" w:pos="709"/>
          <w:tab w:val="clear" w:pos="1418"/>
          <w:tab w:val="clear" w:pos="2126"/>
          <w:tab w:val="clear" w:pos="2835"/>
          <w:tab w:val="clear" w:pos="3544"/>
          <w:tab w:val="clear" w:pos="4253"/>
          <w:tab w:val="clear" w:pos="4961"/>
          <w:tab w:val="clear" w:pos="5670"/>
        </w:tabs>
        <w:spacing w:line="259" w:lineRule="auto"/>
        <w:ind w:left="360" w:firstLine="360"/>
        <w:rPr>
          <w:del w:id="261" w:author="Chataway, Francis [AU-AU]" w:date="2025-12-10T11:32:00Z"/>
          <w:szCs w:val="24"/>
        </w:rPr>
        <w:pPrChange w:id="262" w:author="Chataway, Francis [AU-AU]" w:date="2025-12-10T11:33:00Z">
          <w:pPr>
            <w:tabs>
              <w:tab w:val="clear" w:pos="709"/>
              <w:tab w:val="clear" w:pos="1418"/>
              <w:tab w:val="clear" w:pos="2126"/>
              <w:tab w:val="clear" w:pos="2835"/>
              <w:tab w:val="clear" w:pos="3544"/>
              <w:tab w:val="clear" w:pos="4253"/>
              <w:tab w:val="clear" w:pos="4961"/>
              <w:tab w:val="clear" w:pos="5670"/>
            </w:tabs>
            <w:spacing w:line="259" w:lineRule="auto"/>
            <w:ind w:left="360" w:firstLine="360"/>
            <w:jc w:val="left"/>
          </w:pPr>
        </w:pPrChange>
      </w:pPr>
    </w:p>
    <w:p w14:paraId="75687A77" w14:textId="629E4AD8" w:rsidR="002622BA" w:rsidRPr="00752F7A" w:rsidDel="00B51DEB" w:rsidRDefault="00905858" w:rsidP="00B51DEB">
      <w:pPr>
        <w:tabs>
          <w:tab w:val="clear" w:pos="709"/>
          <w:tab w:val="clear" w:pos="1418"/>
          <w:tab w:val="clear" w:pos="2126"/>
          <w:tab w:val="clear" w:pos="2835"/>
          <w:tab w:val="clear" w:pos="3544"/>
          <w:tab w:val="clear" w:pos="4253"/>
          <w:tab w:val="clear" w:pos="4961"/>
          <w:tab w:val="clear" w:pos="5670"/>
        </w:tabs>
        <w:spacing w:after="90" w:line="259" w:lineRule="auto"/>
        <w:ind w:left="720"/>
        <w:rPr>
          <w:del w:id="263" w:author="Chataway, Francis [AU-AU]" w:date="2025-12-10T11:32:00Z"/>
          <w:szCs w:val="24"/>
        </w:rPr>
        <w:pPrChange w:id="264" w:author="Chataway, Francis [AU-AU]" w:date="2025-12-10T11:33:00Z">
          <w:pPr>
            <w:tabs>
              <w:tab w:val="clear" w:pos="709"/>
              <w:tab w:val="clear" w:pos="1418"/>
              <w:tab w:val="clear" w:pos="2126"/>
              <w:tab w:val="clear" w:pos="2835"/>
              <w:tab w:val="clear" w:pos="3544"/>
              <w:tab w:val="clear" w:pos="4253"/>
              <w:tab w:val="clear" w:pos="4961"/>
              <w:tab w:val="clear" w:pos="5670"/>
            </w:tabs>
            <w:spacing w:after="90" w:line="259" w:lineRule="auto"/>
            <w:ind w:left="720"/>
            <w:jc w:val="left"/>
          </w:pPr>
        </w:pPrChange>
      </w:pPr>
      <w:del w:id="265" w:author="Chataway, Francis [AU-AU]" w:date="2025-12-10T11:32:00Z">
        <w:r w:rsidRPr="00554861" w:rsidDel="00B51DEB">
          <w:rPr>
            <w:szCs w:val="24"/>
          </w:rPr>
          <w:delText>(</w:delText>
        </w:r>
        <w:r w:rsidR="009D7649" w:rsidRPr="00554861" w:rsidDel="00B51DEB">
          <w:rPr>
            <w:szCs w:val="24"/>
          </w:rPr>
          <w:delText>8</w:delText>
        </w:r>
        <w:r w:rsidRPr="00554861" w:rsidDel="00B51DEB">
          <w:rPr>
            <w:szCs w:val="24"/>
          </w:rPr>
          <w:delText xml:space="preserve">) In </w:delText>
        </w:r>
        <w:r w:rsidR="009D7649" w:rsidRPr="00554861" w:rsidDel="00B51DEB">
          <w:rPr>
            <w:szCs w:val="24"/>
          </w:rPr>
          <w:delText xml:space="preserve">this section a </w:delText>
        </w:r>
        <w:r w:rsidR="00554861" w:rsidRPr="002A3371" w:rsidDel="00B51DEB">
          <w:rPr>
            <w:szCs w:val="24"/>
          </w:rPr>
          <w:delText>“</w:delText>
        </w:r>
        <w:r w:rsidR="009D7649" w:rsidRPr="00554861" w:rsidDel="00B51DEB">
          <w:rPr>
            <w:szCs w:val="24"/>
          </w:rPr>
          <w:delText>sitting day</w:delText>
        </w:r>
        <w:r w:rsidR="00DC3574" w:rsidRPr="00752F7A" w:rsidDel="00B51DEB">
          <w:rPr>
            <w:szCs w:val="24"/>
          </w:rPr>
          <w:delText>”</w:delText>
        </w:r>
        <w:r w:rsidR="009D7649" w:rsidRPr="00554861" w:rsidDel="00B51DEB">
          <w:rPr>
            <w:szCs w:val="24"/>
          </w:rPr>
          <w:delText xml:space="preserve"> is any day when the office of the Clerk of the Parliament is open but not when the Parliament is in recess or dissolved</w:delText>
        </w:r>
        <w:r w:rsidRPr="00554861" w:rsidDel="00B51DEB">
          <w:rPr>
            <w:szCs w:val="24"/>
          </w:rPr>
          <w:delText>.</w:delText>
        </w:r>
        <w:r w:rsidRPr="009D7649" w:rsidDel="00B51DEB">
          <w:rPr>
            <w:szCs w:val="24"/>
          </w:rPr>
          <w:delText>”</w:delText>
        </w:r>
      </w:del>
    </w:p>
    <w:p w14:paraId="5DC63420" w14:textId="6CE230FC" w:rsidR="00E55F1C" w:rsidRPr="00752F7A" w:rsidDel="00B51DEB" w:rsidRDefault="00905858" w:rsidP="00B51DEB">
      <w:pPr>
        <w:rPr>
          <w:del w:id="266" w:author="Chataway, Francis [AU-AU]" w:date="2025-12-10T11:32:00Z"/>
          <w:b/>
          <w:bCs/>
          <w:szCs w:val="24"/>
        </w:rPr>
        <w:pPrChange w:id="267" w:author="Chataway, Francis [AU-AU]" w:date="2025-12-10T11:33:00Z">
          <w:pPr>
            <w:jc w:val="left"/>
          </w:pPr>
        </w:pPrChange>
      </w:pPr>
      <w:del w:id="268" w:author="Chataway, Francis [AU-AU]" w:date="2025-12-10T11:32:00Z">
        <w:r w:rsidRPr="00752F7A" w:rsidDel="00B51DEB">
          <w:rPr>
            <w:szCs w:val="24"/>
          </w:rPr>
          <w:br/>
        </w:r>
        <w:r w:rsidR="008008A3" w:rsidDel="00B51DEB">
          <w:rPr>
            <w:b/>
            <w:bCs/>
            <w:szCs w:val="24"/>
          </w:rPr>
          <w:delText>5</w:delText>
        </w:r>
        <w:r w:rsidRPr="00752F7A" w:rsidDel="00B51DEB">
          <w:rPr>
            <w:b/>
            <w:bCs/>
            <w:szCs w:val="24"/>
          </w:rPr>
          <w:tab/>
          <w:delText>Requesting information</w:delText>
        </w:r>
      </w:del>
    </w:p>
    <w:p w14:paraId="1061FF13" w14:textId="3C7E2178" w:rsidR="00AE4F10" w:rsidRPr="00752F7A" w:rsidDel="00B51DEB" w:rsidRDefault="00AE4F10" w:rsidP="00B51DEB">
      <w:pPr>
        <w:rPr>
          <w:del w:id="269" w:author="Chataway, Francis [AU-AU]" w:date="2025-12-10T11:32:00Z"/>
          <w:b/>
          <w:bCs/>
          <w:szCs w:val="24"/>
        </w:rPr>
        <w:pPrChange w:id="270" w:author="Chataway, Francis [AU-AU]" w:date="2025-12-10T11:33:00Z">
          <w:pPr>
            <w:jc w:val="left"/>
          </w:pPr>
        </w:pPrChange>
      </w:pPr>
    </w:p>
    <w:p w14:paraId="31B3A279" w14:textId="362E213C" w:rsidR="00D76D6D" w:rsidRPr="00752F7A" w:rsidDel="00B51DEB" w:rsidRDefault="00905858" w:rsidP="00B51DEB">
      <w:pPr>
        <w:tabs>
          <w:tab w:val="clear" w:pos="709"/>
          <w:tab w:val="clear" w:pos="1418"/>
          <w:tab w:val="clear" w:pos="2126"/>
          <w:tab w:val="clear" w:pos="2835"/>
          <w:tab w:val="clear" w:pos="3544"/>
          <w:tab w:val="clear" w:pos="4253"/>
          <w:tab w:val="clear" w:pos="4961"/>
          <w:tab w:val="clear" w:pos="5670"/>
        </w:tabs>
        <w:spacing w:after="90" w:line="259" w:lineRule="auto"/>
        <w:ind w:left="720"/>
        <w:rPr>
          <w:del w:id="271" w:author="Chataway, Francis [AU-AU]" w:date="2025-12-10T11:32:00Z"/>
          <w:szCs w:val="24"/>
        </w:rPr>
        <w:pPrChange w:id="272" w:author="Chataway, Francis [AU-AU]" w:date="2025-12-10T11:33:00Z">
          <w:pPr>
            <w:tabs>
              <w:tab w:val="clear" w:pos="709"/>
              <w:tab w:val="clear" w:pos="1418"/>
              <w:tab w:val="clear" w:pos="2126"/>
              <w:tab w:val="clear" w:pos="2835"/>
              <w:tab w:val="clear" w:pos="3544"/>
              <w:tab w:val="clear" w:pos="4253"/>
              <w:tab w:val="clear" w:pos="4961"/>
              <w:tab w:val="clear" w:pos="5670"/>
            </w:tabs>
            <w:spacing w:after="90" w:line="259" w:lineRule="auto"/>
            <w:ind w:left="720"/>
            <w:jc w:val="left"/>
          </w:pPr>
        </w:pPrChange>
      </w:pPr>
      <w:del w:id="273" w:author="Chataway, Francis [AU-AU]" w:date="2025-12-10T11:32:00Z">
        <w:r w:rsidRPr="00DA7D27" w:rsidDel="00B51DEB">
          <w:rPr>
            <w:szCs w:val="24"/>
          </w:rPr>
          <w:delText>In section 8 (</w:delText>
        </w:r>
        <w:r w:rsidR="00B96242" w:rsidRPr="00DA7D27" w:rsidDel="00B51DEB">
          <w:rPr>
            <w:szCs w:val="24"/>
          </w:rPr>
          <w:delText>r</w:delText>
        </w:r>
        <w:r w:rsidRPr="00DA7D27" w:rsidDel="00B51DEB">
          <w:rPr>
            <w:szCs w:val="24"/>
          </w:rPr>
          <w:delText xml:space="preserve">equesting </w:delText>
        </w:r>
        <w:r w:rsidR="00DA7D27" w:rsidRPr="00DA7D27" w:rsidDel="00B51DEB">
          <w:rPr>
            <w:szCs w:val="24"/>
          </w:rPr>
          <w:delText>i</w:delText>
        </w:r>
        <w:r w:rsidRPr="00DA7D27" w:rsidDel="00B51DEB">
          <w:rPr>
            <w:szCs w:val="24"/>
          </w:rPr>
          <w:delText>nformation) of the FOI Act</w:delText>
        </w:r>
        <w:r w:rsidR="00434267" w:rsidRPr="00DA7D27" w:rsidDel="00B51DEB">
          <w:rPr>
            <w:szCs w:val="24"/>
          </w:rPr>
          <w:delText xml:space="preserve"> after</w:delText>
        </w:r>
        <w:r w:rsidRPr="00DA7D27" w:rsidDel="00B51DEB">
          <w:rPr>
            <w:szCs w:val="24"/>
          </w:rPr>
          <w:delText xml:space="preserve"> subsection </w:delText>
        </w:r>
        <w:r w:rsidR="00614EC5" w:rsidRPr="00DA7D27" w:rsidDel="00B51DEB">
          <w:rPr>
            <w:szCs w:val="24"/>
          </w:rPr>
          <w:delText>1</w:delText>
        </w:r>
        <w:r w:rsidRPr="00DA7D27" w:rsidDel="00B51DEB">
          <w:rPr>
            <w:szCs w:val="24"/>
          </w:rPr>
          <w:delText>(</w:delText>
        </w:r>
        <w:r w:rsidR="004411EB" w:rsidRPr="00DA7D27" w:rsidDel="00B51DEB">
          <w:rPr>
            <w:szCs w:val="24"/>
          </w:rPr>
          <w:delText>b</w:delText>
        </w:r>
        <w:r w:rsidRPr="00DA7D27" w:rsidDel="00B51DEB">
          <w:rPr>
            <w:szCs w:val="24"/>
          </w:rPr>
          <w:delText>)</w:delText>
        </w:r>
        <w:r w:rsidR="004411EB" w:rsidRPr="00DA7D27" w:rsidDel="00B51DEB">
          <w:rPr>
            <w:szCs w:val="24"/>
          </w:rPr>
          <w:delText xml:space="preserve"> after </w:delText>
        </w:r>
        <w:r w:rsidR="00F57AD5" w:rsidRPr="00DA7D27" w:rsidDel="00B51DEB">
          <w:rPr>
            <w:szCs w:val="24"/>
          </w:rPr>
          <w:delText>“</w:delText>
        </w:r>
        <w:r w:rsidR="00CC56FC" w:rsidRPr="00DA7D27" w:rsidDel="00B51DEB">
          <w:rPr>
            <w:szCs w:val="24"/>
          </w:rPr>
          <w:delText>correspondence</w:delText>
        </w:r>
        <w:r w:rsidR="00F57AD5" w:rsidRPr="00DA7D27" w:rsidDel="00B51DEB">
          <w:rPr>
            <w:szCs w:val="24"/>
          </w:rPr>
          <w:delText>”</w:delText>
        </w:r>
        <w:r w:rsidR="004411EB" w:rsidRPr="00DA7D27" w:rsidDel="00B51DEB">
          <w:rPr>
            <w:szCs w:val="24"/>
          </w:rPr>
          <w:delText xml:space="preserve"> insert</w:delText>
        </w:r>
        <w:r w:rsidR="00B96242" w:rsidRPr="00DA7D27" w:rsidDel="00B51DEB">
          <w:rPr>
            <w:szCs w:val="24"/>
          </w:rPr>
          <w:delText xml:space="preserve"> </w:delText>
        </w:r>
        <w:r w:rsidR="00434267" w:rsidRPr="00752F7A" w:rsidDel="00B51DEB">
          <w:rPr>
            <w:szCs w:val="24"/>
          </w:rPr>
          <w:delText>“</w:delText>
        </w:r>
        <w:r w:rsidR="00CC56FC" w:rsidDel="00B51DEB">
          <w:rPr>
            <w:szCs w:val="24"/>
          </w:rPr>
          <w:delText xml:space="preserve">which </w:delText>
        </w:r>
        <w:r w:rsidR="001613B9" w:rsidRPr="00752F7A" w:rsidDel="00B51DEB">
          <w:rPr>
            <w:szCs w:val="24"/>
          </w:rPr>
          <w:delText>may include an electronic address</w:delText>
        </w:r>
        <w:r w:rsidR="00F407B9" w:rsidRPr="00752F7A" w:rsidDel="00B51DEB">
          <w:rPr>
            <w:szCs w:val="24"/>
          </w:rPr>
          <w:delText>”</w:delText>
        </w:r>
        <w:r w:rsidR="00B96242" w:rsidDel="00B51DEB">
          <w:rPr>
            <w:szCs w:val="24"/>
          </w:rPr>
          <w:delText>.</w:delText>
        </w:r>
      </w:del>
    </w:p>
    <w:p w14:paraId="03A143A2" w14:textId="22BDCEF2" w:rsidR="00D76D6D" w:rsidRPr="00752F7A" w:rsidDel="00B51DEB" w:rsidRDefault="00D76D6D" w:rsidP="00B51DEB">
      <w:pPr>
        <w:rPr>
          <w:del w:id="274" w:author="Chataway, Francis [AU-AU]" w:date="2025-12-10T11:32:00Z"/>
          <w:b/>
          <w:bCs/>
          <w:szCs w:val="24"/>
        </w:rPr>
        <w:pPrChange w:id="275" w:author="Chataway, Francis [AU-AU]" w:date="2025-12-10T11:33:00Z">
          <w:pPr>
            <w:jc w:val="left"/>
          </w:pPr>
        </w:pPrChange>
      </w:pPr>
    </w:p>
    <w:p w14:paraId="388EED73" w14:textId="5AAFA704" w:rsidR="00AE4F10" w:rsidRPr="00554861" w:rsidDel="00B51DEB" w:rsidRDefault="00905858" w:rsidP="00B51DEB">
      <w:pPr>
        <w:tabs>
          <w:tab w:val="left" w:pos="426"/>
        </w:tabs>
        <w:rPr>
          <w:del w:id="276" w:author="Chataway, Francis [AU-AU]" w:date="2025-12-10T11:32:00Z"/>
          <w:b/>
          <w:bCs/>
          <w:szCs w:val="24"/>
        </w:rPr>
        <w:pPrChange w:id="277" w:author="Chataway, Francis [AU-AU]" w:date="2025-12-10T11:33:00Z">
          <w:pPr>
            <w:tabs>
              <w:tab w:val="left" w:pos="426"/>
            </w:tabs>
            <w:jc w:val="left"/>
          </w:pPr>
        </w:pPrChange>
      </w:pPr>
      <w:del w:id="278" w:author="Chataway, Francis [AU-AU]" w:date="2025-12-10T11:32:00Z">
        <w:r w:rsidDel="00B51DEB">
          <w:rPr>
            <w:b/>
            <w:bCs/>
            <w:szCs w:val="24"/>
          </w:rPr>
          <w:delText>6</w:delText>
        </w:r>
        <w:r w:rsidDel="00B51DEB">
          <w:rPr>
            <w:b/>
            <w:bCs/>
            <w:szCs w:val="24"/>
          </w:rPr>
          <w:tab/>
        </w:r>
        <w:r w:rsidDel="00B51DEB">
          <w:rPr>
            <w:b/>
            <w:bCs/>
            <w:szCs w:val="24"/>
          </w:rPr>
          <w:tab/>
        </w:r>
        <w:r w:rsidR="00EC06C0" w:rsidRPr="00554861" w:rsidDel="00B51DEB">
          <w:rPr>
            <w:b/>
            <w:bCs/>
            <w:szCs w:val="24"/>
          </w:rPr>
          <w:delText xml:space="preserve">Time for </w:delText>
        </w:r>
        <w:r w:rsidRPr="00554861" w:rsidDel="00B51DEB">
          <w:rPr>
            <w:b/>
            <w:bCs/>
            <w:szCs w:val="24"/>
          </w:rPr>
          <w:delText>c</w:delText>
        </w:r>
        <w:r w:rsidR="00EC06C0" w:rsidRPr="00554861" w:rsidDel="00B51DEB">
          <w:rPr>
            <w:b/>
            <w:bCs/>
            <w:szCs w:val="24"/>
          </w:rPr>
          <w:delText>ompliance</w:delText>
        </w:r>
      </w:del>
    </w:p>
    <w:p w14:paraId="218FCD66" w14:textId="6BF9959E" w:rsidR="004956C1" w:rsidRPr="00752F7A" w:rsidDel="00B51DEB" w:rsidRDefault="00905858" w:rsidP="00B51DEB">
      <w:pPr>
        <w:rPr>
          <w:del w:id="279" w:author="Chataway, Francis [AU-AU]" w:date="2025-12-10T11:32:00Z"/>
          <w:szCs w:val="24"/>
        </w:rPr>
        <w:pPrChange w:id="280" w:author="Chataway, Francis [AU-AU]" w:date="2025-12-10T11:33:00Z">
          <w:pPr>
            <w:jc w:val="left"/>
          </w:pPr>
        </w:pPrChange>
      </w:pPr>
      <w:del w:id="281" w:author="Chataway, Francis [AU-AU]" w:date="2025-12-10T11:32:00Z">
        <w:r w:rsidRPr="00752F7A" w:rsidDel="00B51DEB">
          <w:rPr>
            <w:szCs w:val="24"/>
          </w:rPr>
          <w:tab/>
        </w:r>
      </w:del>
    </w:p>
    <w:p w14:paraId="6381AA3A" w14:textId="15B85A28" w:rsidR="0095523C" w:rsidRPr="0095523C" w:rsidDel="00B51DEB" w:rsidRDefault="00905858" w:rsidP="00B51DEB">
      <w:pPr>
        <w:tabs>
          <w:tab w:val="clear" w:pos="709"/>
          <w:tab w:val="clear" w:pos="1418"/>
          <w:tab w:val="clear" w:pos="2126"/>
          <w:tab w:val="clear" w:pos="2835"/>
          <w:tab w:val="clear" w:pos="3544"/>
          <w:tab w:val="clear" w:pos="4253"/>
          <w:tab w:val="clear" w:pos="4961"/>
          <w:tab w:val="clear" w:pos="5670"/>
        </w:tabs>
        <w:spacing w:after="90" w:line="259" w:lineRule="auto"/>
        <w:ind w:left="720"/>
        <w:rPr>
          <w:del w:id="282" w:author="Chataway, Francis [AU-AU]" w:date="2025-12-10T11:32:00Z"/>
          <w:szCs w:val="24"/>
          <w:shd w:val="clear" w:color="auto" w:fill="FFFFFF"/>
        </w:rPr>
        <w:pPrChange w:id="283" w:author="Chataway, Francis [AU-AU]" w:date="2025-12-10T11:33:00Z">
          <w:pPr>
            <w:tabs>
              <w:tab w:val="clear" w:pos="709"/>
              <w:tab w:val="clear" w:pos="1418"/>
              <w:tab w:val="clear" w:pos="2126"/>
              <w:tab w:val="clear" w:pos="2835"/>
              <w:tab w:val="clear" w:pos="3544"/>
              <w:tab w:val="clear" w:pos="4253"/>
              <w:tab w:val="clear" w:pos="4961"/>
              <w:tab w:val="clear" w:pos="5670"/>
            </w:tabs>
            <w:spacing w:after="90" w:line="259" w:lineRule="auto"/>
            <w:ind w:left="720"/>
            <w:jc w:val="left"/>
          </w:pPr>
        </w:pPrChange>
      </w:pPr>
      <w:del w:id="284" w:author="Chataway, Francis [AU-AU]" w:date="2025-12-10T11:32:00Z">
        <w:r w:rsidDel="00B51DEB">
          <w:rPr>
            <w:szCs w:val="24"/>
          </w:rPr>
          <w:delText>(1)</w:delText>
        </w:r>
        <w:r w:rsidR="00DA7D27" w:rsidDel="00B51DEB">
          <w:rPr>
            <w:szCs w:val="24"/>
          </w:rPr>
          <w:delText xml:space="preserve"> </w:delText>
        </w:r>
        <w:r w:rsidR="005474BD" w:rsidRPr="0095523C" w:rsidDel="00B51DEB">
          <w:rPr>
            <w:szCs w:val="24"/>
          </w:rPr>
          <w:delText>In section 10 (</w:delText>
        </w:r>
        <w:r w:rsidR="00B96242" w:rsidDel="00B51DEB">
          <w:rPr>
            <w:szCs w:val="24"/>
          </w:rPr>
          <w:delText>t</w:delText>
        </w:r>
        <w:r w:rsidR="005474BD" w:rsidRPr="0095523C" w:rsidDel="00B51DEB">
          <w:rPr>
            <w:szCs w:val="24"/>
          </w:rPr>
          <w:delText xml:space="preserve">ime for </w:delText>
        </w:r>
        <w:r w:rsidR="00E73F2A" w:rsidDel="00B51DEB">
          <w:rPr>
            <w:szCs w:val="24"/>
          </w:rPr>
          <w:delText>c</w:delText>
        </w:r>
        <w:r w:rsidR="005474BD" w:rsidRPr="0095523C" w:rsidDel="00B51DEB">
          <w:rPr>
            <w:szCs w:val="24"/>
          </w:rPr>
          <w:delText>ompliance) of the FOI Act,</w:delText>
        </w:r>
        <w:r w:rsidR="00B96242" w:rsidDel="00B51DEB">
          <w:rPr>
            <w:szCs w:val="24"/>
          </w:rPr>
          <w:delText xml:space="preserve"> for</w:delText>
        </w:r>
        <w:r w:rsidR="00B96242" w:rsidRPr="0095523C" w:rsidDel="00B51DEB">
          <w:rPr>
            <w:szCs w:val="24"/>
          </w:rPr>
          <w:delText xml:space="preserve"> </w:delText>
        </w:r>
        <w:r w:rsidR="00B96242" w:rsidDel="00B51DEB">
          <w:rPr>
            <w:szCs w:val="24"/>
          </w:rPr>
          <w:delText>sub</w:delText>
        </w:r>
        <w:r w:rsidR="005474BD" w:rsidRPr="0095523C" w:rsidDel="00B51DEB">
          <w:rPr>
            <w:szCs w:val="24"/>
          </w:rPr>
          <w:delText>section</w:delText>
        </w:r>
        <w:r w:rsidR="00DA7D27" w:rsidDel="00B51DEB">
          <w:rPr>
            <w:szCs w:val="24"/>
          </w:rPr>
          <w:delText xml:space="preserve"> </w:delText>
        </w:r>
        <w:r w:rsidR="005474BD" w:rsidRPr="0095523C" w:rsidDel="00B51DEB">
          <w:rPr>
            <w:szCs w:val="24"/>
          </w:rPr>
          <w:delText xml:space="preserve">(1) </w:delText>
        </w:r>
        <w:r w:rsidR="00B96242" w:rsidDel="00B51DEB">
          <w:rPr>
            <w:szCs w:val="24"/>
          </w:rPr>
          <w:delText>substitute</w:delText>
        </w:r>
        <w:r w:rsidRPr="0095523C" w:rsidDel="00B51DEB">
          <w:rPr>
            <w:szCs w:val="24"/>
          </w:rPr>
          <w:delText>—</w:delText>
        </w:r>
      </w:del>
    </w:p>
    <w:p w14:paraId="40D83B5E" w14:textId="5C675F0F" w:rsidR="005474BD" w:rsidRPr="00E659F2" w:rsidDel="00B51DEB" w:rsidRDefault="005474BD" w:rsidP="00B51DEB">
      <w:pPr>
        <w:pStyle w:val="ListParagraph"/>
        <w:ind w:left="1069"/>
        <w:rPr>
          <w:del w:id="285" w:author="Chataway, Francis [AU-AU]" w:date="2025-12-10T11:32:00Z"/>
          <w:szCs w:val="24"/>
        </w:rPr>
        <w:pPrChange w:id="286" w:author="Chataway, Francis [AU-AU]" w:date="2025-12-10T11:33:00Z">
          <w:pPr>
            <w:pStyle w:val="ListParagraph"/>
            <w:ind w:left="1069"/>
            <w:jc w:val="left"/>
          </w:pPr>
        </w:pPrChange>
      </w:pPr>
    </w:p>
    <w:p w14:paraId="426A60F0" w14:textId="25C23C21" w:rsidR="005474BD" w:rsidRPr="00E659F2" w:rsidDel="00B51DEB" w:rsidRDefault="00905858" w:rsidP="00B51DEB">
      <w:pPr>
        <w:pStyle w:val="ListParagraph"/>
        <w:rPr>
          <w:del w:id="287" w:author="Chataway, Francis [AU-AU]" w:date="2025-12-10T11:32:00Z"/>
          <w:szCs w:val="24"/>
        </w:rPr>
        <w:pPrChange w:id="288" w:author="Chataway, Francis [AU-AU]" w:date="2025-12-10T11:33:00Z">
          <w:pPr>
            <w:pStyle w:val="ListParagraph"/>
            <w:jc w:val="left"/>
          </w:pPr>
        </w:pPrChange>
      </w:pPr>
      <w:del w:id="289" w:author="Chataway, Francis [AU-AU]" w:date="2025-12-10T11:32:00Z">
        <w:r w:rsidDel="00B51DEB">
          <w:rPr>
            <w:szCs w:val="24"/>
          </w:rPr>
          <w:delText xml:space="preserve">“(1) </w:delText>
        </w:r>
        <w:r w:rsidRPr="00E659F2" w:rsidDel="00B51DEB">
          <w:rPr>
            <w:szCs w:val="24"/>
          </w:rPr>
          <w:delText>Subject to subsections (1A), (2) and (3), a Scottish public authority receiving a request which requires it to comply with section 1(1) must comply promptly and in any event not later than the twentieth working day after the receipt by the authority of the request.</w:delText>
        </w:r>
      </w:del>
    </w:p>
    <w:p w14:paraId="06159E39" w14:textId="278982C6" w:rsidR="005474BD" w:rsidDel="00B51DEB" w:rsidRDefault="005474BD" w:rsidP="00B51DEB">
      <w:pPr>
        <w:pStyle w:val="ListParagraph"/>
        <w:rPr>
          <w:del w:id="290" w:author="Chataway, Francis [AU-AU]" w:date="2025-12-10T11:32:00Z"/>
          <w:b/>
          <w:bCs/>
          <w:szCs w:val="24"/>
        </w:rPr>
        <w:pPrChange w:id="291" w:author="Chataway, Francis [AU-AU]" w:date="2025-12-10T11:33:00Z">
          <w:pPr>
            <w:pStyle w:val="ListParagraph"/>
            <w:jc w:val="left"/>
          </w:pPr>
        </w:pPrChange>
      </w:pPr>
    </w:p>
    <w:p w14:paraId="38BDE3D0" w14:textId="0AFC308D" w:rsidR="005474BD" w:rsidRPr="00752F7A" w:rsidDel="00B51DEB" w:rsidRDefault="00905858" w:rsidP="00B51DEB">
      <w:pPr>
        <w:pStyle w:val="ListParagraph"/>
        <w:tabs>
          <w:tab w:val="clear" w:pos="709"/>
          <w:tab w:val="clear" w:pos="1418"/>
          <w:tab w:val="clear" w:pos="2126"/>
          <w:tab w:val="clear" w:pos="2835"/>
          <w:tab w:val="clear" w:pos="3544"/>
          <w:tab w:val="clear" w:pos="4253"/>
          <w:tab w:val="clear" w:pos="4961"/>
          <w:tab w:val="clear" w:pos="5670"/>
        </w:tabs>
        <w:spacing w:after="90" w:line="259" w:lineRule="auto"/>
        <w:rPr>
          <w:del w:id="292" w:author="Chataway, Francis [AU-AU]" w:date="2025-12-10T11:32:00Z"/>
          <w:rStyle w:val="legds"/>
          <w:szCs w:val="24"/>
        </w:rPr>
        <w:pPrChange w:id="293" w:author="Chataway, Francis [AU-AU]" w:date="2025-12-10T11:33:00Z">
          <w:pPr>
            <w:pStyle w:val="ListParagraph"/>
            <w:tabs>
              <w:tab w:val="clear" w:pos="709"/>
              <w:tab w:val="clear" w:pos="1418"/>
              <w:tab w:val="clear" w:pos="2126"/>
              <w:tab w:val="clear" w:pos="2835"/>
              <w:tab w:val="clear" w:pos="3544"/>
              <w:tab w:val="clear" w:pos="4253"/>
              <w:tab w:val="clear" w:pos="4961"/>
              <w:tab w:val="clear" w:pos="5670"/>
            </w:tabs>
            <w:spacing w:after="90" w:line="259" w:lineRule="auto"/>
            <w:jc w:val="left"/>
          </w:pPr>
        </w:pPrChange>
      </w:pPr>
      <w:del w:id="294" w:author="Chataway, Francis [AU-AU]" w:date="2025-12-10T11:32:00Z">
        <w:r w:rsidDel="00B51DEB">
          <w:rPr>
            <w:rStyle w:val="legds"/>
            <w:szCs w:val="24"/>
          </w:rPr>
          <w:delText>(</w:delText>
        </w:r>
        <w:r w:rsidDel="00B51DEB">
          <w:rPr>
            <w:rStyle w:val="legds"/>
            <w:rFonts w:eastAsiaTheme="majorEastAsia"/>
            <w:szCs w:val="24"/>
          </w:rPr>
          <w:delText xml:space="preserve">1A) </w:delText>
        </w:r>
        <w:r w:rsidRPr="00752F7A" w:rsidDel="00B51DEB">
          <w:rPr>
            <w:rStyle w:val="legds"/>
            <w:szCs w:val="24"/>
          </w:rPr>
          <w:delText>In a case where section 1(3) applies, the period</w:delText>
        </w:r>
        <w:r w:rsidR="00554861" w:rsidRPr="0095523C" w:rsidDel="00B51DEB">
          <w:rPr>
            <w:szCs w:val="24"/>
          </w:rPr>
          <w:delText>—</w:delText>
        </w:r>
      </w:del>
    </w:p>
    <w:p w14:paraId="1EF07CCC" w14:textId="6B4BE599" w:rsidR="005474BD" w:rsidRPr="00752F7A" w:rsidDel="00B51DEB" w:rsidRDefault="00905858" w:rsidP="00B51DEB">
      <w:pPr>
        <w:pStyle w:val="ListParagraph"/>
        <w:tabs>
          <w:tab w:val="clear" w:pos="709"/>
          <w:tab w:val="clear" w:pos="1418"/>
          <w:tab w:val="clear" w:pos="2126"/>
          <w:tab w:val="clear" w:pos="2835"/>
          <w:tab w:val="clear" w:pos="3544"/>
          <w:tab w:val="clear" w:pos="4253"/>
          <w:tab w:val="clear" w:pos="4961"/>
          <w:tab w:val="clear" w:pos="5670"/>
        </w:tabs>
        <w:spacing w:after="90" w:line="259" w:lineRule="auto"/>
        <w:ind w:firstLine="720"/>
        <w:rPr>
          <w:del w:id="295" w:author="Chataway, Francis [AU-AU]" w:date="2025-12-10T11:32:00Z"/>
          <w:rStyle w:val="legds"/>
          <w:szCs w:val="24"/>
        </w:rPr>
        <w:pPrChange w:id="296" w:author="Chataway, Francis [AU-AU]" w:date="2025-12-10T11:33:00Z">
          <w:pPr>
            <w:pStyle w:val="ListParagraph"/>
            <w:tabs>
              <w:tab w:val="clear" w:pos="709"/>
              <w:tab w:val="clear" w:pos="1418"/>
              <w:tab w:val="clear" w:pos="2126"/>
              <w:tab w:val="clear" w:pos="2835"/>
              <w:tab w:val="clear" w:pos="3544"/>
              <w:tab w:val="clear" w:pos="4253"/>
              <w:tab w:val="clear" w:pos="4961"/>
              <w:tab w:val="clear" w:pos="5670"/>
            </w:tabs>
            <w:spacing w:after="90" w:line="259" w:lineRule="auto"/>
            <w:ind w:firstLine="720"/>
            <w:jc w:val="left"/>
          </w:pPr>
        </w:pPrChange>
      </w:pPr>
      <w:del w:id="297" w:author="Chataway, Francis [AU-AU]" w:date="2025-12-10T11:32:00Z">
        <w:r w:rsidRPr="00752F7A" w:rsidDel="00B51DEB">
          <w:rPr>
            <w:rStyle w:val="legds"/>
            <w:szCs w:val="24"/>
          </w:rPr>
          <w:delText>(i) beginning with the day on which the notice is given</w:delText>
        </w:r>
        <w:r w:rsidR="00955867" w:rsidDel="00B51DEB">
          <w:rPr>
            <w:rStyle w:val="legds"/>
            <w:szCs w:val="24"/>
          </w:rPr>
          <w:delText>, and</w:delText>
        </w:r>
      </w:del>
    </w:p>
    <w:p w14:paraId="43119B29" w14:textId="6D58BED6" w:rsidR="005474BD" w:rsidRPr="00752F7A" w:rsidDel="00B51DEB" w:rsidRDefault="00905858" w:rsidP="00B51DEB">
      <w:pPr>
        <w:pStyle w:val="ListParagraph"/>
        <w:tabs>
          <w:tab w:val="clear" w:pos="709"/>
          <w:tab w:val="clear" w:pos="1418"/>
          <w:tab w:val="clear" w:pos="2126"/>
          <w:tab w:val="clear" w:pos="2835"/>
          <w:tab w:val="clear" w:pos="3544"/>
          <w:tab w:val="clear" w:pos="4253"/>
          <w:tab w:val="clear" w:pos="4961"/>
          <w:tab w:val="clear" w:pos="5670"/>
        </w:tabs>
        <w:spacing w:after="90" w:line="259" w:lineRule="auto"/>
        <w:ind w:left="1440"/>
        <w:rPr>
          <w:del w:id="298" w:author="Chataway, Francis [AU-AU]" w:date="2025-12-10T11:32:00Z"/>
          <w:rStyle w:val="legds"/>
          <w:szCs w:val="24"/>
        </w:rPr>
        <w:pPrChange w:id="299" w:author="Chataway, Francis [AU-AU]" w:date="2025-12-10T11:33:00Z">
          <w:pPr>
            <w:pStyle w:val="ListParagraph"/>
            <w:tabs>
              <w:tab w:val="clear" w:pos="709"/>
              <w:tab w:val="clear" w:pos="1418"/>
              <w:tab w:val="clear" w:pos="2126"/>
              <w:tab w:val="clear" w:pos="2835"/>
              <w:tab w:val="clear" w:pos="3544"/>
              <w:tab w:val="clear" w:pos="4253"/>
              <w:tab w:val="clear" w:pos="4961"/>
              <w:tab w:val="clear" w:pos="5670"/>
            </w:tabs>
            <w:spacing w:after="90" w:line="259" w:lineRule="auto"/>
            <w:ind w:left="1440"/>
            <w:jc w:val="left"/>
          </w:pPr>
        </w:pPrChange>
      </w:pPr>
      <w:del w:id="300" w:author="Chataway, Francis [AU-AU]" w:date="2025-12-10T11:32:00Z">
        <w:r w:rsidRPr="00752F7A" w:rsidDel="00B51DEB">
          <w:rPr>
            <w:rStyle w:val="legds"/>
            <w:szCs w:val="24"/>
          </w:rPr>
          <w:delText>(ii) ending with the day on which the further information is received by the authority,</w:delText>
        </w:r>
      </w:del>
    </w:p>
    <w:p w14:paraId="157A5049" w14:textId="300F7CC3" w:rsidR="005474BD" w:rsidRPr="00752F7A" w:rsidDel="00B51DEB" w:rsidRDefault="00905858" w:rsidP="00B51DEB">
      <w:pPr>
        <w:pStyle w:val="ListParagraph"/>
        <w:tabs>
          <w:tab w:val="clear" w:pos="709"/>
          <w:tab w:val="clear" w:pos="1418"/>
          <w:tab w:val="clear" w:pos="2126"/>
          <w:tab w:val="clear" w:pos="2835"/>
          <w:tab w:val="clear" w:pos="3544"/>
          <w:tab w:val="clear" w:pos="4253"/>
          <w:tab w:val="clear" w:pos="4961"/>
          <w:tab w:val="clear" w:pos="5670"/>
        </w:tabs>
        <w:spacing w:after="90" w:line="259" w:lineRule="auto"/>
        <w:rPr>
          <w:del w:id="301" w:author="Chataway, Francis [AU-AU]" w:date="2025-12-10T11:32:00Z"/>
          <w:rStyle w:val="legds"/>
          <w:szCs w:val="24"/>
        </w:rPr>
        <w:pPrChange w:id="302" w:author="Chataway, Francis [AU-AU]" w:date="2025-12-10T11:33:00Z">
          <w:pPr>
            <w:pStyle w:val="ListParagraph"/>
            <w:tabs>
              <w:tab w:val="clear" w:pos="709"/>
              <w:tab w:val="clear" w:pos="1418"/>
              <w:tab w:val="clear" w:pos="2126"/>
              <w:tab w:val="clear" w:pos="2835"/>
              <w:tab w:val="clear" w:pos="3544"/>
              <w:tab w:val="clear" w:pos="4253"/>
              <w:tab w:val="clear" w:pos="4961"/>
              <w:tab w:val="clear" w:pos="5670"/>
            </w:tabs>
            <w:spacing w:after="90" w:line="259" w:lineRule="auto"/>
            <w:jc w:val="left"/>
          </w:pPr>
        </w:pPrChange>
      </w:pPr>
      <w:del w:id="303" w:author="Chataway, Francis [AU-AU]" w:date="2025-12-10T11:32:00Z">
        <w:r w:rsidDel="00B51DEB">
          <w:rPr>
            <w:rStyle w:val="legds"/>
            <w:szCs w:val="24"/>
          </w:rPr>
          <w:delText>is</w:delText>
        </w:r>
        <w:r w:rsidRPr="00752F7A" w:rsidDel="00B51DEB">
          <w:rPr>
            <w:rStyle w:val="legds"/>
            <w:szCs w:val="24"/>
          </w:rPr>
          <w:delText xml:space="preserve"> to be disregarded in calculating, for the purposes of section 10(1), the twentieth working day mentioned in that subsection.”</w:delText>
        </w:r>
        <w:r w:rsidDel="00B51DEB">
          <w:rPr>
            <w:rStyle w:val="legds"/>
            <w:szCs w:val="24"/>
          </w:rPr>
          <w:delText>.</w:delText>
        </w:r>
      </w:del>
    </w:p>
    <w:p w14:paraId="1066B293" w14:textId="5D3224BF" w:rsidR="005474BD" w:rsidRPr="00752F7A" w:rsidDel="00B51DEB" w:rsidRDefault="005474BD" w:rsidP="00B51DEB">
      <w:pPr>
        <w:pStyle w:val="ListParagraph"/>
        <w:tabs>
          <w:tab w:val="clear" w:pos="709"/>
          <w:tab w:val="clear" w:pos="1418"/>
          <w:tab w:val="clear" w:pos="2126"/>
          <w:tab w:val="clear" w:pos="2835"/>
          <w:tab w:val="clear" w:pos="3544"/>
          <w:tab w:val="clear" w:pos="4253"/>
          <w:tab w:val="clear" w:pos="4961"/>
          <w:tab w:val="clear" w:pos="5670"/>
        </w:tabs>
        <w:spacing w:after="90" w:line="259" w:lineRule="auto"/>
        <w:rPr>
          <w:del w:id="304" w:author="Chataway, Francis [AU-AU]" w:date="2025-12-10T11:32:00Z"/>
          <w:rStyle w:val="legds"/>
          <w:szCs w:val="24"/>
        </w:rPr>
        <w:pPrChange w:id="305" w:author="Chataway, Francis [AU-AU]" w:date="2025-12-10T11:33:00Z">
          <w:pPr>
            <w:pStyle w:val="ListParagraph"/>
            <w:tabs>
              <w:tab w:val="clear" w:pos="709"/>
              <w:tab w:val="clear" w:pos="1418"/>
              <w:tab w:val="clear" w:pos="2126"/>
              <w:tab w:val="clear" w:pos="2835"/>
              <w:tab w:val="clear" w:pos="3544"/>
              <w:tab w:val="clear" w:pos="4253"/>
              <w:tab w:val="clear" w:pos="4961"/>
              <w:tab w:val="clear" w:pos="5670"/>
            </w:tabs>
            <w:spacing w:after="90" w:line="259" w:lineRule="auto"/>
            <w:jc w:val="left"/>
          </w:pPr>
        </w:pPrChange>
      </w:pPr>
    </w:p>
    <w:p w14:paraId="49DE4CC2" w14:textId="089C33D4" w:rsidR="00E11CB0" w:rsidRPr="00752F7A" w:rsidDel="00B51DEB" w:rsidRDefault="00905858" w:rsidP="00B51DEB">
      <w:pPr>
        <w:pStyle w:val="ListParagraph"/>
        <w:tabs>
          <w:tab w:val="clear" w:pos="709"/>
          <w:tab w:val="clear" w:pos="1418"/>
          <w:tab w:val="clear" w:pos="2126"/>
          <w:tab w:val="clear" w:pos="2835"/>
          <w:tab w:val="clear" w:pos="3544"/>
          <w:tab w:val="clear" w:pos="4253"/>
          <w:tab w:val="clear" w:pos="4961"/>
          <w:tab w:val="clear" w:pos="5670"/>
        </w:tabs>
        <w:spacing w:after="90" w:line="259" w:lineRule="auto"/>
        <w:rPr>
          <w:del w:id="306" w:author="Chataway, Francis [AU-AU]" w:date="2025-12-10T11:32:00Z"/>
          <w:rStyle w:val="legds"/>
          <w:szCs w:val="24"/>
        </w:rPr>
        <w:pPrChange w:id="307" w:author="Chataway, Francis [AU-AU]" w:date="2025-12-10T11:33:00Z">
          <w:pPr>
            <w:pStyle w:val="ListParagraph"/>
            <w:tabs>
              <w:tab w:val="clear" w:pos="709"/>
              <w:tab w:val="clear" w:pos="1418"/>
              <w:tab w:val="clear" w:pos="2126"/>
              <w:tab w:val="clear" w:pos="2835"/>
              <w:tab w:val="clear" w:pos="3544"/>
              <w:tab w:val="clear" w:pos="4253"/>
              <w:tab w:val="clear" w:pos="4961"/>
              <w:tab w:val="clear" w:pos="5670"/>
            </w:tabs>
            <w:spacing w:after="90" w:line="259" w:lineRule="auto"/>
            <w:jc w:val="left"/>
          </w:pPr>
        </w:pPrChange>
      </w:pPr>
      <w:del w:id="308" w:author="Chataway, Francis [AU-AU]" w:date="2025-12-10T11:32:00Z">
        <w:r w:rsidRPr="00752F7A" w:rsidDel="00B51DEB">
          <w:rPr>
            <w:rStyle w:val="legds"/>
            <w:szCs w:val="24"/>
          </w:rPr>
          <w:delText>(</w:delText>
        </w:r>
        <w:r w:rsidR="00B96242" w:rsidDel="00B51DEB">
          <w:rPr>
            <w:rStyle w:val="legds"/>
            <w:szCs w:val="24"/>
          </w:rPr>
          <w:delText>2</w:delText>
        </w:r>
        <w:r w:rsidRPr="00752F7A" w:rsidDel="00B51DEB">
          <w:rPr>
            <w:rStyle w:val="legds"/>
            <w:szCs w:val="24"/>
          </w:rPr>
          <w:delText xml:space="preserve">) The Freedom of Information (Scotland) Act 2002 (Time for Compliance) Regulations 2016 </w:delText>
        </w:r>
        <w:r w:rsidR="009251F6" w:rsidDel="00B51DEB">
          <w:rPr>
            <w:rStyle w:val="legds"/>
            <w:szCs w:val="24"/>
          </w:rPr>
          <w:delText>are</w:delText>
        </w:r>
        <w:r w:rsidRPr="00752F7A" w:rsidDel="00B51DEB">
          <w:rPr>
            <w:rStyle w:val="legds"/>
            <w:szCs w:val="24"/>
          </w:rPr>
          <w:delText xml:space="preserve"> repealed.</w:delText>
        </w:r>
      </w:del>
    </w:p>
    <w:p w14:paraId="430AF689" w14:textId="6B7CFA52" w:rsidR="00EF1983" w:rsidDel="00B51DEB" w:rsidRDefault="00EF1983" w:rsidP="00B51DEB">
      <w:pPr>
        <w:pStyle w:val="ListParagraph"/>
        <w:ind w:left="1069" w:right="8"/>
        <w:rPr>
          <w:del w:id="309" w:author="Chataway, Francis [AU-AU]" w:date="2025-12-10T11:32:00Z"/>
          <w:szCs w:val="24"/>
        </w:rPr>
        <w:pPrChange w:id="310" w:author="Chataway, Francis [AU-AU]" w:date="2025-12-10T11:33:00Z">
          <w:pPr>
            <w:pStyle w:val="ListParagraph"/>
            <w:ind w:left="1069" w:right="8"/>
          </w:pPr>
        </w:pPrChange>
      </w:pPr>
    </w:p>
    <w:p w14:paraId="26C290DE" w14:textId="349BFF5F" w:rsidR="006A43F4" w:rsidRPr="00752F7A" w:rsidDel="00B51DEB" w:rsidRDefault="006A43F4" w:rsidP="00B51DEB">
      <w:pPr>
        <w:pStyle w:val="ListParagraph"/>
        <w:ind w:left="1069" w:right="8"/>
        <w:rPr>
          <w:del w:id="311" w:author="Chataway, Francis [AU-AU]" w:date="2025-12-10T11:32:00Z"/>
          <w:szCs w:val="24"/>
        </w:rPr>
        <w:pPrChange w:id="312" w:author="Chataway, Francis [AU-AU]" w:date="2025-12-10T11:33:00Z">
          <w:pPr>
            <w:pStyle w:val="ListParagraph"/>
            <w:ind w:left="1069" w:right="8"/>
          </w:pPr>
        </w:pPrChange>
      </w:pPr>
    </w:p>
    <w:p w14:paraId="2088E762" w14:textId="3835ABF4" w:rsidR="00FA0A88" w:rsidRPr="00752F7A" w:rsidDel="00B51DEB" w:rsidRDefault="00905858" w:rsidP="00B51DEB">
      <w:pPr>
        <w:rPr>
          <w:del w:id="313" w:author="Chataway, Francis [AU-AU]" w:date="2025-12-10T11:32:00Z"/>
          <w:b/>
          <w:bCs/>
          <w:szCs w:val="24"/>
          <w:shd w:val="clear" w:color="auto" w:fill="FFFFFF"/>
        </w:rPr>
        <w:pPrChange w:id="314" w:author="Chataway, Francis [AU-AU]" w:date="2025-12-10T11:33:00Z">
          <w:pPr/>
        </w:pPrChange>
      </w:pPr>
      <w:del w:id="315" w:author="Chataway, Francis [AU-AU]" w:date="2025-12-10T11:32:00Z">
        <w:r w:rsidDel="00B51DEB">
          <w:rPr>
            <w:b/>
            <w:bCs/>
            <w:szCs w:val="24"/>
            <w:shd w:val="clear" w:color="auto" w:fill="FFFFFF"/>
          </w:rPr>
          <w:delText>7</w:delText>
        </w:r>
        <w:r w:rsidRPr="00752F7A" w:rsidDel="00B51DEB">
          <w:rPr>
            <w:b/>
            <w:bCs/>
            <w:szCs w:val="24"/>
            <w:shd w:val="clear" w:color="auto" w:fill="FFFFFF"/>
          </w:rPr>
          <w:delText xml:space="preserve"> </w:delText>
        </w:r>
        <w:r w:rsidRPr="00752F7A" w:rsidDel="00B51DEB">
          <w:rPr>
            <w:b/>
            <w:bCs/>
            <w:szCs w:val="24"/>
            <w:shd w:val="clear" w:color="auto" w:fill="FFFFFF"/>
          </w:rPr>
          <w:tab/>
          <w:delText>Publication</w:delText>
        </w:r>
        <w:r w:rsidR="00D707AA" w:rsidDel="00B51DEB">
          <w:rPr>
            <w:b/>
            <w:bCs/>
            <w:szCs w:val="24"/>
            <w:shd w:val="clear" w:color="auto" w:fill="FFFFFF"/>
          </w:rPr>
          <w:delText xml:space="preserve"> </w:delText>
        </w:r>
        <w:r w:rsidR="001B0DDD" w:rsidDel="00B51DEB">
          <w:rPr>
            <w:b/>
            <w:bCs/>
            <w:szCs w:val="24"/>
            <w:shd w:val="clear" w:color="auto" w:fill="FFFFFF"/>
          </w:rPr>
          <w:delText>s</w:delText>
        </w:r>
        <w:r w:rsidR="00D707AA" w:rsidDel="00B51DEB">
          <w:rPr>
            <w:b/>
            <w:bCs/>
            <w:szCs w:val="24"/>
            <w:shd w:val="clear" w:color="auto" w:fill="FFFFFF"/>
          </w:rPr>
          <w:delText>chemes</w:delText>
        </w:r>
      </w:del>
    </w:p>
    <w:p w14:paraId="38DE16A7" w14:textId="7E1292C4" w:rsidR="00945CE5" w:rsidRPr="00752F7A" w:rsidDel="00B51DEB" w:rsidRDefault="00945CE5" w:rsidP="00B51DEB">
      <w:pPr>
        <w:rPr>
          <w:del w:id="316" w:author="Chataway, Francis [AU-AU]" w:date="2025-12-10T11:32:00Z"/>
          <w:b/>
          <w:bCs/>
          <w:szCs w:val="24"/>
          <w:shd w:val="clear" w:color="auto" w:fill="FFFFFF"/>
        </w:rPr>
        <w:pPrChange w:id="317" w:author="Chataway, Francis [AU-AU]" w:date="2025-12-10T11:33:00Z">
          <w:pPr/>
        </w:pPrChange>
      </w:pPr>
    </w:p>
    <w:p w14:paraId="3A7AF7D6" w14:textId="754F9BE2" w:rsidR="00940E26" w:rsidDel="00B51DEB" w:rsidRDefault="00905858" w:rsidP="00B51DEB">
      <w:pPr>
        <w:ind w:left="705" w:hanging="705"/>
        <w:rPr>
          <w:del w:id="318" w:author="Chataway, Francis [AU-AU]" w:date="2025-12-10T11:32:00Z"/>
          <w:szCs w:val="24"/>
          <w:shd w:val="clear" w:color="auto" w:fill="FFFFFF"/>
        </w:rPr>
        <w:pPrChange w:id="319" w:author="Chataway, Francis [AU-AU]" w:date="2025-12-10T11:33:00Z">
          <w:pPr>
            <w:ind w:left="705" w:hanging="705"/>
          </w:pPr>
        </w:pPrChange>
      </w:pPr>
      <w:del w:id="320" w:author="Chataway, Francis [AU-AU]" w:date="2025-12-10T11:32:00Z">
        <w:r w:rsidDel="00B51DEB">
          <w:rPr>
            <w:szCs w:val="24"/>
            <w:shd w:val="clear" w:color="auto" w:fill="FFFFFF"/>
          </w:rPr>
          <w:tab/>
          <w:delText>(1) In the FOI Act</w:delText>
        </w:r>
        <w:r w:rsidRPr="00940E26" w:rsidDel="00B51DEB">
          <w:rPr>
            <w:szCs w:val="24"/>
            <w:shd w:val="clear" w:color="auto" w:fill="FFFFFF"/>
          </w:rPr>
          <w:delText xml:space="preserve"> the following provisions are repealed—</w:delText>
        </w:r>
      </w:del>
    </w:p>
    <w:p w14:paraId="0E928FFA" w14:textId="4769DF93" w:rsidR="008863CF" w:rsidDel="00B51DEB" w:rsidRDefault="00905858" w:rsidP="00B51DEB">
      <w:pPr>
        <w:tabs>
          <w:tab w:val="clear" w:pos="709"/>
          <w:tab w:val="clear" w:pos="1418"/>
          <w:tab w:val="clear" w:pos="2126"/>
          <w:tab w:val="clear" w:pos="2835"/>
          <w:tab w:val="clear" w:pos="3544"/>
          <w:tab w:val="clear" w:pos="4253"/>
          <w:tab w:val="clear" w:pos="4961"/>
          <w:tab w:val="clear" w:pos="5670"/>
        </w:tabs>
        <w:ind w:left="720" w:firstLine="720"/>
        <w:rPr>
          <w:del w:id="321" w:author="Chataway, Francis [AU-AU]" w:date="2025-12-10T11:32:00Z"/>
          <w:szCs w:val="24"/>
        </w:rPr>
        <w:pPrChange w:id="322" w:author="Chataway, Francis [AU-AU]" w:date="2025-12-10T11:33:00Z">
          <w:pPr>
            <w:tabs>
              <w:tab w:val="clear" w:pos="709"/>
              <w:tab w:val="clear" w:pos="1418"/>
              <w:tab w:val="clear" w:pos="2126"/>
              <w:tab w:val="clear" w:pos="2835"/>
              <w:tab w:val="clear" w:pos="3544"/>
              <w:tab w:val="clear" w:pos="4253"/>
              <w:tab w:val="clear" w:pos="4961"/>
              <w:tab w:val="clear" w:pos="5670"/>
            </w:tabs>
            <w:ind w:left="720" w:firstLine="720"/>
            <w:jc w:val="left"/>
          </w:pPr>
        </w:pPrChange>
      </w:pPr>
      <w:del w:id="323" w:author="Chataway, Francis [AU-AU]" w:date="2025-12-10T11:32:00Z">
        <w:r w:rsidDel="00B51DEB">
          <w:rPr>
            <w:szCs w:val="24"/>
          </w:rPr>
          <w:delText>(a) s</w:delText>
        </w:r>
        <w:r w:rsidR="00604774" w:rsidRPr="001D5C07" w:rsidDel="00B51DEB">
          <w:rPr>
            <w:szCs w:val="24"/>
          </w:rPr>
          <w:delText>ection 23 (</w:delText>
        </w:r>
        <w:r w:rsidR="00B96242" w:rsidRPr="001D5C07" w:rsidDel="00B51DEB">
          <w:rPr>
            <w:szCs w:val="24"/>
          </w:rPr>
          <w:delText>p</w:delText>
        </w:r>
        <w:r w:rsidR="00604774" w:rsidRPr="001D5C07" w:rsidDel="00B51DEB">
          <w:rPr>
            <w:szCs w:val="24"/>
          </w:rPr>
          <w:delText xml:space="preserve">ublication </w:delText>
        </w:r>
        <w:r w:rsidR="001B0DDD" w:rsidRPr="001D5C07" w:rsidDel="00B51DEB">
          <w:rPr>
            <w:szCs w:val="24"/>
          </w:rPr>
          <w:delText>s</w:delText>
        </w:r>
        <w:r w:rsidR="00604774" w:rsidRPr="001D5C07" w:rsidDel="00B51DEB">
          <w:rPr>
            <w:szCs w:val="24"/>
          </w:rPr>
          <w:delText>chemes)</w:delText>
        </w:r>
        <w:r w:rsidDel="00B51DEB">
          <w:rPr>
            <w:szCs w:val="24"/>
          </w:rPr>
          <w:delText>,</w:delText>
        </w:r>
      </w:del>
    </w:p>
    <w:p w14:paraId="45952DB9" w14:textId="14811302" w:rsidR="00940E26" w:rsidDel="00B51DEB" w:rsidRDefault="00905858" w:rsidP="00B51DEB">
      <w:pPr>
        <w:tabs>
          <w:tab w:val="clear" w:pos="709"/>
          <w:tab w:val="clear" w:pos="1418"/>
          <w:tab w:val="clear" w:pos="2126"/>
          <w:tab w:val="clear" w:pos="2835"/>
          <w:tab w:val="clear" w:pos="3544"/>
          <w:tab w:val="clear" w:pos="4253"/>
          <w:tab w:val="clear" w:pos="4961"/>
          <w:tab w:val="clear" w:pos="5670"/>
        </w:tabs>
        <w:ind w:left="720" w:firstLine="720"/>
        <w:rPr>
          <w:del w:id="324" w:author="Chataway, Francis [AU-AU]" w:date="2025-12-10T11:32:00Z"/>
          <w:szCs w:val="24"/>
        </w:rPr>
        <w:pPrChange w:id="325" w:author="Chataway, Francis [AU-AU]" w:date="2025-12-10T11:33:00Z">
          <w:pPr>
            <w:tabs>
              <w:tab w:val="clear" w:pos="709"/>
              <w:tab w:val="clear" w:pos="1418"/>
              <w:tab w:val="clear" w:pos="2126"/>
              <w:tab w:val="clear" w:pos="2835"/>
              <w:tab w:val="clear" w:pos="3544"/>
              <w:tab w:val="clear" w:pos="4253"/>
              <w:tab w:val="clear" w:pos="4961"/>
              <w:tab w:val="clear" w:pos="5670"/>
            </w:tabs>
            <w:ind w:left="720" w:firstLine="720"/>
            <w:jc w:val="left"/>
          </w:pPr>
        </w:pPrChange>
      </w:pPr>
      <w:del w:id="326" w:author="Chataway, Francis [AU-AU]" w:date="2025-12-10T11:32:00Z">
        <w:r w:rsidDel="00B51DEB">
          <w:rPr>
            <w:szCs w:val="24"/>
          </w:rPr>
          <w:delText xml:space="preserve">(b) in section 73 the definition of </w:delText>
        </w:r>
        <w:r w:rsidR="000A6771" w:rsidDel="00B51DEB">
          <w:rPr>
            <w:szCs w:val="24"/>
          </w:rPr>
          <w:delText>“</w:delText>
        </w:r>
        <w:r w:rsidDel="00B51DEB">
          <w:rPr>
            <w:szCs w:val="24"/>
          </w:rPr>
          <w:delText>publication scheme</w:delText>
        </w:r>
        <w:r w:rsidR="00DC3574" w:rsidRPr="00752F7A" w:rsidDel="00B51DEB">
          <w:rPr>
            <w:szCs w:val="24"/>
          </w:rPr>
          <w:delText>”</w:delText>
        </w:r>
        <w:r w:rsidDel="00B51DEB">
          <w:rPr>
            <w:szCs w:val="24"/>
          </w:rPr>
          <w:delText>.</w:delText>
        </w:r>
      </w:del>
    </w:p>
    <w:p w14:paraId="1694A42B" w14:textId="36C2F990" w:rsidR="006A43F4" w:rsidDel="00B51DEB" w:rsidRDefault="006A43F4" w:rsidP="00B51DEB">
      <w:pPr>
        <w:tabs>
          <w:tab w:val="clear" w:pos="709"/>
          <w:tab w:val="clear" w:pos="1418"/>
          <w:tab w:val="clear" w:pos="2126"/>
          <w:tab w:val="clear" w:pos="2835"/>
          <w:tab w:val="clear" w:pos="3544"/>
          <w:tab w:val="clear" w:pos="4253"/>
          <w:tab w:val="clear" w:pos="4961"/>
          <w:tab w:val="clear" w:pos="5670"/>
        </w:tabs>
        <w:ind w:left="720" w:firstLine="720"/>
        <w:rPr>
          <w:del w:id="327" w:author="Chataway, Francis [AU-AU]" w:date="2025-12-10T11:32:00Z"/>
          <w:szCs w:val="24"/>
        </w:rPr>
        <w:pPrChange w:id="328" w:author="Chataway, Francis [AU-AU]" w:date="2025-12-10T11:33:00Z">
          <w:pPr>
            <w:tabs>
              <w:tab w:val="clear" w:pos="709"/>
              <w:tab w:val="clear" w:pos="1418"/>
              <w:tab w:val="clear" w:pos="2126"/>
              <w:tab w:val="clear" w:pos="2835"/>
              <w:tab w:val="clear" w:pos="3544"/>
              <w:tab w:val="clear" w:pos="4253"/>
              <w:tab w:val="clear" w:pos="4961"/>
              <w:tab w:val="clear" w:pos="5670"/>
            </w:tabs>
            <w:ind w:left="720" w:firstLine="720"/>
            <w:jc w:val="left"/>
          </w:pPr>
        </w:pPrChange>
      </w:pPr>
    </w:p>
    <w:p w14:paraId="1149D26F" w14:textId="54812171" w:rsidR="00940E26" w:rsidDel="00B51DEB" w:rsidRDefault="00905858" w:rsidP="00B51DEB">
      <w:pPr>
        <w:tabs>
          <w:tab w:val="clear" w:pos="709"/>
          <w:tab w:val="clear" w:pos="1418"/>
          <w:tab w:val="clear" w:pos="2126"/>
          <w:tab w:val="clear" w:pos="2835"/>
          <w:tab w:val="clear" w:pos="3544"/>
          <w:tab w:val="clear" w:pos="4253"/>
          <w:tab w:val="clear" w:pos="4961"/>
          <w:tab w:val="clear" w:pos="5670"/>
        </w:tabs>
        <w:rPr>
          <w:del w:id="329" w:author="Chataway, Francis [AU-AU]" w:date="2025-12-10T11:32:00Z"/>
          <w:szCs w:val="24"/>
          <w:shd w:val="clear" w:color="auto" w:fill="FFFFFF"/>
        </w:rPr>
        <w:pPrChange w:id="330" w:author="Chataway, Francis [AU-AU]" w:date="2025-12-10T11:33:00Z">
          <w:pPr>
            <w:tabs>
              <w:tab w:val="clear" w:pos="709"/>
              <w:tab w:val="clear" w:pos="1418"/>
              <w:tab w:val="clear" w:pos="2126"/>
              <w:tab w:val="clear" w:pos="2835"/>
              <w:tab w:val="clear" w:pos="3544"/>
              <w:tab w:val="clear" w:pos="4253"/>
              <w:tab w:val="clear" w:pos="4961"/>
              <w:tab w:val="clear" w:pos="5670"/>
            </w:tabs>
            <w:jc w:val="left"/>
          </w:pPr>
        </w:pPrChange>
      </w:pPr>
      <w:del w:id="331" w:author="Chataway, Francis [AU-AU]" w:date="2025-12-10T11:32:00Z">
        <w:r w:rsidDel="00B51DEB">
          <w:rPr>
            <w:szCs w:val="24"/>
          </w:rPr>
          <w:tab/>
          <w:delText>(2) In section 25(3) of the FOI Act for paragraph (a) substitute</w:delText>
        </w:r>
        <w:r w:rsidRPr="00940E26" w:rsidDel="00B51DEB">
          <w:rPr>
            <w:szCs w:val="24"/>
            <w:shd w:val="clear" w:color="auto" w:fill="FFFFFF"/>
          </w:rPr>
          <w:delText>—</w:delText>
        </w:r>
      </w:del>
    </w:p>
    <w:p w14:paraId="61F9F85E" w14:textId="31590C01" w:rsidR="00554861" w:rsidDel="00B51DEB" w:rsidRDefault="00905858" w:rsidP="00B51DEB">
      <w:pPr>
        <w:tabs>
          <w:tab w:val="clear" w:pos="709"/>
          <w:tab w:val="clear" w:pos="1418"/>
          <w:tab w:val="clear" w:pos="2126"/>
          <w:tab w:val="clear" w:pos="2835"/>
          <w:tab w:val="clear" w:pos="3544"/>
          <w:tab w:val="clear" w:pos="4253"/>
          <w:tab w:val="clear" w:pos="4961"/>
          <w:tab w:val="clear" w:pos="5670"/>
        </w:tabs>
        <w:rPr>
          <w:del w:id="332" w:author="Chataway, Francis [AU-AU]" w:date="2025-12-10T11:32:00Z"/>
          <w:szCs w:val="24"/>
          <w:shd w:val="clear" w:color="auto" w:fill="FFFFFF"/>
        </w:rPr>
        <w:pPrChange w:id="333" w:author="Chataway, Francis [AU-AU]" w:date="2025-12-10T11:33:00Z">
          <w:pPr>
            <w:tabs>
              <w:tab w:val="clear" w:pos="709"/>
              <w:tab w:val="clear" w:pos="1418"/>
              <w:tab w:val="clear" w:pos="2126"/>
              <w:tab w:val="clear" w:pos="2835"/>
              <w:tab w:val="clear" w:pos="3544"/>
              <w:tab w:val="clear" w:pos="4253"/>
              <w:tab w:val="clear" w:pos="4961"/>
              <w:tab w:val="clear" w:pos="5670"/>
            </w:tabs>
            <w:jc w:val="left"/>
          </w:pPr>
        </w:pPrChange>
      </w:pPr>
      <w:del w:id="334" w:author="Chataway, Francis [AU-AU]" w:date="2025-12-10T11:32:00Z">
        <w:r w:rsidDel="00B51DEB">
          <w:rPr>
            <w:szCs w:val="24"/>
            <w:shd w:val="clear" w:color="auto" w:fill="FFFFFF"/>
          </w:rPr>
          <w:tab/>
        </w:r>
      </w:del>
    </w:p>
    <w:p w14:paraId="6F41C128" w14:textId="4B40D69B" w:rsidR="00940E26" w:rsidDel="00B51DEB" w:rsidRDefault="00905858" w:rsidP="00B51DEB">
      <w:pPr>
        <w:tabs>
          <w:tab w:val="clear" w:pos="709"/>
          <w:tab w:val="clear" w:pos="1418"/>
          <w:tab w:val="clear" w:pos="2126"/>
          <w:tab w:val="clear" w:pos="2835"/>
          <w:tab w:val="clear" w:pos="3544"/>
          <w:tab w:val="clear" w:pos="4253"/>
          <w:tab w:val="clear" w:pos="4961"/>
          <w:tab w:val="clear" w:pos="5670"/>
        </w:tabs>
        <w:ind w:firstLine="720"/>
        <w:rPr>
          <w:del w:id="335" w:author="Chataway, Francis [AU-AU]" w:date="2025-12-10T11:32:00Z"/>
          <w:szCs w:val="24"/>
        </w:rPr>
        <w:pPrChange w:id="336" w:author="Chataway, Francis [AU-AU]" w:date="2025-12-10T11:33:00Z">
          <w:pPr>
            <w:tabs>
              <w:tab w:val="clear" w:pos="709"/>
              <w:tab w:val="clear" w:pos="1418"/>
              <w:tab w:val="clear" w:pos="2126"/>
              <w:tab w:val="clear" w:pos="2835"/>
              <w:tab w:val="clear" w:pos="3544"/>
              <w:tab w:val="clear" w:pos="4253"/>
              <w:tab w:val="clear" w:pos="4961"/>
              <w:tab w:val="clear" w:pos="5670"/>
            </w:tabs>
            <w:ind w:firstLine="720"/>
            <w:jc w:val="left"/>
          </w:pPr>
        </w:pPrChange>
      </w:pPr>
      <w:del w:id="337" w:author="Chataway, Francis [AU-AU]" w:date="2025-12-10T11:32:00Z">
        <w:r w:rsidDel="00B51DEB">
          <w:rPr>
            <w:szCs w:val="24"/>
          </w:rPr>
          <w:delText>“</w:delText>
        </w:r>
        <w:r w:rsidDel="00B51DEB">
          <w:rPr>
            <w:szCs w:val="24"/>
            <w:shd w:val="clear" w:color="auto" w:fill="FFFFFF"/>
          </w:rPr>
          <w:delText>(a) it is available on request from the Scottish public authority which holds it, and</w:delText>
        </w:r>
        <w:r w:rsidR="00DC3574" w:rsidRPr="00752F7A" w:rsidDel="00B51DEB">
          <w:rPr>
            <w:szCs w:val="24"/>
          </w:rPr>
          <w:delText>”</w:delText>
        </w:r>
        <w:r w:rsidR="00DC3574" w:rsidDel="00B51DEB">
          <w:rPr>
            <w:szCs w:val="24"/>
          </w:rPr>
          <w:delText>.</w:delText>
        </w:r>
        <w:r w:rsidDel="00B51DEB">
          <w:rPr>
            <w:szCs w:val="24"/>
            <w:shd w:val="clear" w:color="auto" w:fill="FFFFFF"/>
          </w:rPr>
          <w:delText xml:space="preserve"> </w:delText>
        </w:r>
      </w:del>
    </w:p>
    <w:p w14:paraId="77D20EFB" w14:textId="1175E110" w:rsidR="006A43F4" w:rsidRPr="001D5C07" w:rsidDel="00B51DEB" w:rsidRDefault="006A43F4" w:rsidP="00B51DEB">
      <w:pPr>
        <w:tabs>
          <w:tab w:val="clear" w:pos="709"/>
          <w:tab w:val="clear" w:pos="1418"/>
          <w:tab w:val="clear" w:pos="2126"/>
          <w:tab w:val="clear" w:pos="2835"/>
          <w:tab w:val="clear" w:pos="3544"/>
          <w:tab w:val="clear" w:pos="4253"/>
          <w:tab w:val="clear" w:pos="4961"/>
          <w:tab w:val="clear" w:pos="5670"/>
        </w:tabs>
        <w:rPr>
          <w:del w:id="338" w:author="Chataway, Francis [AU-AU]" w:date="2025-12-10T11:32:00Z"/>
          <w:szCs w:val="24"/>
        </w:rPr>
        <w:pPrChange w:id="339" w:author="Chataway, Francis [AU-AU]" w:date="2025-12-10T11:33:00Z">
          <w:pPr>
            <w:tabs>
              <w:tab w:val="clear" w:pos="709"/>
              <w:tab w:val="clear" w:pos="1418"/>
              <w:tab w:val="clear" w:pos="2126"/>
              <w:tab w:val="clear" w:pos="2835"/>
              <w:tab w:val="clear" w:pos="3544"/>
              <w:tab w:val="clear" w:pos="4253"/>
              <w:tab w:val="clear" w:pos="4961"/>
              <w:tab w:val="clear" w:pos="5670"/>
            </w:tabs>
            <w:jc w:val="left"/>
          </w:pPr>
        </w:pPrChange>
      </w:pPr>
    </w:p>
    <w:p w14:paraId="4CDB56FD" w14:textId="7247D3BD" w:rsidR="000115F8" w:rsidRPr="00752F7A" w:rsidDel="00B51DEB" w:rsidRDefault="000115F8" w:rsidP="00B51DEB">
      <w:pPr>
        <w:pStyle w:val="ListParagraph"/>
        <w:tabs>
          <w:tab w:val="clear" w:pos="709"/>
          <w:tab w:val="clear" w:pos="1418"/>
          <w:tab w:val="clear" w:pos="2126"/>
          <w:tab w:val="clear" w:pos="2835"/>
          <w:tab w:val="clear" w:pos="3544"/>
          <w:tab w:val="clear" w:pos="4253"/>
          <w:tab w:val="clear" w:pos="4961"/>
          <w:tab w:val="clear" w:pos="5670"/>
        </w:tabs>
        <w:ind w:left="1080"/>
        <w:rPr>
          <w:del w:id="340" w:author="Chataway, Francis [AU-AU]" w:date="2025-12-10T11:32:00Z"/>
          <w:szCs w:val="24"/>
        </w:rPr>
        <w:pPrChange w:id="341" w:author="Chataway, Francis [AU-AU]" w:date="2025-12-10T11:33:00Z">
          <w:pPr>
            <w:pStyle w:val="ListParagraph"/>
            <w:tabs>
              <w:tab w:val="clear" w:pos="709"/>
              <w:tab w:val="clear" w:pos="1418"/>
              <w:tab w:val="clear" w:pos="2126"/>
              <w:tab w:val="clear" w:pos="2835"/>
              <w:tab w:val="clear" w:pos="3544"/>
              <w:tab w:val="clear" w:pos="4253"/>
              <w:tab w:val="clear" w:pos="4961"/>
              <w:tab w:val="clear" w:pos="5670"/>
            </w:tabs>
            <w:ind w:left="1080"/>
            <w:jc w:val="left"/>
          </w:pPr>
        </w:pPrChange>
      </w:pPr>
    </w:p>
    <w:p w14:paraId="4F8A7A79" w14:textId="26A39039" w:rsidR="00E1773C" w:rsidRPr="00752F7A" w:rsidDel="00B51DEB" w:rsidRDefault="00905858" w:rsidP="00B51DEB">
      <w:pPr>
        <w:rPr>
          <w:del w:id="342" w:author="Chataway, Francis [AU-AU]" w:date="2025-12-10T11:32:00Z"/>
          <w:b/>
          <w:bCs/>
          <w:szCs w:val="24"/>
        </w:rPr>
        <w:pPrChange w:id="343" w:author="Chataway, Francis [AU-AU]" w:date="2025-12-10T11:33:00Z">
          <w:pPr>
            <w:jc w:val="left"/>
          </w:pPr>
        </w:pPrChange>
      </w:pPr>
      <w:del w:id="344" w:author="Chataway, Francis [AU-AU]" w:date="2025-12-10T11:32:00Z">
        <w:r w:rsidDel="00B51DEB">
          <w:rPr>
            <w:b/>
            <w:bCs/>
            <w:szCs w:val="24"/>
          </w:rPr>
          <w:delText>8</w:delText>
        </w:r>
        <w:r w:rsidR="004A1A0F" w:rsidRPr="00752F7A" w:rsidDel="00B51DEB">
          <w:rPr>
            <w:b/>
            <w:bCs/>
            <w:szCs w:val="24"/>
          </w:rPr>
          <w:tab/>
        </w:r>
        <w:r w:rsidR="00D707AA" w:rsidDel="00B51DEB">
          <w:rPr>
            <w:b/>
            <w:bCs/>
            <w:szCs w:val="24"/>
          </w:rPr>
          <w:delText>Model</w:delText>
        </w:r>
        <w:r w:rsidR="004A1A0F" w:rsidRPr="00752F7A" w:rsidDel="00B51DEB">
          <w:rPr>
            <w:b/>
            <w:bCs/>
            <w:szCs w:val="24"/>
          </w:rPr>
          <w:delText xml:space="preserve"> publication</w:delText>
        </w:r>
        <w:r w:rsidR="00D707AA" w:rsidDel="00B51DEB">
          <w:rPr>
            <w:b/>
            <w:bCs/>
            <w:szCs w:val="24"/>
          </w:rPr>
          <w:delText xml:space="preserve"> schemes</w:delText>
        </w:r>
      </w:del>
    </w:p>
    <w:p w14:paraId="3D5F215E" w14:textId="6BE0A017" w:rsidR="004A1A0F" w:rsidRPr="00752F7A" w:rsidDel="00B51DEB" w:rsidRDefault="004A1A0F" w:rsidP="00B51DEB">
      <w:pPr>
        <w:rPr>
          <w:del w:id="345" w:author="Chataway, Francis [AU-AU]" w:date="2025-12-10T11:32:00Z"/>
          <w:b/>
          <w:bCs/>
          <w:szCs w:val="24"/>
        </w:rPr>
        <w:pPrChange w:id="346" w:author="Chataway, Francis [AU-AU]" w:date="2025-12-10T11:33:00Z">
          <w:pPr>
            <w:jc w:val="left"/>
          </w:pPr>
        </w:pPrChange>
      </w:pPr>
    </w:p>
    <w:p w14:paraId="7AD1979C" w14:textId="73EEF599" w:rsidR="005D7284" w:rsidRPr="00752F7A" w:rsidDel="00B51DEB" w:rsidRDefault="00905858" w:rsidP="00B51DEB">
      <w:pPr>
        <w:shd w:val="clear" w:color="auto" w:fill="FFFFFF"/>
        <w:ind w:left="709"/>
        <w:rPr>
          <w:del w:id="347" w:author="Chataway, Francis [AU-AU]" w:date="2025-12-10T11:32:00Z"/>
          <w:szCs w:val="24"/>
        </w:rPr>
        <w:pPrChange w:id="348" w:author="Chataway, Francis [AU-AU]" w:date="2025-12-10T11:33:00Z">
          <w:pPr>
            <w:shd w:val="clear" w:color="auto" w:fill="FFFFFF"/>
            <w:ind w:left="709"/>
          </w:pPr>
        </w:pPrChange>
      </w:pPr>
      <w:del w:id="349" w:author="Chataway, Francis [AU-AU]" w:date="2025-12-10T11:32:00Z">
        <w:r w:rsidDel="00B51DEB">
          <w:rPr>
            <w:szCs w:val="24"/>
          </w:rPr>
          <w:delText>S</w:delText>
        </w:r>
        <w:r w:rsidR="004A1A0F" w:rsidRPr="00752F7A" w:rsidDel="00B51DEB">
          <w:rPr>
            <w:szCs w:val="24"/>
          </w:rPr>
          <w:delText>ection 24 (</w:delText>
        </w:r>
        <w:r w:rsidDel="00B51DEB">
          <w:rPr>
            <w:szCs w:val="24"/>
            <w:shd w:val="clear" w:color="auto" w:fill="FFFFFF"/>
          </w:rPr>
          <w:delText>m</w:delText>
        </w:r>
        <w:r w:rsidR="004A1A0F" w:rsidRPr="00752F7A" w:rsidDel="00B51DEB">
          <w:rPr>
            <w:szCs w:val="24"/>
            <w:shd w:val="clear" w:color="auto" w:fill="FFFFFF"/>
          </w:rPr>
          <w:delText>odel publication schemes)</w:delText>
        </w:r>
        <w:r w:rsidR="004A1A0F" w:rsidRPr="00752F7A" w:rsidDel="00B51DEB">
          <w:rPr>
            <w:szCs w:val="24"/>
          </w:rPr>
          <w:delText xml:space="preserve"> of the FOI Act</w:delText>
        </w:r>
        <w:r w:rsidDel="00B51DEB">
          <w:rPr>
            <w:szCs w:val="24"/>
          </w:rPr>
          <w:delText xml:space="preserve"> is repealed</w:delText>
        </w:r>
        <w:r w:rsidR="000115F8" w:rsidDel="00B51DEB">
          <w:rPr>
            <w:szCs w:val="24"/>
          </w:rPr>
          <w:delText xml:space="preserve">. </w:delText>
        </w:r>
      </w:del>
    </w:p>
    <w:p w14:paraId="7EA545D2" w14:textId="3150DCA7" w:rsidR="0043009C" w:rsidDel="00B51DEB" w:rsidRDefault="0043009C" w:rsidP="00B51DEB">
      <w:pPr>
        <w:spacing w:after="90" w:line="259" w:lineRule="auto"/>
        <w:ind w:left="360"/>
        <w:rPr>
          <w:del w:id="350" w:author="Chataway, Francis [AU-AU]" w:date="2025-12-10T11:32:00Z"/>
          <w:szCs w:val="24"/>
        </w:rPr>
        <w:pPrChange w:id="351" w:author="Chataway, Francis [AU-AU]" w:date="2025-12-10T11:33:00Z">
          <w:pPr>
            <w:spacing w:after="90" w:line="259" w:lineRule="auto"/>
            <w:ind w:left="360"/>
          </w:pPr>
        </w:pPrChange>
      </w:pPr>
    </w:p>
    <w:p w14:paraId="48CC41C1" w14:textId="062DC611" w:rsidR="00DC3574" w:rsidRPr="00752F7A" w:rsidDel="00B51DEB" w:rsidRDefault="00DC3574" w:rsidP="00B51DEB">
      <w:pPr>
        <w:spacing w:after="90" w:line="259" w:lineRule="auto"/>
        <w:ind w:left="360"/>
        <w:rPr>
          <w:del w:id="352" w:author="Chataway, Francis [AU-AU]" w:date="2025-12-10T11:32:00Z"/>
          <w:szCs w:val="24"/>
        </w:rPr>
        <w:pPrChange w:id="353" w:author="Chataway, Francis [AU-AU]" w:date="2025-12-10T11:33:00Z">
          <w:pPr>
            <w:spacing w:after="90" w:line="259" w:lineRule="auto"/>
            <w:ind w:left="360"/>
          </w:pPr>
        </w:pPrChange>
      </w:pPr>
    </w:p>
    <w:p w14:paraId="72BFCA48" w14:textId="131C865A" w:rsidR="007C0CEE" w:rsidDel="00B51DEB" w:rsidRDefault="00905858" w:rsidP="00B51DEB">
      <w:pPr>
        <w:spacing w:after="90" w:line="259" w:lineRule="auto"/>
        <w:rPr>
          <w:del w:id="354" w:author="Chataway, Francis [AU-AU]" w:date="2025-12-10T11:32:00Z"/>
          <w:rStyle w:val="legds"/>
          <w:b/>
          <w:bCs/>
          <w:i/>
          <w:iCs/>
          <w:szCs w:val="24"/>
        </w:rPr>
        <w:pPrChange w:id="355" w:author="Chataway, Francis [AU-AU]" w:date="2025-12-10T11:33:00Z">
          <w:pPr>
            <w:spacing w:after="90" w:line="259" w:lineRule="auto"/>
            <w:jc w:val="center"/>
          </w:pPr>
        </w:pPrChange>
      </w:pPr>
      <w:del w:id="356" w:author="Chataway, Francis [AU-AU]" w:date="2025-12-10T11:32:00Z">
        <w:r w:rsidRPr="00752F7A" w:rsidDel="00B51DEB">
          <w:rPr>
            <w:rStyle w:val="legds"/>
            <w:b/>
            <w:bCs/>
            <w:i/>
            <w:iCs/>
            <w:szCs w:val="24"/>
          </w:rPr>
          <w:delText>Exempt Information</w:delText>
        </w:r>
      </w:del>
    </w:p>
    <w:p w14:paraId="3105459D" w14:textId="485AD8B3" w:rsidR="003D1395" w:rsidRPr="00752F7A" w:rsidDel="00B51DEB" w:rsidRDefault="003D1395" w:rsidP="00B51DEB">
      <w:pPr>
        <w:spacing w:after="90" w:line="259" w:lineRule="auto"/>
        <w:rPr>
          <w:del w:id="357" w:author="Chataway, Francis [AU-AU]" w:date="2025-12-10T11:32:00Z"/>
          <w:b/>
          <w:bCs/>
          <w:i/>
          <w:iCs/>
          <w:szCs w:val="24"/>
        </w:rPr>
        <w:pPrChange w:id="358" w:author="Chataway, Francis [AU-AU]" w:date="2025-12-10T11:33:00Z">
          <w:pPr>
            <w:spacing w:after="90" w:line="259" w:lineRule="auto"/>
            <w:jc w:val="center"/>
          </w:pPr>
        </w:pPrChange>
      </w:pPr>
    </w:p>
    <w:p w14:paraId="4D15D0A5" w14:textId="5989FAAF" w:rsidR="00C030DC" w:rsidRPr="00752F7A" w:rsidDel="00B51DEB" w:rsidRDefault="00905858" w:rsidP="00B51DEB">
      <w:pPr>
        <w:rPr>
          <w:del w:id="359" w:author="Chataway, Francis [AU-AU]" w:date="2025-12-10T11:32:00Z"/>
          <w:b/>
          <w:bCs/>
          <w:szCs w:val="24"/>
          <w:shd w:val="clear" w:color="auto" w:fill="FFFFFF"/>
        </w:rPr>
        <w:pPrChange w:id="360" w:author="Chataway, Francis [AU-AU]" w:date="2025-12-10T11:33:00Z">
          <w:pPr>
            <w:jc w:val="left"/>
          </w:pPr>
        </w:pPrChange>
      </w:pPr>
      <w:del w:id="361" w:author="Chataway, Francis [AU-AU]" w:date="2025-12-10T11:32:00Z">
        <w:r w:rsidDel="00B51DEB">
          <w:rPr>
            <w:b/>
            <w:bCs/>
            <w:szCs w:val="24"/>
          </w:rPr>
          <w:delText>9</w:delText>
        </w:r>
        <w:r w:rsidR="00417824" w:rsidRPr="00752F7A" w:rsidDel="00B51DEB">
          <w:rPr>
            <w:b/>
            <w:bCs/>
            <w:szCs w:val="24"/>
          </w:rPr>
          <w:tab/>
        </w:r>
        <w:r w:rsidR="005B6838" w:rsidRPr="00752F7A" w:rsidDel="00B51DEB">
          <w:rPr>
            <w:b/>
            <w:bCs/>
            <w:szCs w:val="24"/>
            <w:shd w:val="clear" w:color="auto" w:fill="FFFFFF"/>
          </w:rPr>
          <w:delText>Information provided to the Commissioner</w:delText>
        </w:r>
      </w:del>
    </w:p>
    <w:p w14:paraId="6972151F" w14:textId="1D62DFB9" w:rsidR="005B6838" w:rsidRPr="00752F7A" w:rsidDel="00B51DEB" w:rsidRDefault="005B6838" w:rsidP="00B51DEB">
      <w:pPr>
        <w:rPr>
          <w:del w:id="362" w:author="Chataway, Francis [AU-AU]" w:date="2025-12-10T11:32:00Z"/>
          <w:b/>
          <w:bCs/>
          <w:szCs w:val="24"/>
          <w:shd w:val="clear" w:color="auto" w:fill="FFFFFF"/>
        </w:rPr>
        <w:pPrChange w:id="363" w:author="Chataway, Francis [AU-AU]" w:date="2025-12-10T11:33:00Z">
          <w:pPr/>
        </w:pPrChange>
      </w:pPr>
    </w:p>
    <w:p w14:paraId="697585E1" w14:textId="7A5D9D02" w:rsidR="002B2AD6" w:rsidRPr="001D5C07" w:rsidDel="00B51DEB" w:rsidRDefault="00905858" w:rsidP="00B51DEB">
      <w:pPr>
        <w:rPr>
          <w:del w:id="364" w:author="Chataway, Francis [AU-AU]" w:date="2025-12-10T11:32:00Z"/>
          <w:szCs w:val="24"/>
          <w:shd w:val="clear" w:color="auto" w:fill="FFFFFF"/>
        </w:rPr>
        <w:pPrChange w:id="365" w:author="Chataway, Francis [AU-AU]" w:date="2025-12-10T11:33:00Z">
          <w:pPr/>
        </w:pPrChange>
      </w:pPr>
      <w:del w:id="366" w:author="Chataway, Francis [AU-AU]" w:date="2025-12-10T11:32:00Z">
        <w:r w:rsidDel="00B51DEB">
          <w:rPr>
            <w:szCs w:val="24"/>
            <w:shd w:val="clear" w:color="auto" w:fill="FFFFFF"/>
          </w:rPr>
          <w:tab/>
        </w:r>
        <w:r w:rsidR="00B96242" w:rsidRPr="001D5C07" w:rsidDel="00B51DEB">
          <w:rPr>
            <w:szCs w:val="24"/>
            <w:shd w:val="clear" w:color="auto" w:fill="FFFFFF"/>
          </w:rPr>
          <w:delText>After section 41 of the FOI Act i</w:delText>
        </w:r>
        <w:r w:rsidR="005B6838" w:rsidRPr="001D5C07" w:rsidDel="00B51DEB">
          <w:rPr>
            <w:szCs w:val="24"/>
            <w:shd w:val="clear" w:color="auto" w:fill="FFFFFF"/>
          </w:rPr>
          <w:delText>nsert</w:delText>
        </w:r>
        <w:r w:rsidR="00DC1E30" w:rsidRPr="001D5C07" w:rsidDel="00B51DEB">
          <w:rPr>
            <w:szCs w:val="24"/>
          </w:rPr>
          <w:delText>—</w:delText>
        </w:r>
      </w:del>
    </w:p>
    <w:p w14:paraId="00E614E7" w14:textId="745D3DF3" w:rsidR="001E11B0" w:rsidRPr="00752F7A" w:rsidDel="00B51DEB" w:rsidRDefault="001E11B0" w:rsidP="00B51DEB">
      <w:pPr>
        <w:pStyle w:val="ListParagraph"/>
        <w:ind w:left="1065"/>
        <w:rPr>
          <w:del w:id="367" w:author="Chataway, Francis [AU-AU]" w:date="2025-12-10T11:32:00Z"/>
          <w:szCs w:val="24"/>
          <w:shd w:val="clear" w:color="auto" w:fill="FFFFFF"/>
        </w:rPr>
        <w:pPrChange w:id="368" w:author="Chataway, Francis [AU-AU]" w:date="2025-12-10T11:33:00Z">
          <w:pPr>
            <w:pStyle w:val="ListParagraph"/>
            <w:ind w:left="1065"/>
          </w:pPr>
        </w:pPrChange>
      </w:pPr>
    </w:p>
    <w:p w14:paraId="7BFAE531" w14:textId="207EB557" w:rsidR="005D3526" w:rsidRPr="001D5C07" w:rsidDel="00B51DEB" w:rsidRDefault="00905858" w:rsidP="00B51DEB">
      <w:pPr>
        <w:pStyle w:val="ListParagraph"/>
        <w:ind w:left="1065"/>
        <w:rPr>
          <w:del w:id="369" w:author="Chataway, Francis [AU-AU]" w:date="2025-12-10T11:32:00Z"/>
          <w:szCs w:val="24"/>
          <w:shd w:val="clear" w:color="auto" w:fill="FFFFFF"/>
        </w:rPr>
        <w:pPrChange w:id="370" w:author="Chataway, Francis [AU-AU]" w:date="2025-12-10T11:33:00Z">
          <w:pPr>
            <w:pStyle w:val="ListParagraph"/>
            <w:ind w:left="1065"/>
          </w:pPr>
        </w:pPrChange>
      </w:pPr>
      <w:del w:id="371" w:author="Chataway, Francis [AU-AU]" w:date="2025-12-10T11:32:00Z">
        <w:r w:rsidRPr="001D5C07" w:rsidDel="00B51DEB">
          <w:rPr>
            <w:szCs w:val="24"/>
            <w:shd w:val="clear" w:color="auto" w:fill="FFFFFF"/>
          </w:rPr>
          <w:delText>“</w:delText>
        </w:r>
        <w:r w:rsidR="00F94275" w:rsidRPr="00DC3574" w:rsidDel="00B51DEB">
          <w:rPr>
            <w:b/>
            <w:bCs/>
            <w:szCs w:val="24"/>
            <w:shd w:val="clear" w:color="auto" w:fill="FFFFFF"/>
          </w:rPr>
          <w:delText xml:space="preserve">41A </w:delText>
        </w:r>
        <w:r w:rsidR="0036550F" w:rsidRPr="00DC3574" w:rsidDel="00B51DEB">
          <w:rPr>
            <w:b/>
            <w:bCs/>
            <w:szCs w:val="24"/>
            <w:shd w:val="clear" w:color="auto" w:fill="FFFFFF"/>
          </w:rPr>
          <w:delText>I</w:delText>
        </w:r>
        <w:r w:rsidR="00EE3161" w:rsidRPr="00DC3574" w:rsidDel="00B51DEB">
          <w:rPr>
            <w:b/>
            <w:bCs/>
            <w:szCs w:val="24"/>
            <w:shd w:val="clear" w:color="auto" w:fill="FFFFFF"/>
          </w:rPr>
          <w:delText>nformation provided to the Commissioner</w:delText>
        </w:r>
        <w:r w:rsidR="00EE3161" w:rsidRPr="001D5C07" w:rsidDel="00B51DEB">
          <w:rPr>
            <w:szCs w:val="24"/>
            <w:shd w:val="clear" w:color="auto" w:fill="FFFFFF"/>
          </w:rPr>
          <w:delText xml:space="preserve"> </w:delText>
        </w:r>
      </w:del>
    </w:p>
    <w:p w14:paraId="204FAA95" w14:textId="37FF879A" w:rsidR="001D5C07" w:rsidDel="00B51DEB" w:rsidRDefault="001D5C07" w:rsidP="00B51DEB">
      <w:pPr>
        <w:pStyle w:val="ListParagraph"/>
        <w:ind w:left="1065"/>
        <w:rPr>
          <w:del w:id="372" w:author="Chataway, Francis [AU-AU]" w:date="2025-12-10T11:32:00Z"/>
          <w:szCs w:val="24"/>
          <w:shd w:val="clear" w:color="auto" w:fill="FFFFFF"/>
        </w:rPr>
        <w:pPrChange w:id="373" w:author="Chataway, Francis [AU-AU]" w:date="2025-12-10T11:33:00Z">
          <w:pPr>
            <w:pStyle w:val="ListParagraph"/>
            <w:ind w:left="1065"/>
          </w:pPr>
        </w:pPrChange>
      </w:pPr>
    </w:p>
    <w:p w14:paraId="5C4A475D" w14:textId="324A2759" w:rsidR="00A8399F" w:rsidRPr="00A8399F" w:rsidDel="00B51DEB" w:rsidRDefault="00905858" w:rsidP="00B51DEB">
      <w:pPr>
        <w:pStyle w:val="ListParagraph"/>
        <w:ind w:left="1065"/>
        <w:rPr>
          <w:del w:id="374" w:author="Chataway, Francis [AU-AU]" w:date="2025-12-10T11:32:00Z"/>
          <w:szCs w:val="24"/>
          <w:shd w:val="clear" w:color="auto" w:fill="FFFFFF"/>
        </w:rPr>
        <w:pPrChange w:id="375" w:author="Chataway, Francis [AU-AU]" w:date="2025-12-10T11:33:00Z">
          <w:pPr>
            <w:pStyle w:val="ListParagraph"/>
            <w:ind w:left="1065"/>
          </w:pPr>
        </w:pPrChange>
      </w:pPr>
      <w:del w:id="376" w:author="Chataway, Francis [AU-AU]" w:date="2025-12-10T11:32:00Z">
        <w:r w:rsidRPr="00A8399F" w:rsidDel="00B51DEB">
          <w:rPr>
            <w:szCs w:val="24"/>
            <w:shd w:val="clear" w:color="auto" w:fill="FFFFFF"/>
          </w:rPr>
          <w:delText>Information is exempt</w:delText>
        </w:r>
        <w:r w:rsidR="001D5C07" w:rsidDel="00B51DEB">
          <w:rPr>
            <w:szCs w:val="24"/>
            <w:shd w:val="clear" w:color="auto" w:fill="FFFFFF"/>
          </w:rPr>
          <w:delText xml:space="preserve"> information</w:delText>
        </w:r>
        <w:r w:rsidRPr="00A8399F" w:rsidDel="00B51DEB">
          <w:rPr>
            <w:szCs w:val="24"/>
            <w:shd w:val="clear" w:color="auto" w:fill="FFFFFF"/>
          </w:rPr>
          <w:delText xml:space="preserve"> if </w:delText>
        </w:r>
        <w:r w:rsidR="00B96242" w:rsidDel="00B51DEB">
          <w:rPr>
            <w:szCs w:val="24"/>
            <w:shd w:val="clear" w:color="auto" w:fill="FFFFFF"/>
          </w:rPr>
          <w:delText xml:space="preserve">it is </w:delText>
        </w:r>
        <w:r w:rsidRPr="00A8399F" w:rsidDel="00B51DEB">
          <w:rPr>
            <w:szCs w:val="24"/>
            <w:shd w:val="clear" w:color="auto" w:fill="FFFFFF"/>
          </w:rPr>
          <w:delText>provided to the Commissioner for the purposes of an application made under section 47(1)</w:delText>
        </w:r>
        <w:r w:rsidR="006526EC" w:rsidDel="00B51DEB">
          <w:rPr>
            <w:szCs w:val="24"/>
            <w:shd w:val="clear" w:color="auto" w:fill="FFFFFF"/>
          </w:rPr>
          <w:delText>.</w:delText>
        </w:r>
        <w:r w:rsidRPr="00A8399F" w:rsidDel="00B51DEB">
          <w:rPr>
            <w:szCs w:val="24"/>
            <w:shd w:val="clear" w:color="auto" w:fill="FFFFFF"/>
          </w:rPr>
          <w:delText>”</w:delText>
        </w:r>
      </w:del>
    </w:p>
    <w:p w14:paraId="7E228D8A" w14:textId="61D4613D" w:rsidR="00E50B22" w:rsidRPr="00752F7A" w:rsidDel="00B51DEB" w:rsidRDefault="00E50B22" w:rsidP="00B51DEB">
      <w:pPr>
        <w:pStyle w:val="ListParagraph"/>
        <w:ind w:left="1065"/>
        <w:rPr>
          <w:del w:id="377" w:author="Chataway, Francis [AU-AU]" w:date="2025-12-10T11:32:00Z"/>
          <w:szCs w:val="24"/>
          <w:shd w:val="clear" w:color="auto" w:fill="FFFFFF"/>
        </w:rPr>
        <w:pPrChange w:id="378" w:author="Chataway, Francis [AU-AU]" w:date="2025-12-10T11:33:00Z">
          <w:pPr>
            <w:pStyle w:val="ListParagraph"/>
            <w:ind w:left="1065"/>
          </w:pPr>
        </w:pPrChange>
      </w:pPr>
    </w:p>
    <w:p w14:paraId="0C28ACFA" w14:textId="2BA34E2F" w:rsidR="006A43F4" w:rsidRPr="00752F7A" w:rsidDel="00B51DEB" w:rsidRDefault="006A43F4" w:rsidP="00B51DEB">
      <w:pPr>
        <w:rPr>
          <w:del w:id="379" w:author="Chataway, Francis [AU-AU]" w:date="2025-12-10T11:32:00Z"/>
          <w:b/>
          <w:bCs/>
          <w:i/>
          <w:iCs/>
          <w:szCs w:val="24"/>
          <w:shd w:val="clear" w:color="auto" w:fill="FFFFFF"/>
        </w:rPr>
        <w:pPrChange w:id="380" w:author="Chataway, Francis [AU-AU]" w:date="2025-12-10T11:33:00Z">
          <w:pPr>
            <w:jc w:val="center"/>
          </w:pPr>
        </w:pPrChange>
      </w:pPr>
    </w:p>
    <w:p w14:paraId="491D2FB0" w14:textId="66F6C3E2" w:rsidR="00307782" w:rsidDel="00B51DEB" w:rsidRDefault="00905858" w:rsidP="00B51DEB">
      <w:pPr>
        <w:rPr>
          <w:del w:id="381" w:author="Chataway, Francis [AU-AU]" w:date="2025-12-10T11:32:00Z"/>
          <w:b/>
          <w:bCs/>
          <w:i/>
          <w:iCs/>
          <w:szCs w:val="24"/>
          <w:shd w:val="clear" w:color="auto" w:fill="FFFFFF"/>
        </w:rPr>
        <w:pPrChange w:id="382" w:author="Chataway, Francis [AU-AU]" w:date="2025-12-10T11:33:00Z">
          <w:pPr>
            <w:jc w:val="center"/>
          </w:pPr>
        </w:pPrChange>
      </w:pPr>
      <w:del w:id="383" w:author="Chataway, Francis [AU-AU]" w:date="2025-12-10T11:32:00Z">
        <w:r w:rsidDel="00B51DEB">
          <w:rPr>
            <w:b/>
            <w:bCs/>
            <w:i/>
            <w:iCs/>
            <w:szCs w:val="24"/>
            <w:shd w:val="clear" w:color="auto" w:fill="FFFFFF"/>
          </w:rPr>
          <w:delText>The Scottish Information Commissioner</w:delText>
        </w:r>
      </w:del>
    </w:p>
    <w:p w14:paraId="296BAF7C" w14:textId="23C59683" w:rsidR="00554861" w:rsidRPr="00752F7A" w:rsidDel="00B51DEB" w:rsidRDefault="00554861" w:rsidP="00B51DEB">
      <w:pPr>
        <w:rPr>
          <w:del w:id="384" w:author="Chataway, Francis [AU-AU]" w:date="2025-12-10T11:32:00Z"/>
          <w:b/>
          <w:bCs/>
          <w:i/>
          <w:iCs/>
          <w:szCs w:val="24"/>
          <w:shd w:val="clear" w:color="auto" w:fill="FFFFFF"/>
        </w:rPr>
        <w:pPrChange w:id="385" w:author="Chataway, Francis [AU-AU]" w:date="2025-12-10T11:33:00Z">
          <w:pPr>
            <w:jc w:val="center"/>
          </w:pPr>
        </w:pPrChange>
      </w:pPr>
    </w:p>
    <w:p w14:paraId="4D46F971" w14:textId="55ED7F73" w:rsidR="00307782" w:rsidRPr="00752F7A" w:rsidDel="00B51DEB" w:rsidRDefault="00905858" w:rsidP="00B51DEB">
      <w:pPr>
        <w:rPr>
          <w:del w:id="386" w:author="Chataway, Francis [AU-AU]" w:date="2025-12-10T11:32:00Z"/>
          <w:b/>
          <w:bCs/>
          <w:szCs w:val="24"/>
          <w:shd w:val="clear" w:color="auto" w:fill="FFFFFF"/>
        </w:rPr>
        <w:pPrChange w:id="387" w:author="Chataway, Francis [AU-AU]" w:date="2025-12-10T11:33:00Z">
          <w:pPr>
            <w:jc w:val="left"/>
          </w:pPr>
        </w:pPrChange>
      </w:pPr>
      <w:del w:id="388" w:author="Chataway, Francis [AU-AU]" w:date="2025-12-10T11:32:00Z">
        <w:r w:rsidRPr="00752F7A" w:rsidDel="00B51DEB">
          <w:rPr>
            <w:b/>
            <w:bCs/>
            <w:szCs w:val="24"/>
            <w:shd w:val="clear" w:color="auto" w:fill="FFFFFF"/>
          </w:rPr>
          <w:delText>1</w:delText>
        </w:r>
        <w:r w:rsidR="003D1395" w:rsidDel="00B51DEB">
          <w:rPr>
            <w:b/>
            <w:bCs/>
            <w:szCs w:val="24"/>
            <w:shd w:val="clear" w:color="auto" w:fill="FFFFFF"/>
          </w:rPr>
          <w:delText>0</w:delText>
        </w:r>
        <w:r w:rsidRPr="00752F7A" w:rsidDel="00B51DEB">
          <w:rPr>
            <w:b/>
            <w:bCs/>
            <w:szCs w:val="24"/>
            <w:shd w:val="clear" w:color="auto" w:fill="FFFFFF"/>
          </w:rPr>
          <w:tab/>
          <w:delText>General functions of Commissioner</w:delText>
        </w:r>
      </w:del>
    </w:p>
    <w:p w14:paraId="6D15904F" w14:textId="133F3DCA" w:rsidR="00307782" w:rsidRPr="00752F7A" w:rsidDel="00B51DEB" w:rsidRDefault="00307782" w:rsidP="00B51DEB">
      <w:pPr>
        <w:rPr>
          <w:del w:id="389" w:author="Chataway, Francis [AU-AU]" w:date="2025-12-10T11:32:00Z"/>
          <w:b/>
          <w:bCs/>
          <w:szCs w:val="24"/>
          <w:shd w:val="clear" w:color="auto" w:fill="FFFFFF"/>
        </w:rPr>
        <w:pPrChange w:id="390" w:author="Chataway, Francis [AU-AU]" w:date="2025-12-10T11:33:00Z">
          <w:pPr>
            <w:jc w:val="left"/>
          </w:pPr>
        </w:pPrChange>
      </w:pPr>
    </w:p>
    <w:p w14:paraId="77E2D1D6" w14:textId="695C3ECD" w:rsidR="00C6329D" w:rsidRPr="000B18A7" w:rsidDel="00B51DEB" w:rsidRDefault="00905858" w:rsidP="00B51DEB">
      <w:pPr>
        <w:tabs>
          <w:tab w:val="clear" w:pos="709"/>
          <w:tab w:val="clear" w:pos="1418"/>
          <w:tab w:val="clear" w:pos="2126"/>
          <w:tab w:val="clear" w:pos="2835"/>
          <w:tab w:val="clear" w:pos="3544"/>
          <w:tab w:val="clear" w:pos="4253"/>
          <w:tab w:val="clear" w:pos="4961"/>
          <w:tab w:val="clear" w:pos="5670"/>
        </w:tabs>
        <w:spacing w:after="13" w:line="248" w:lineRule="auto"/>
        <w:ind w:left="709"/>
        <w:rPr>
          <w:del w:id="391" w:author="Chataway, Francis [AU-AU]" w:date="2025-12-10T11:32:00Z"/>
          <w:szCs w:val="24"/>
        </w:rPr>
        <w:pPrChange w:id="392" w:author="Chataway, Francis [AU-AU]" w:date="2025-12-10T11:33:00Z">
          <w:pPr>
            <w:tabs>
              <w:tab w:val="clear" w:pos="709"/>
              <w:tab w:val="clear" w:pos="1418"/>
              <w:tab w:val="clear" w:pos="2126"/>
              <w:tab w:val="clear" w:pos="2835"/>
              <w:tab w:val="clear" w:pos="3544"/>
              <w:tab w:val="clear" w:pos="4253"/>
              <w:tab w:val="clear" w:pos="4961"/>
              <w:tab w:val="clear" w:pos="5670"/>
            </w:tabs>
            <w:spacing w:after="13" w:line="248" w:lineRule="auto"/>
            <w:ind w:left="709"/>
            <w:jc w:val="left"/>
          </w:pPr>
        </w:pPrChange>
      </w:pPr>
      <w:del w:id="393" w:author="Chataway, Francis [AU-AU]" w:date="2025-12-10T11:32:00Z">
        <w:r w:rsidRPr="000B18A7" w:rsidDel="00B51DEB">
          <w:rPr>
            <w:szCs w:val="24"/>
          </w:rPr>
          <w:delText xml:space="preserve">In section </w:delText>
        </w:r>
        <w:r w:rsidR="006C6733" w:rsidRPr="000B18A7" w:rsidDel="00B51DEB">
          <w:rPr>
            <w:szCs w:val="24"/>
          </w:rPr>
          <w:delText>4</w:delText>
        </w:r>
        <w:r w:rsidRPr="000B18A7" w:rsidDel="00B51DEB">
          <w:rPr>
            <w:szCs w:val="24"/>
          </w:rPr>
          <w:delText>3 (</w:delText>
        </w:r>
        <w:r w:rsidR="00B96242" w:rsidRPr="000B18A7" w:rsidDel="00B51DEB">
          <w:rPr>
            <w:szCs w:val="24"/>
            <w:shd w:val="clear" w:color="auto" w:fill="FFFFFF"/>
          </w:rPr>
          <w:delText>g</w:delText>
        </w:r>
        <w:r w:rsidRPr="000B18A7" w:rsidDel="00B51DEB">
          <w:rPr>
            <w:szCs w:val="24"/>
            <w:shd w:val="clear" w:color="auto" w:fill="FFFFFF"/>
          </w:rPr>
          <w:delText>eneral functions of Commissioner</w:delText>
        </w:r>
        <w:r w:rsidRPr="000B18A7" w:rsidDel="00B51DEB">
          <w:rPr>
            <w:szCs w:val="24"/>
          </w:rPr>
          <w:delText>) of the FOI Act</w:delText>
        </w:r>
        <w:r w:rsidR="00B96242" w:rsidRPr="000B18A7" w:rsidDel="00B51DEB">
          <w:rPr>
            <w:szCs w:val="24"/>
          </w:rPr>
          <w:delText>,</w:delText>
        </w:r>
        <w:r w:rsidRPr="000B18A7" w:rsidDel="00B51DEB">
          <w:rPr>
            <w:szCs w:val="24"/>
          </w:rPr>
          <w:delText xml:space="preserve"> after subsection (3) insert</w:delText>
        </w:r>
        <w:r w:rsidR="00DC1E30" w:rsidRPr="000B18A7" w:rsidDel="00B51DEB">
          <w:rPr>
            <w:szCs w:val="24"/>
          </w:rPr>
          <w:delText>—</w:delText>
        </w:r>
      </w:del>
    </w:p>
    <w:p w14:paraId="4455849F" w14:textId="12E222E1" w:rsidR="00CA67EA" w:rsidRPr="00752F7A" w:rsidDel="00B51DEB" w:rsidRDefault="00CA67EA" w:rsidP="00B51DEB">
      <w:pPr>
        <w:pStyle w:val="ListParagraph"/>
        <w:tabs>
          <w:tab w:val="clear" w:pos="709"/>
          <w:tab w:val="clear" w:pos="1418"/>
          <w:tab w:val="clear" w:pos="2126"/>
          <w:tab w:val="clear" w:pos="2835"/>
          <w:tab w:val="clear" w:pos="3544"/>
          <w:tab w:val="clear" w:pos="4253"/>
          <w:tab w:val="clear" w:pos="4961"/>
          <w:tab w:val="clear" w:pos="5670"/>
        </w:tabs>
        <w:spacing w:after="13" w:line="248" w:lineRule="auto"/>
        <w:ind w:left="1080"/>
        <w:rPr>
          <w:del w:id="394" w:author="Chataway, Francis [AU-AU]" w:date="2025-12-10T11:32:00Z"/>
          <w:szCs w:val="24"/>
        </w:rPr>
        <w:pPrChange w:id="395" w:author="Chataway, Francis [AU-AU]" w:date="2025-12-10T11:33:00Z">
          <w:pPr>
            <w:pStyle w:val="ListParagraph"/>
            <w:tabs>
              <w:tab w:val="clear" w:pos="709"/>
              <w:tab w:val="clear" w:pos="1418"/>
              <w:tab w:val="clear" w:pos="2126"/>
              <w:tab w:val="clear" w:pos="2835"/>
              <w:tab w:val="clear" w:pos="3544"/>
              <w:tab w:val="clear" w:pos="4253"/>
              <w:tab w:val="clear" w:pos="4961"/>
              <w:tab w:val="clear" w:pos="5670"/>
            </w:tabs>
            <w:spacing w:after="13" w:line="248" w:lineRule="auto"/>
            <w:ind w:left="1080"/>
            <w:jc w:val="left"/>
          </w:pPr>
        </w:pPrChange>
      </w:pPr>
    </w:p>
    <w:p w14:paraId="22D2CDB4" w14:textId="732151CA" w:rsidR="00307782" w:rsidRPr="00752F7A" w:rsidDel="00B51DEB" w:rsidRDefault="00905858" w:rsidP="00B51DEB">
      <w:pPr>
        <w:ind w:left="709"/>
        <w:rPr>
          <w:del w:id="396" w:author="Chataway, Francis [AU-AU]" w:date="2025-12-10T11:32:00Z"/>
          <w:szCs w:val="24"/>
          <w:shd w:val="clear" w:color="auto" w:fill="FFFFFF"/>
        </w:rPr>
        <w:pPrChange w:id="397" w:author="Chataway, Francis [AU-AU]" w:date="2025-12-10T11:33:00Z">
          <w:pPr>
            <w:ind w:left="709"/>
            <w:jc w:val="left"/>
          </w:pPr>
        </w:pPrChange>
      </w:pPr>
      <w:del w:id="398" w:author="Chataway, Francis [AU-AU]" w:date="2025-12-10T11:32:00Z">
        <w:r w:rsidRPr="00752F7A" w:rsidDel="00B51DEB">
          <w:rPr>
            <w:szCs w:val="24"/>
            <w:shd w:val="clear" w:color="auto" w:fill="FFFFFF"/>
          </w:rPr>
          <w:delText>“</w:delText>
        </w:r>
        <w:r w:rsidR="00C6329D" w:rsidRPr="00752F7A" w:rsidDel="00B51DEB">
          <w:rPr>
            <w:szCs w:val="24"/>
            <w:shd w:val="clear" w:color="auto" w:fill="FFFFFF"/>
          </w:rPr>
          <w:delText>(3A)</w:delText>
        </w:r>
        <w:r w:rsidR="000B18A7" w:rsidDel="00B51DEB">
          <w:rPr>
            <w:szCs w:val="24"/>
            <w:shd w:val="clear" w:color="auto" w:fill="FFFFFF"/>
          </w:rPr>
          <w:delText xml:space="preserve"> </w:delText>
        </w:r>
        <w:r w:rsidR="00C6329D" w:rsidRPr="00752F7A" w:rsidDel="00B51DEB">
          <w:rPr>
            <w:szCs w:val="24"/>
            <w:shd w:val="clear" w:color="auto" w:fill="FFFFFF"/>
          </w:rPr>
          <w:delText xml:space="preserve">The Commissioner may require any </w:delText>
        </w:r>
        <w:r w:rsidR="000B18A7" w:rsidDel="00B51DEB">
          <w:rPr>
            <w:szCs w:val="24"/>
            <w:shd w:val="clear" w:color="auto" w:fill="FFFFFF"/>
          </w:rPr>
          <w:delText>officer, employee or agent of a Scottish public authority</w:delText>
        </w:r>
        <w:r w:rsidR="00C6329D" w:rsidRPr="00752F7A" w:rsidDel="00B51DEB">
          <w:rPr>
            <w:szCs w:val="24"/>
            <w:shd w:val="clear" w:color="auto" w:fill="FFFFFF"/>
          </w:rPr>
          <w:delText xml:space="preserve"> to </w:delText>
        </w:r>
        <w:r w:rsidR="004F5E74" w:rsidRPr="00752F7A" w:rsidDel="00B51DEB">
          <w:rPr>
            <w:szCs w:val="24"/>
            <w:shd w:val="clear" w:color="auto" w:fill="FFFFFF"/>
          </w:rPr>
          <w:delText>provide information</w:delText>
        </w:r>
        <w:r w:rsidR="00C6329D" w:rsidRPr="00752F7A" w:rsidDel="00B51DEB">
          <w:rPr>
            <w:szCs w:val="24"/>
            <w:shd w:val="clear" w:color="auto" w:fill="FFFFFF"/>
          </w:rPr>
          <w:delText xml:space="preserve"> </w:delText>
        </w:r>
        <w:r w:rsidR="00341A35" w:rsidRPr="00752F7A" w:rsidDel="00B51DEB">
          <w:rPr>
            <w:rStyle w:val="legds"/>
            <w:szCs w:val="24"/>
          </w:rPr>
          <w:delText>to enable the discharge of the Commissioner’s functions</w:delText>
        </w:r>
        <w:r w:rsidR="003770DF" w:rsidRPr="00752F7A" w:rsidDel="00B51DEB">
          <w:rPr>
            <w:rStyle w:val="legds"/>
            <w:szCs w:val="24"/>
          </w:rPr>
          <w:delText xml:space="preserve"> </w:delText>
        </w:r>
        <w:r w:rsidR="00C6329D" w:rsidRPr="00752F7A" w:rsidDel="00B51DEB">
          <w:rPr>
            <w:szCs w:val="24"/>
            <w:shd w:val="clear" w:color="auto" w:fill="FFFFFF"/>
          </w:rPr>
          <w:delText>under sections 44, 4</w:delText>
        </w:r>
        <w:r w:rsidR="003770DF" w:rsidRPr="00752F7A" w:rsidDel="00B51DEB">
          <w:rPr>
            <w:szCs w:val="24"/>
            <w:shd w:val="clear" w:color="auto" w:fill="FFFFFF"/>
          </w:rPr>
          <w:delText>9</w:delText>
        </w:r>
        <w:r w:rsidR="0097562E" w:rsidRPr="00752F7A" w:rsidDel="00B51DEB">
          <w:rPr>
            <w:szCs w:val="24"/>
            <w:shd w:val="clear" w:color="auto" w:fill="FFFFFF"/>
          </w:rPr>
          <w:delText>, 50</w:delText>
        </w:r>
        <w:r w:rsidR="00C6329D" w:rsidRPr="00752F7A" w:rsidDel="00B51DEB">
          <w:rPr>
            <w:szCs w:val="24"/>
            <w:shd w:val="clear" w:color="auto" w:fill="FFFFFF"/>
          </w:rPr>
          <w:delText xml:space="preserve"> and 51.”</w:delText>
        </w:r>
      </w:del>
    </w:p>
    <w:p w14:paraId="0B802646" w14:textId="604BA89E" w:rsidR="005F0328" w:rsidDel="00B51DEB" w:rsidRDefault="005F0328" w:rsidP="00B51DEB">
      <w:pPr>
        <w:pStyle w:val="ListParagraph"/>
        <w:ind w:left="1080"/>
        <w:rPr>
          <w:del w:id="399" w:author="Chataway, Francis [AU-AU]" w:date="2025-12-10T11:32:00Z"/>
          <w:szCs w:val="24"/>
          <w:shd w:val="clear" w:color="auto" w:fill="FFFFFF"/>
        </w:rPr>
        <w:pPrChange w:id="400" w:author="Chataway, Francis [AU-AU]" w:date="2025-12-10T11:33:00Z">
          <w:pPr>
            <w:pStyle w:val="ListParagraph"/>
            <w:ind w:left="1080"/>
            <w:jc w:val="left"/>
          </w:pPr>
        </w:pPrChange>
      </w:pPr>
    </w:p>
    <w:p w14:paraId="59E68AFD" w14:textId="5190A783" w:rsidR="00DC3574" w:rsidDel="00B51DEB" w:rsidRDefault="00DC3574" w:rsidP="00B51DEB">
      <w:pPr>
        <w:pStyle w:val="ListParagraph"/>
        <w:ind w:left="1080"/>
        <w:rPr>
          <w:del w:id="401" w:author="Chataway, Francis [AU-AU]" w:date="2025-12-10T11:32:00Z"/>
          <w:szCs w:val="24"/>
          <w:shd w:val="clear" w:color="auto" w:fill="FFFFFF"/>
        </w:rPr>
        <w:pPrChange w:id="402" w:author="Chataway, Francis [AU-AU]" w:date="2025-12-10T11:33:00Z">
          <w:pPr>
            <w:pStyle w:val="ListParagraph"/>
            <w:ind w:left="1080"/>
            <w:jc w:val="left"/>
          </w:pPr>
        </w:pPrChange>
      </w:pPr>
    </w:p>
    <w:p w14:paraId="26EBE8A0" w14:textId="3AB61158" w:rsidR="00AB6FB7" w:rsidRPr="00752F7A" w:rsidDel="00B51DEB" w:rsidRDefault="00905858" w:rsidP="00B51DEB">
      <w:pPr>
        <w:rPr>
          <w:del w:id="403" w:author="Chataway, Francis [AU-AU]" w:date="2025-12-10T11:32:00Z"/>
          <w:b/>
          <w:bCs/>
          <w:i/>
          <w:iCs/>
          <w:szCs w:val="24"/>
          <w:shd w:val="clear" w:color="auto" w:fill="FFFFFF"/>
        </w:rPr>
        <w:pPrChange w:id="404" w:author="Chataway, Francis [AU-AU]" w:date="2025-12-10T11:33:00Z">
          <w:pPr>
            <w:jc w:val="center"/>
          </w:pPr>
        </w:pPrChange>
      </w:pPr>
      <w:del w:id="405" w:author="Chataway, Francis [AU-AU]" w:date="2025-12-10T11:32:00Z">
        <w:r w:rsidRPr="00752F7A" w:rsidDel="00B51DEB">
          <w:rPr>
            <w:b/>
            <w:bCs/>
            <w:i/>
            <w:iCs/>
            <w:szCs w:val="24"/>
            <w:shd w:val="clear" w:color="auto" w:fill="FFFFFF"/>
          </w:rPr>
          <w:delText>Enforcement</w:delText>
        </w:r>
      </w:del>
    </w:p>
    <w:p w14:paraId="00896FD6" w14:textId="75C4317C" w:rsidR="00AB6FB7" w:rsidRPr="00752F7A" w:rsidDel="00B51DEB" w:rsidRDefault="00AB6FB7" w:rsidP="00B51DEB">
      <w:pPr>
        <w:pStyle w:val="ListParagraph"/>
        <w:ind w:left="1080"/>
        <w:rPr>
          <w:del w:id="406" w:author="Chataway, Francis [AU-AU]" w:date="2025-12-10T11:32:00Z"/>
          <w:szCs w:val="24"/>
          <w:shd w:val="clear" w:color="auto" w:fill="FFFFFF"/>
        </w:rPr>
        <w:pPrChange w:id="407" w:author="Chataway, Francis [AU-AU]" w:date="2025-12-10T11:33:00Z">
          <w:pPr>
            <w:pStyle w:val="ListParagraph"/>
            <w:ind w:left="1080"/>
            <w:jc w:val="left"/>
          </w:pPr>
        </w:pPrChange>
      </w:pPr>
    </w:p>
    <w:p w14:paraId="4FC87EA5" w14:textId="789D1C62" w:rsidR="00104A59" w:rsidRPr="00752F7A" w:rsidDel="00B51DEB" w:rsidRDefault="00905858" w:rsidP="00B51DEB">
      <w:pPr>
        <w:rPr>
          <w:del w:id="408" w:author="Chataway, Francis [AU-AU]" w:date="2025-12-10T11:32:00Z"/>
          <w:b/>
          <w:bCs/>
          <w:szCs w:val="24"/>
        </w:rPr>
        <w:pPrChange w:id="409" w:author="Chataway, Francis [AU-AU]" w:date="2025-12-10T11:33:00Z">
          <w:pPr>
            <w:jc w:val="left"/>
          </w:pPr>
        </w:pPrChange>
      </w:pPr>
      <w:del w:id="410" w:author="Chataway, Francis [AU-AU]" w:date="2025-12-10T11:32:00Z">
        <w:r w:rsidRPr="00752F7A" w:rsidDel="00B51DEB">
          <w:rPr>
            <w:b/>
            <w:bCs/>
            <w:szCs w:val="24"/>
          </w:rPr>
          <w:delText>1</w:delText>
        </w:r>
        <w:r w:rsidR="003D1395" w:rsidDel="00B51DEB">
          <w:rPr>
            <w:b/>
            <w:bCs/>
            <w:szCs w:val="24"/>
          </w:rPr>
          <w:delText>1</w:delText>
        </w:r>
        <w:r w:rsidRPr="00752F7A" w:rsidDel="00B51DEB">
          <w:rPr>
            <w:b/>
            <w:bCs/>
            <w:szCs w:val="24"/>
          </w:rPr>
          <w:tab/>
          <w:delText>When application excluded</w:delText>
        </w:r>
      </w:del>
    </w:p>
    <w:p w14:paraId="1D7A1F56" w14:textId="3E56C2C7" w:rsidR="00C6329D" w:rsidRPr="00752F7A" w:rsidDel="00B51DEB" w:rsidRDefault="00C6329D" w:rsidP="00B51DEB">
      <w:pPr>
        <w:rPr>
          <w:del w:id="411" w:author="Chataway, Francis [AU-AU]" w:date="2025-12-10T11:32:00Z"/>
          <w:b/>
          <w:bCs/>
          <w:szCs w:val="24"/>
        </w:rPr>
        <w:pPrChange w:id="412" w:author="Chataway, Francis [AU-AU]" w:date="2025-12-10T11:33:00Z">
          <w:pPr>
            <w:jc w:val="left"/>
          </w:pPr>
        </w:pPrChange>
      </w:pPr>
    </w:p>
    <w:p w14:paraId="2050B90A" w14:textId="5D183CCA" w:rsidR="00940E26" w:rsidDel="00B51DEB" w:rsidRDefault="00905858" w:rsidP="00B51DEB">
      <w:pPr>
        <w:ind w:left="705" w:hanging="705"/>
        <w:rPr>
          <w:del w:id="413" w:author="Chataway, Francis [AU-AU]" w:date="2025-12-10T11:32:00Z"/>
          <w:szCs w:val="24"/>
          <w:shd w:val="clear" w:color="auto" w:fill="FFFFFF"/>
        </w:rPr>
        <w:pPrChange w:id="414" w:author="Chataway, Francis [AU-AU]" w:date="2025-12-10T11:33:00Z">
          <w:pPr>
            <w:ind w:left="705" w:hanging="705"/>
          </w:pPr>
        </w:pPrChange>
      </w:pPr>
      <w:del w:id="415" w:author="Chataway, Francis [AU-AU]" w:date="2025-12-10T11:32:00Z">
        <w:r w:rsidDel="00B51DEB">
          <w:rPr>
            <w:szCs w:val="24"/>
            <w:shd w:val="clear" w:color="auto" w:fill="FFFFFF"/>
          </w:rPr>
          <w:tab/>
          <w:delText>In the FOI Act</w:delText>
        </w:r>
        <w:r w:rsidRPr="00940E26" w:rsidDel="00B51DEB">
          <w:rPr>
            <w:szCs w:val="24"/>
            <w:shd w:val="clear" w:color="auto" w:fill="FFFFFF"/>
          </w:rPr>
          <w:delText xml:space="preserve"> the following provisions are repealed—</w:delText>
        </w:r>
      </w:del>
    </w:p>
    <w:p w14:paraId="09E0F7DC" w14:textId="226A4756" w:rsidR="000A6771" w:rsidDel="00B51DEB" w:rsidRDefault="00905858" w:rsidP="00B51DEB">
      <w:pPr>
        <w:ind w:left="705" w:hanging="705"/>
        <w:rPr>
          <w:del w:id="416" w:author="Chataway, Francis [AU-AU]" w:date="2025-12-10T11:32:00Z"/>
          <w:szCs w:val="24"/>
          <w:shd w:val="clear" w:color="auto" w:fill="FFFFFF"/>
        </w:rPr>
        <w:pPrChange w:id="417" w:author="Chataway, Francis [AU-AU]" w:date="2025-12-10T11:33:00Z">
          <w:pPr>
            <w:ind w:left="705" w:hanging="705"/>
          </w:pPr>
        </w:pPrChange>
      </w:pPr>
      <w:del w:id="418" w:author="Chataway, Francis [AU-AU]" w:date="2025-12-10T11:32:00Z">
        <w:r w:rsidDel="00B51DEB">
          <w:rPr>
            <w:szCs w:val="24"/>
            <w:shd w:val="clear" w:color="auto" w:fill="FFFFFF"/>
          </w:rPr>
          <w:tab/>
        </w:r>
      </w:del>
    </w:p>
    <w:p w14:paraId="53D784A8" w14:textId="4A9AAD6D" w:rsidR="00940E26" w:rsidDel="00B51DEB" w:rsidRDefault="00905858" w:rsidP="00B51DEB">
      <w:pPr>
        <w:ind w:left="705" w:hanging="705"/>
        <w:rPr>
          <w:del w:id="419" w:author="Chataway, Francis [AU-AU]" w:date="2025-12-10T11:32:00Z"/>
          <w:szCs w:val="24"/>
          <w:shd w:val="clear" w:color="auto" w:fill="FFFFFF"/>
        </w:rPr>
        <w:pPrChange w:id="420" w:author="Chataway, Francis [AU-AU]" w:date="2025-12-10T11:33:00Z">
          <w:pPr>
            <w:ind w:left="705" w:hanging="705"/>
          </w:pPr>
        </w:pPrChange>
      </w:pPr>
      <w:del w:id="421" w:author="Chataway, Francis [AU-AU]" w:date="2025-12-10T11:32:00Z">
        <w:r w:rsidDel="00B51DEB">
          <w:rPr>
            <w:szCs w:val="24"/>
            <w:shd w:val="clear" w:color="auto" w:fill="FFFFFF"/>
          </w:rPr>
          <w:tab/>
          <w:delText>(a) section 47(8)</w:delText>
        </w:r>
        <w:r w:rsidR="00554861" w:rsidDel="00B51DEB">
          <w:rPr>
            <w:szCs w:val="24"/>
            <w:shd w:val="clear" w:color="auto" w:fill="FFFFFF"/>
          </w:rPr>
          <w:delText>,</w:delText>
        </w:r>
      </w:del>
    </w:p>
    <w:p w14:paraId="0E08FA93" w14:textId="56144D8C" w:rsidR="00940E26" w:rsidDel="00B51DEB" w:rsidRDefault="00905858" w:rsidP="00B51DEB">
      <w:pPr>
        <w:ind w:left="705" w:hanging="705"/>
        <w:rPr>
          <w:del w:id="422" w:author="Chataway, Francis [AU-AU]" w:date="2025-12-10T11:32:00Z"/>
          <w:szCs w:val="24"/>
          <w:shd w:val="clear" w:color="auto" w:fill="FFFFFF"/>
        </w:rPr>
        <w:pPrChange w:id="423" w:author="Chataway, Francis [AU-AU]" w:date="2025-12-10T11:33:00Z">
          <w:pPr>
            <w:ind w:left="705" w:hanging="705"/>
          </w:pPr>
        </w:pPrChange>
      </w:pPr>
      <w:del w:id="424" w:author="Chataway, Francis [AU-AU]" w:date="2025-12-10T11:32:00Z">
        <w:r w:rsidDel="00B51DEB">
          <w:rPr>
            <w:szCs w:val="24"/>
            <w:shd w:val="clear" w:color="auto" w:fill="FFFFFF"/>
          </w:rPr>
          <w:tab/>
          <w:delText>(b) s</w:delText>
        </w:r>
        <w:r w:rsidRPr="008430E1" w:rsidDel="00B51DEB">
          <w:rPr>
            <w:szCs w:val="24"/>
            <w:shd w:val="clear" w:color="auto" w:fill="FFFFFF"/>
          </w:rPr>
          <w:delText xml:space="preserve">ection </w:delText>
        </w:r>
        <w:r w:rsidDel="00B51DEB">
          <w:rPr>
            <w:szCs w:val="24"/>
            <w:shd w:val="clear" w:color="auto" w:fill="FFFFFF"/>
          </w:rPr>
          <w:delText>48 (</w:delText>
        </w:r>
        <w:r w:rsidR="00BE4BA9" w:rsidDel="00B51DEB">
          <w:rPr>
            <w:szCs w:val="24"/>
            <w:shd w:val="clear" w:color="auto" w:fill="FFFFFF"/>
          </w:rPr>
          <w:delText>w</w:delText>
        </w:r>
        <w:r w:rsidDel="00B51DEB">
          <w:rPr>
            <w:szCs w:val="24"/>
            <w:shd w:val="clear" w:color="auto" w:fill="FFFFFF"/>
          </w:rPr>
          <w:delText>hen application excluded).</w:delText>
        </w:r>
      </w:del>
    </w:p>
    <w:p w14:paraId="11002CAD" w14:textId="63EFCDC5" w:rsidR="00BE4BA9" w:rsidDel="00B51DEB" w:rsidRDefault="00BE4BA9" w:rsidP="00B51DEB">
      <w:pPr>
        <w:tabs>
          <w:tab w:val="clear" w:pos="709"/>
          <w:tab w:val="clear" w:pos="1418"/>
          <w:tab w:val="clear" w:pos="2126"/>
          <w:tab w:val="clear" w:pos="2835"/>
          <w:tab w:val="clear" w:pos="3544"/>
          <w:tab w:val="clear" w:pos="4253"/>
          <w:tab w:val="clear" w:pos="4961"/>
          <w:tab w:val="clear" w:pos="5670"/>
        </w:tabs>
        <w:spacing w:after="13" w:line="248" w:lineRule="auto"/>
        <w:rPr>
          <w:del w:id="425" w:author="Chataway, Francis [AU-AU]" w:date="2025-12-10T11:32:00Z"/>
          <w:szCs w:val="24"/>
        </w:rPr>
        <w:pPrChange w:id="426" w:author="Chataway, Francis [AU-AU]" w:date="2025-12-10T11:33:00Z">
          <w:pPr>
            <w:tabs>
              <w:tab w:val="clear" w:pos="709"/>
              <w:tab w:val="clear" w:pos="1418"/>
              <w:tab w:val="clear" w:pos="2126"/>
              <w:tab w:val="clear" w:pos="2835"/>
              <w:tab w:val="clear" w:pos="3544"/>
              <w:tab w:val="clear" w:pos="4253"/>
              <w:tab w:val="clear" w:pos="4961"/>
              <w:tab w:val="clear" w:pos="5670"/>
            </w:tabs>
            <w:spacing w:after="13" w:line="248" w:lineRule="auto"/>
            <w:jc w:val="left"/>
          </w:pPr>
        </w:pPrChange>
      </w:pPr>
    </w:p>
    <w:p w14:paraId="08A8C7E3" w14:textId="01B5FD93" w:rsidR="00C02528" w:rsidRPr="00752F7A" w:rsidDel="00B51DEB" w:rsidRDefault="00C02528" w:rsidP="00B51DEB">
      <w:pPr>
        <w:tabs>
          <w:tab w:val="clear" w:pos="709"/>
          <w:tab w:val="clear" w:pos="1418"/>
          <w:tab w:val="clear" w:pos="2126"/>
          <w:tab w:val="clear" w:pos="2835"/>
          <w:tab w:val="clear" w:pos="3544"/>
          <w:tab w:val="clear" w:pos="4253"/>
          <w:tab w:val="clear" w:pos="4961"/>
          <w:tab w:val="clear" w:pos="5670"/>
        </w:tabs>
        <w:spacing w:after="13" w:line="248" w:lineRule="auto"/>
        <w:rPr>
          <w:del w:id="427" w:author="Chataway, Francis [AU-AU]" w:date="2025-12-10T11:32:00Z"/>
          <w:szCs w:val="24"/>
          <w:shd w:val="clear" w:color="auto" w:fill="FFFFFF"/>
        </w:rPr>
        <w:pPrChange w:id="428" w:author="Chataway, Francis [AU-AU]" w:date="2025-12-10T11:33:00Z">
          <w:pPr>
            <w:tabs>
              <w:tab w:val="clear" w:pos="709"/>
              <w:tab w:val="clear" w:pos="1418"/>
              <w:tab w:val="clear" w:pos="2126"/>
              <w:tab w:val="clear" w:pos="2835"/>
              <w:tab w:val="clear" w:pos="3544"/>
              <w:tab w:val="clear" w:pos="4253"/>
              <w:tab w:val="clear" w:pos="4961"/>
              <w:tab w:val="clear" w:pos="5670"/>
            </w:tabs>
            <w:spacing w:after="13" w:line="248" w:lineRule="auto"/>
            <w:jc w:val="left"/>
          </w:pPr>
        </w:pPrChange>
      </w:pPr>
    </w:p>
    <w:p w14:paraId="4F42B6D5" w14:textId="58E45614" w:rsidR="001656F9" w:rsidRPr="00752F7A" w:rsidDel="00B51DEB" w:rsidRDefault="00905858" w:rsidP="00B51DEB">
      <w:pPr>
        <w:pStyle w:val="legclearfix"/>
        <w:spacing w:before="0" w:beforeAutospacing="0" w:after="0" w:afterAutospacing="0"/>
        <w:jc w:val="both"/>
        <w:rPr>
          <w:del w:id="429" w:author="Chataway, Francis [AU-AU]" w:date="2025-12-10T11:32:00Z"/>
          <w:rStyle w:val="legds"/>
          <w:b/>
          <w:bCs/>
        </w:rPr>
        <w:pPrChange w:id="430" w:author="Chataway, Francis [AU-AU]" w:date="2025-12-10T11:33:00Z">
          <w:pPr>
            <w:pStyle w:val="legclearfix"/>
            <w:spacing w:before="0" w:beforeAutospacing="0" w:after="0" w:afterAutospacing="0"/>
          </w:pPr>
        </w:pPrChange>
      </w:pPr>
      <w:del w:id="431" w:author="Chataway, Francis [AU-AU]" w:date="2025-12-10T11:32:00Z">
        <w:r w:rsidRPr="00752F7A" w:rsidDel="00B51DEB">
          <w:rPr>
            <w:b/>
            <w:bCs/>
            <w:shd w:val="clear" w:color="auto" w:fill="FFFFFF"/>
          </w:rPr>
          <w:delText>1</w:delText>
        </w:r>
        <w:r w:rsidR="00B01A22" w:rsidDel="00B51DEB">
          <w:rPr>
            <w:b/>
            <w:bCs/>
            <w:shd w:val="clear" w:color="auto" w:fill="FFFFFF"/>
          </w:rPr>
          <w:delText>2</w:delText>
        </w:r>
        <w:r w:rsidRPr="00752F7A" w:rsidDel="00B51DEB">
          <w:rPr>
            <w:b/>
            <w:bCs/>
            <w:shd w:val="clear" w:color="auto" w:fill="FFFFFF"/>
          </w:rPr>
          <w:tab/>
        </w:r>
        <w:r w:rsidRPr="00752F7A" w:rsidDel="00B51DEB">
          <w:rPr>
            <w:rStyle w:val="legds"/>
            <w:b/>
            <w:bCs/>
          </w:rPr>
          <w:delText xml:space="preserve">Enforcement </w:delText>
        </w:r>
        <w:r w:rsidR="00BE4BA9" w:rsidDel="00B51DEB">
          <w:rPr>
            <w:rStyle w:val="legds"/>
            <w:b/>
            <w:bCs/>
          </w:rPr>
          <w:delText>n</w:delText>
        </w:r>
        <w:r w:rsidRPr="00752F7A" w:rsidDel="00B51DEB">
          <w:rPr>
            <w:rStyle w:val="legds"/>
            <w:b/>
            <w:bCs/>
          </w:rPr>
          <w:delText>otices</w:delText>
        </w:r>
      </w:del>
    </w:p>
    <w:p w14:paraId="239CAE2F" w14:textId="4AC7214B" w:rsidR="009A7544" w:rsidRPr="00752F7A" w:rsidDel="00B51DEB" w:rsidRDefault="009A7544" w:rsidP="00B51DEB">
      <w:pPr>
        <w:pStyle w:val="legclearfix"/>
        <w:spacing w:before="0" w:beforeAutospacing="0" w:after="0" w:afterAutospacing="0"/>
        <w:jc w:val="both"/>
        <w:rPr>
          <w:del w:id="432" w:author="Chataway, Francis [AU-AU]" w:date="2025-12-10T11:32:00Z"/>
          <w:rStyle w:val="legds"/>
          <w:b/>
          <w:bCs/>
        </w:rPr>
        <w:pPrChange w:id="433" w:author="Chataway, Francis [AU-AU]" w:date="2025-12-10T11:33:00Z">
          <w:pPr>
            <w:pStyle w:val="legclearfix"/>
            <w:spacing w:before="0" w:beforeAutospacing="0" w:after="0" w:afterAutospacing="0"/>
          </w:pPr>
        </w:pPrChange>
      </w:pPr>
    </w:p>
    <w:p w14:paraId="4D6CE624" w14:textId="493A4584" w:rsidR="001656F9" w:rsidRPr="00752F7A" w:rsidDel="00B51DEB" w:rsidRDefault="00905858" w:rsidP="00B51DEB">
      <w:pPr>
        <w:pStyle w:val="legclearfix"/>
        <w:spacing w:before="0" w:beforeAutospacing="0" w:after="0" w:afterAutospacing="0"/>
        <w:ind w:firstLine="720"/>
        <w:jc w:val="both"/>
        <w:rPr>
          <w:del w:id="434" w:author="Chataway, Francis [AU-AU]" w:date="2025-12-10T11:32:00Z"/>
          <w:rStyle w:val="legds"/>
        </w:rPr>
        <w:pPrChange w:id="435" w:author="Chataway, Francis [AU-AU]" w:date="2025-12-10T11:33:00Z">
          <w:pPr>
            <w:pStyle w:val="legclearfix"/>
            <w:spacing w:before="0" w:beforeAutospacing="0" w:after="0" w:afterAutospacing="0"/>
            <w:ind w:firstLine="720"/>
          </w:pPr>
        </w:pPrChange>
      </w:pPr>
      <w:del w:id="436" w:author="Chataway, Francis [AU-AU]" w:date="2025-12-10T11:32:00Z">
        <w:r w:rsidRPr="00752F7A" w:rsidDel="00B51DEB">
          <w:rPr>
            <w:rStyle w:val="legds"/>
          </w:rPr>
          <w:delText xml:space="preserve">In </w:delText>
        </w:r>
        <w:r w:rsidR="000B18A7" w:rsidDel="00B51DEB">
          <w:rPr>
            <w:rStyle w:val="legds"/>
          </w:rPr>
          <w:delText>s</w:delText>
        </w:r>
        <w:r w:rsidRPr="00752F7A" w:rsidDel="00B51DEB">
          <w:rPr>
            <w:rStyle w:val="legds"/>
          </w:rPr>
          <w:delText>ection 51 (</w:delText>
        </w:r>
        <w:r w:rsidR="00B96242" w:rsidDel="00B51DEB">
          <w:rPr>
            <w:rStyle w:val="legds"/>
          </w:rPr>
          <w:delText>e</w:delText>
        </w:r>
        <w:r w:rsidRPr="00752F7A" w:rsidDel="00B51DEB">
          <w:rPr>
            <w:rStyle w:val="legds"/>
          </w:rPr>
          <w:delText xml:space="preserve">nforcement </w:delText>
        </w:r>
        <w:r w:rsidR="00BE4BA9" w:rsidDel="00B51DEB">
          <w:rPr>
            <w:rStyle w:val="legds"/>
          </w:rPr>
          <w:delText>n</w:delText>
        </w:r>
        <w:r w:rsidRPr="00752F7A" w:rsidDel="00B51DEB">
          <w:rPr>
            <w:rStyle w:val="legds"/>
          </w:rPr>
          <w:delText>otices)</w:delText>
        </w:r>
        <w:r w:rsidR="00DC1E30" w:rsidRPr="00752F7A" w:rsidDel="00B51DEB">
          <w:delText>—</w:delText>
        </w:r>
      </w:del>
    </w:p>
    <w:p w14:paraId="65C5C7F8" w14:textId="5B89AEBF" w:rsidR="001656F9" w:rsidRPr="00752F7A" w:rsidDel="00B51DEB" w:rsidRDefault="001656F9" w:rsidP="00B51DEB">
      <w:pPr>
        <w:pStyle w:val="legclearfix"/>
        <w:spacing w:before="0" w:beforeAutospacing="0" w:after="0" w:afterAutospacing="0"/>
        <w:jc w:val="both"/>
        <w:rPr>
          <w:del w:id="437" w:author="Chataway, Francis [AU-AU]" w:date="2025-12-10T11:32:00Z"/>
          <w:rStyle w:val="legds"/>
        </w:rPr>
        <w:pPrChange w:id="438" w:author="Chataway, Francis [AU-AU]" w:date="2025-12-10T11:33:00Z">
          <w:pPr>
            <w:pStyle w:val="legclearfix"/>
            <w:spacing w:before="0" w:beforeAutospacing="0" w:after="0" w:afterAutospacing="0"/>
          </w:pPr>
        </w:pPrChange>
      </w:pPr>
    </w:p>
    <w:p w14:paraId="5299A39A" w14:textId="2883D80F" w:rsidR="001656F9" w:rsidDel="00B51DEB" w:rsidRDefault="00905858" w:rsidP="00B51DEB">
      <w:pPr>
        <w:pStyle w:val="legclearfix"/>
        <w:spacing w:before="0" w:beforeAutospacing="0" w:after="0" w:afterAutospacing="0"/>
        <w:ind w:left="720"/>
        <w:jc w:val="both"/>
        <w:rPr>
          <w:del w:id="439" w:author="Chataway, Francis [AU-AU]" w:date="2025-12-10T11:32:00Z"/>
          <w:rStyle w:val="legds"/>
        </w:rPr>
        <w:pPrChange w:id="440" w:author="Chataway, Francis [AU-AU]" w:date="2025-12-10T11:33:00Z">
          <w:pPr>
            <w:pStyle w:val="legclearfix"/>
            <w:spacing w:before="0" w:beforeAutospacing="0" w:after="0" w:afterAutospacing="0"/>
            <w:ind w:left="720"/>
          </w:pPr>
        </w:pPrChange>
      </w:pPr>
      <w:del w:id="441" w:author="Chataway, Francis [AU-AU]" w:date="2025-12-10T11:32:00Z">
        <w:r w:rsidRPr="00752F7A" w:rsidDel="00B51DEB">
          <w:rPr>
            <w:rStyle w:val="legds"/>
          </w:rPr>
          <w:delText>(</w:delText>
        </w:r>
        <w:r w:rsidR="000B18A7" w:rsidDel="00B51DEB">
          <w:rPr>
            <w:rStyle w:val="legds"/>
          </w:rPr>
          <w:delText>a</w:delText>
        </w:r>
        <w:r w:rsidRPr="00752F7A" w:rsidDel="00B51DEB">
          <w:rPr>
            <w:rStyle w:val="legds"/>
          </w:rPr>
          <w:delText xml:space="preserve">) </w:delText>
        </w:r>
        <w:r w:rsidR="00B96242" w:rsidDel="00B51DEB">
          <w:rPr>
            <w:rStyle w:val="legds"/>
          </w:rPr>
          <w:delText>i</w:delText>
        </w:r>
        <w:r w:rsidRPr="00752F7A" w:rsidDel="00B51DEB">
          <w:rPr>
            <w:rStyle w:val="legds"/>
          </w:rPr>
          <w:delText>n subsection (1)</w:delText>
        </w:r>
        <w:r w:rsidR="00D62A3A" w:rsidDel="00B51DEB">
          <w:rPr>
            <w:rStyle w:val="legds"/>
          </w:rPr>
          <w:delText xml:space="preserve"> </w:delText>
        </w:r>
        <w:r w:rsidR="00D62A3A" w:rsidRPr="00752F7A" w:rsidDel="00B51DEB">
          <w:rPr>
            <w:rStyle w:val="legds"/>
          </w:rPr>
          <w:delText>after “this Act”</w:delText>
        </w:r>
        <w:r w:rsidR="00D62A3A" w:rsidDel="00B51DEB">
          <w:rPr>
            <w:rStyle w:val="legds"/>
          </w:rPr>
          <w:delText xml:space="preserve"> </w:delText>
        </w:r>
        <w:r w:rsidR="00B96242" w:rsidDel="00B51DEB">
          <w:rPr>
            <w:rStyle w:val="legds"/>
          </w:rPr>
          <w:delText>insert</w:delText>
        </w:r>
        <w:r w:rsidRPr="00752F7A" w:rsidDel="00B51DEB">
          <w:rPr>
            <w:rStyle w:val="legds"/>
          </w:rPr>
          <w:delText xml:space="preserve"> “or with a provision of a code of practice </w:delText>
        </w:r>
        <w:r w:rsidR="00090357" w:rsidDel="00B51DEB">
          <w:rPr>
            <w:rStyle w:val="legds"/>
          </w:rPr>
          <w:delText>issued</w:delText>
        </w:r>
        <w:r w:rsidR="00090357" w:rsidRPr="00752F7A" w:rsidDel="00B51DEB">
          <w:rPr>
            <w:rStyle w:val="legds"/>
          </w:rPr>
          <w:delText xml:space="preserve"> </w:delText>
        </w:r>
        <w:r w:rsidRPr="00752F7A" w:rsidDel="00B51DEB">
          <w:rPr>
            <w:rStyle w:val="legds"/>
          </w:rPr>
          <w:delText>under section 60</w:delText>
        </w:r>
        <w:r w:rsidR="000B18A7" w:rsidDel="00B51DEB">
          <w:rPr>
            <w:rStyle w:val="legds"/>
          </w:rPr>
          <w:delText>, 60B</w:delText>
        </w:r>
        <w:r w:rsidRPr="00752F7A" w:rsidDel="00B51DEB">
          <w:rPr>
            <w:rStyle w:val="legds"/>
          </w:rPr>
          <w:delText xml:space="preserve"> or 61</w:delText>
        </w:r>
        <w:r w:rsidR="00212153" w:rsidDel="00B51DEB">
          <w:rPr>
            <w:rStyle w:val="legds"/>
          </w:rPr>
          <w:delText>,</w:delText>
        </w:r>
        <w:r w:rsidRPr="00752F7A" w:rsidDel="00B51DEB">
          <w:rPr>
            <w:rStyle w:val="legds"/>
          </w:rPr>
          <w:delText>”</w:delText>
        </w:r>
        <w:r w:rsidR="00B96242" w:rsidDel="00B51DEB">
          <w:rPr>
            <w:rStyle w:val="legds"/>
          </w:rPr>
          <w:delText>,</w:delText>
        </w:r>
      </w:del>
    </w:p>
    <w:p w14:paraId="4198660B" w14:textId="650487EC" w:rsidR="00582BB7" w:rsidRPr="00752F7A" w:rsidDel="00B51DEB" w:rsidRDefault="00582BB7" w:rsidP="00B51DEB">
      <w:pPr>
        <w:pStyle w:val="legclearfix"/>
        <w:spacing w:before="0" w:beforeAutospacing="0" w:after="0" w:afterAutospacing="0"/>
        <w:ind w:left="720"/>
        <w:jc w:val="both"/>
        <w:rPr>
          <w:del w:id="442" w:author="Chataway, Francis [AU-AU]" w:date="2025-12-10T11:32:00Z"/>
          <w:rStyle w:val="legds"/>
        </w:rPr>
        <w:pPrChange w:id="443" w:author="Chataway, Francis [AU-AU]" w:date="2025-12-10T11:33:00Z">
          <w:pPr>
            <w:pStyle w:val="legclearfix"/>
            <w:spacing w:before="0" w:beforeAutospacing="0" w:after="0" w:afterAutospacing="0"/>
            <w:ind w:left="720"/>
          </w:pPr>
        </w:pPrChange>
      </w:pPr>
    </w:p>
    <w:p w14:paraId="6B2626E1" w14:textId="55A2D840" w:rsidR="001656F9" w:rsidRPr="00752F7A" w:rsidDel="00B51DEB" w:rsidRDefault="00905858" w:rsidP="00B51DEB">
      <w:pPr>
        <w:pStyle w:val="legclearfix"/>
        <w:spacing w:before="0" w:beforeAutospacing="0" w:after="0" w:afterAutospacing="0"/>
        <w:ind w:firstLine="720"/>
        <w:jc w:val="both"/>
        <w:rPr>
          <w:del w:id="444" w:author="Chataway, Francis [AU-AU]" w:date="2025-12-10T11:32:00Z"/>
          <w:rStyle w:val="legds"/>
        </w:rPr>
        <w:pPrChange w:id="445" w:author="Chataway, Francis [AU-AU]" w:date="2025-12-10T11:33:00Z">
          <w:pPr>
            <w:pStyle w:val="legclearfix"/>
            <w:spacing w:before="0" w:beforeAutospacing="0" w:after="0" w:afterAutospacing="0"/>
            <w:ind w:firstLine="720"/>
          </w:pPr>
        </w:pPrChange>
      </w:pPr>
      <w:del w:id="446" w:author="Chataway, Francis [AU-AU]" w:date="2025-12-10T11:32:00Z">
        <w:r w:rsidRPr="00752F7A" w:rsidDel="00B51DEB">
          <w:rPr>
            <w:rStyle w:val="legds"/>
          </w:rPr>
          <w:delText>(</w:delText>
        </w:r>
        <w:r w:rsidR="000B18A7" w:rsidDel="00B51DEB">
          <w:rPr>
            <w:rStyle w:val="legds"/>
          </w:rPr>
          <w:delText>b</w:delText>
        </w:r>
        <w:r w:rsidRPr="00752F7A" w:rsidDel="00B51DEB">
          <w:rPr>
            <w:rStyle w:val="legds"/>
          </w:rPr>
          <w:delText xml:space="preserve">) </w:delText>
        </w:r>
        <w:r w:rsidR="00B96242" w:rsidDel="00B51DEB">
          <w:rPr>
            <w:rStyle w:val="legds"/>
          </w:rPr>
          <w:delText>a</w:delText>
        </w:r>
        <w:r w:rsidRPr="00752F7A" w:rsidDel="00B51DEB">
          <w:rPr>
            <w:rStyle w:val="legds"/>
          </w:rPr>
          <w:delText>fter subsection (4) insert</w:delText>
        </w:r>
        <w:r w:rsidR="00DC1E30" w:rsidRPr="00752F7A" w:rsidDel="00B51DEB">
          <w:delText>—</w:delText>
        </w:r>
      </w:del>
    </w:p>
    <w:p w14:paraId="31AE8112" w14:textId="634EEF02" w:rsidR="001656F9" w:rsidRPr="00752F7A" w:rsidDel="00B51DEB" w:rsidRDefault="001656F9" w:rsidP="00B51DEB">
      <w:pPr>
        <w:pStyle w:val="legclearfix"/>
        <w:spacing w:before="0" w:beforeAutospacing="0" w:after="0" w:afterAutospacing="0"/>
        <w:jc w:val="both"/>
        <w:rPr>
          <w:del w:id="447" w:author="Chataway, Francis [AU-AU]" w:date="2025-12-10T11:32:00Z"/>
          <w:rStyle w:val="legds"/>
        </w:rPr>
        <w:pPrChange w:id="448" w:author="Chataway, Francis [AU-AU]" w:date="2025-12-10T11:33:00Z">
          <w:pPr>
            <w:pStyle w:val="legclearfix"/>
            <w:spacing w:before="0" w:beforeAutospacing="0" w:after="0" w:afterAutospacing="0"/>
          </w:pPr>
        </w:pPrChange>
      </w:pPr>
    </w:p>
    <w:p w14:paraId="0E9A68C8" w14:textId="69D6F1E8" w:rsidR="001656F9" w:rsidRPr="00752F7A" w:rsidDel="00B51DEB" w:rsidRDefault="00905858" w:rsidP="00B51DEB">
      <w:pPr>
        <w:pStyle w:val="legclearfix"/>
        <w:spacing w:before="0" w:beforeAutospacing="0" w:after="0" w:afterAutospacing="0"/>
        <w:ind w:left="720"/>
        <w:jc w:val="both"/>
        <w:rPr>
          <w:del w:id="449" w:author="Chataway, Francis [AU-AU]" w:date="2025-12-10T11:32:00Z"/>
          <w:rStyle w:val="legds"/>
        </w:rPr>
        <w:pPrChange w:id="450" w:author="Chataway, Francis [AU-AU]" w:date="2025-12-10T11:33:00Z">
          <w:pPr>
            <w:pStyle w:val="legclearfix"/>
            <w:spacing w:before="0" w:beforeAutospacing="0" w:after="0" w:afterAutospacing="0"/>
            <w:ind w:left="720"/>
          </w:pPr>
        </w:pPrChange>
      </w:pPr>
      <w:del w:id="451" w:author="Chataway, Francis [AU-AU]" w:date="2025-12-10T11:32:00Z">
        <w:r w:rsidRPr="00752F7A" w:rsidDel="00B51DEB">
          <w:rPr>
            <w:rStyle w:val="legds"/>
          </w:rPr>
          <w:delText xml:space="preserve">“(4A) The Commissioner must consult the Keeper of the Records of Scotland before giving an </w:delText>
        </w:r>
        <w:r w:rsidR="00D1623A" w:rsidDel="00B51DEB">
          <w:rPr>
            <w:rStyle w:val="legds"/>
          </w:rPr>
          <w:delText>e</w:delText>
        </w:r>
        <w:r w:rsidRPr="00752F7A" w:rsidDel="00B51DEB">
          <w:rPr>
            <w:rStyle w:val="legds"/>
          </w:rPr>
          <w:delText xml:space="preserve">nforcement </w:delText>
        </w:r>
        <w:r w:rsidR="00D1623A" w:rsidDel="00B51DEB">
          <w:rPr>
            <w:rStyle w:val="legds"/>
          </w:rPr>
          <w:delText>n</w:delText>
        </w:r>
        <w:r w:rsidRPr="00752F7A" w:rsidDel="00B51DEB">
          <w:rPr>
            <w:rStyle w:val="legds"/>
          </w:rPr>
          <w:delText xml:space="preserve">otice to a Scottish public authority (other than the Keeper) in relation to </w:delText>
        </w:r>
        <w:r w:rsidR="00537F4B" w:rsidDel="00B51DEB">
          <w:rPr>
            <w:rStyle w:val="legds"/>
          </w:rPr>
          <w:delText>compliance</w:delText>
        </w:r>
        <w:r w:rsidR="00537F4B" w:rsidRPr="00752F7A" w:rsidDel="00B51DEB">
          <w:rPr>
            <w:rStyle w:val="legds"/>
          </w:rPr>
          <w:delText xml:space="preserve"> </w:delText>
        </w:r>
        <w:r w:rsidRPr="00752F7A" w:rsidDel="00B51DEB">
          <w:rPr>
            <w:rStyle w:val="legds"/>
          </w:rPr>
          <w:delText>with the code of practice issued under section 61.”</w:delText>
        </w:r>
        <w:r w:rsidR="00B96242" w:rsidDel="00B51DEB">
          <w:rPr>
            <w:rStyle w:val="legds"/>
          </w:rPr>
          <w:delText>.</w:delText>
        </w:r>
      </w:del>
    </w:p>
    <w:p w14:paraId="4669FF71" w14:textId="760B4DA9" w:rsidR="001656F9" w:rsidDel="00B51DEB" w:rsidRDefault="001656F9" w:rsidP="00B51DEB">
      <w:pPr>
        <w:tabs>
          <w:tab w:val="clear" w:pos="709"/>
          <w:tab w:val="clear" w:pos="1418"/>
          <w:tab w:val="clear" w:pos="2126"/>
          <w:tab w:val="clear" w:pos="2835"/>
          <w:tab w:val="clear" w:pos="3544"/>
          <w:tab w:val="clear" w:pos="4253"/>
          <w:tab w:val="clear" w:pos="4961"/>
          <w:tab w:val="clear" w:pos="5670"/>
        </w:tabs>
        <w:spacing w:after="13" w:line="248" w:lineRule="auto"/>
        <w:rPr>
          <w:del w:id="452" w:author="Chataway, Francis [AU-AU]" w:date="2025-12-10T11:32:00Z"/>
          <w:szCs w:val="24"/>
          <w:shd w:val="clear" w:color="auto" w:fill="FFFFFF"/>
        </w:rPr>
        <w:pPrChange w:id="453" w:author="Chataway, Francis [AU-AU]" w:date="2025-12-10T11:33:00Z">
          <w:pPr>
            <w:tabs>
              <w:tab w:val="clear" w:pos="709"/>
              <w:tab w:val="clear" w:pos="1418"/>
              <w:tab w:val="clear" w:pos="2126"/>
              <w:tab w:val="clear" w:pos="2835"/>
              <w:tab w:val="clear" w:pos="3544"/>
              <w:tab w:val="clear" w:pos="4253"/>
              <w:tab w:val="clear" w:pos="4961"/>
              <w:tab w:val="clear" w:pos="5670"/>
            </w:tabs>
            <w:spacing w:after="13" w:line="248" w:lineRule="auto"/>
            <w:jc w:val="left"/>
          </w:pPr>
        </w:pPrChange>
      </w:pPr>
    </w:p>
    <w:p w14:paraId="5C651045" w14:textId="2AAF3A51" w:rsidR="00BE4BA9" w:rsidRPr="00752F7A" w:rsidDel="00B51DEB" w:rsidRDefault="00BE4BA9" w:rsidP="00B51DEB">
      <w:pPr>
        <w:tabs>
          <w:tab w:val="clear" w:pos="709"/>
          <w:tab w:val="clear" w:pos="1418"/>
          <w:tab w:val="clear" w:pos="2126"/>
          <w:tab w:val="clear" w:pos="2835"/>
          <w:tab w:val="clear" w:pos="3544"/>
          <w:tab w:val="clear" w:pos="4253"/>
          <w:tab w:val="clear" w:pos="4961"/>
          <w:tab w:val="clear" w:pos="5670"/>
        </w:tabs>
        <w:spacing w:after="13" w:line="248" w:lineRule="auto"/>
        <w:rPr>
          <w:del w:id="454" w:author="Chataway, Francis [AU-AU]" w:date="2025-12-10T11:32:00Z"/>
          <w:szCs w:val="24"/>
          <w:shd w:val="clear" w:color="auto" w:fill="FFFFFF"/>
        </w:rPr>
        <w:pPrChange w:id="455" w:author="Chataway, Francis [AU-AU]" w:date="2025-12-10T11:33:00Z">
          <w:pPr>
            <w:tabs>
              <w:tab w:val="clear" w:pos="709"/>
              <w:tab w:val="clear" w:pos="1418"/>
              <w:tab w:val="clear" w:pos="2126"/>
              <w:tab w:val="clear" w:pos="2835"/>
              <w:tab w:val="clear" w:pos="3544"/>
              <w:tab w:val="clear" w:pos="4253"/>
              <w:tab w:val="clear" w:pos="4961"/>
              <w:tab w:val="clear" w:pos="5670"/>
            </w:tabs>
            <w:spacing w:after="13" w:line="248" w:lineRule="auto"/>
            <w:jc w:val="left"/>
          </w:pPr>
        </w:pPrChange>
      </w:pPr>
    </w:p>
    <w:p w14:paraId="18416AA7" w14:textId="0C0D4CDA" w:rsidR="00756595" w:rsidRPr="00752F7A" w:rsidDel="00B51DEB" w:rsidRDefault="00905858" w:rsidP="00B51DEB">
      <w:pPr>
        <w:tabs>
          <w:tab w:val="clear" w:pos="709"/>
          <w:tab w:val="clear" w:pos="1418"/>
          <w:tab w:val="clear" w:pos="2126"/>
          <w:tab w:val="clear" w:pos="2835"/>
          <w:tab w:val="clear" w:pos="3544"/>
          <w:tab w:val="clear" w:pos="4253"/>
          <w:tab w:val="clear" w:pos="4961"/>
          <w:tab w:val="clear" w:pos="5670"/>
        </w:tabs>
        <w:spacing w:after="13" w:line="248" w:lineRule="auto"/>
        <w:rPr>
          <w:del w:id="456" w:author="Chataway, Francis [AU-AU]" w:date="2025-12-10T11:32:00Z"/>
          <w:b/>
          <w:bCs/>
          <w:szCs w:val="24"/>
          <w:shd w:val="clear" w:color="auto" w:fill="FFFFFF"/>
        </w:rPr>
        <w:pPrChange w:id="457" w:author="Chataway, Francis [AU-AU]" w:date="2025-12-10T11:33:00Z">
          <w:pPr>
            <w:tabs>
              <w:tab w:val="clear" w:pos="709"/>
              <w:tab w:val="clear" w:pos="1418"/>
              <w:tab w:val="clear" w:pos="2126"/>
              <w:tab w:val="clear" w:pos="2835"/>
              <w:tab w:val="clear" w:pos="3544"/>
              <w:tab w:val="clear" w:pos="4253"/>
              <w:tab w:val="clear" w:pos="4961"/>
              <w:tab w:val="clear" w:pos="5670"/>
            </w:tabs>
            <w:spacing w:after="13" w:line="248" w:lineRule="auto"/>
            <w:jc w:val="left"/>
          </w:pPr>
        </w:pPrChange>
      </w:pPr>
      <w:del w:id="458" w:author="Chataway, Francis [AU-AU]" w:date="2025-12-10T11:32:00Z">
        <w:r w:rsidRPr="00752F7A" w:rsidDel="00B51DEB">
          <w:rPr>
            <w:b/>
            <w:bCs/>
            <w:szCs w:val="24"/>
            <w:shd w:val="clear" w:color="auto" w:fill="FFFFFF"/>
          </w:rPr>
          <w:delText>1</w:delText>
        </w:r>
        <w:r w:rsidR="00B01A22" w:rsidDel="00B51DEB">
          <w:rPr>
            <w:b/>
            <w:bCs/>
            <w:szCs w:val="24"/>
            <w:shd w:val="clear" w:color="auto" w:fill="FFFFFF"/>
          </w:rPr>
          <w:delText>3</w:delText>
        </w:r>
        <w:r w:rsidRPr="00752F7A" w:rsidDel="00B51DEB">
          <w:rPr>
            <w:b/>
            <w:bCs/>
            <w:szCs w:val="24"/>
            <w:shd w:val="clear" w:color="auto" w:fill="FFFFFF"/>
          </w:rPr>
          <w:delText xml:space="preserve"> </w:delText>
        </w:r>
        <w:r w:rsidRPr="00752F7A" w:rsidDel="00B51DEB">
          <w:rPr>
            <w:b/>
            <w:bCs/>
            <w:szCs w:val="24"/>
            <w:shd w:val="clear" w:color="auto" w:fill="FFFFFF"/>
          </w:rPr>
          <w:tab/>
          <w:delText>Exception from duty to comply with certain notices</w:delText>
        </w:r>
      </w:del>
    </w:p>
    <w:p w14:paraId="2FAB2FB4" w14:textId="7549F07A" w:rsidR="00C6329D" w:rsidRPr="00752F7A" w:rsidDel="00B51DEB" w:rsidRDefault="00C6329D" w:rsidP="00B51DEB">
      <w:pPr>
        <w:tabs>
          <w:tab w:val="clear" w:pos="709"/>
          <w:tab w:val="clear" w:pos="1418"/>
          <w:tab w:val="clear" w:pos="2126"/>
          <w:tab w:val="clear" w:pos="2835"/>
          <w:tab w:val="clear" w:pos="3544"/>
          <w:tab w:val="clear" w:pos="4253"/>
          <w:tab w:val="clear" w:pos="4961"/>
          <w:tab w:val="clear" w:pos="5670"/>
        </w:tabs>
        <w:spacing w:after="13" w:line="248" w:lineRule="auto"/>
        <w:rPr>
          <w:del w:id="459" w:author="Chataway, Francis [AU-AU]" w:date="2025-12-10T11:32:00Z"/>
          <w:szCs w:val="24"/>
          <w:shd w:val="clear" w:color="auto" w:fill="FFFFFF"/>
        </w:rPr>
        <w:pPrChange w:id="460" w:author="Chataway, Francis [AU-AU]" w:date="2025-12-10T11:33:00Z">
          <w:pPr>
            <w:tabs>
              <w:tab w:val="clear" w:pos="709"/>
              <w:tab w:val="clear" w:pos="1418"/>
              <w:tab w:val="clear" w:pos="2126"/>
              <w:tab w:val="clear" w:pos="2835"/>
              <w:tab w:val="clear" w:pos="3544"/>
              <w:tab w:val="clear" w:pos="4253"/>
              <w:tab w:val="clear" w:pos="4961"/>
              <w:tab w:val="clear" w:pos="5670"/>
            </w:tabs>
            <w:spacing w:after="13" w:line="248" w:lineRule="auto"/>
            <w:jc w:val="left"/>
          </w:pPr>
        </w:pPrChange>
      </w:pPr>
    </w:p>
    <w:p w14:paraId="25E5C603" w14:textId="482F92B8" w:rsidR="00940E26" w:rsidDel="00B51DEB" w:rsidRDefault="00905858" w:rsidP="00B51DEB">
      <w:pPr>
        <w:ind w:left="705" w:hanging="705"/>
        <w:rPr>
          <w:del w:id="461" w:author="Chataway, Francis [AU-AU]" w:date="2025-12-10T11:32:00Z"/>
          <w:szCs w:val="24"/>
          <w:shd w:val="clear" w:color="auto" w:fill="FFFFFF"/>
        </w:rPr>
        <w:pPrChange w:id="462" w:author="Chataway, Francis [AU-AU]" w:date="2025-12-10T11:33:00Z">
          <w:pPr>
            <w:ind w:left="705" w:hanging="705"/>
          </w:pPr>
        </w:pPrChange>
      </w:pPr>
      <w:del w:id="463" w:author="Chataway, Francis [AU-AU]" w:date="2025-12-10T11:32:00Z">
        <w:r w:rsidDel="00B51DEB">
          <w:rPr>
            <w:szCs w:val="24"/>
            <w:shd w:val="clear" w:color="auto" w:fill="FFFFFF"/>
          </w:rPr>
          <w:tab/>
          <w:delText xml:space="preserve">In the </w:delText>
        </w:r>
        <w:r w:rsidR="00625215" w:rsidDel="00B51DEB">
          <w:rPr>
            <w:szCs w:val="24"/>
            <w:shd w:val="clear" w:color="auto" w:fill="FFFFFF"/>
          </w:rPr>
          <w:delText>FOI Act</w:delText>
        </w:r>
        <w:r w:rsidRPr="00940E26" w:rsidDel="00B51DEB">
          <w:rPr>
            <w:szCs w:val="24"/>
            <w:shd w:val="clear" w:color="auto" w:fill="FFFFFF"/>
          </w:rPr>
          <w:delText xml:space="preserve"> the following provisions are repealed—</w:delText>
        </w:r>
      </w:del>
    </w:p>
    <w:p w14:paraId="48D39571" w14:textId="641C6B5E" w:rsidR="000A6771" w:rsidDel="00B51DEB" w:rsidRDefault="000A6771" w:rsidP="00B51DEB">
      <w:pPr>
        <w:ind w:left="705" w:hanging="705"/>
        <w:rPr>
          <w:del w:id="464" w:author="Chataway, Francis [AU-AU]" w:date="2025-12-10T11:32:00Z"/>
          <w:szCs w:val="24"/>
          <w:shd w:val="clear" w:color="auto" w:fill="FFFFFF"/>
        </w:rPr>
        <w:pPrChange w:id="465" w:author="Chataway, Francis [AU-AU]" w:date="2025-12-10T11:33:00Z">
          <w:pPr>
            <w:ind w:left="705" w:hanging="705"/>
          </w:pPr>
        </w:pPrChange>
      </w:pPr>
    </w:p>
    <w:p w14:paraId="0FF72950" w14:textId="1BADF667" w:rsidR="00940E26" w:rsidDel="00B51DEB" w:rsidRDefault="00905858" w:rsidP="00B51DEB">
      <w:pPr>
        <w:ind w:left="705" w:hanging="705"/>
        <w:rPr>
          <w:del w:id="466" w:author="Chataway, Francis [AU-AU]" w:date="2025-12-10T11:32:00Z"/>
          <w:szCs w:val="24"/>
          <w:shd w:val="clear" w:color="auto" w:fill="FFFFFF"/>
        </w:rPr>
        <w:pPrChange w:id="467" w:author="Chataway, Francis [AU-AU]" w:date="2025-12-10T11:33:00Z">
          <w:pPr>
            <w:ind w:left="705" w:hanging="705"/>
          </w:pPr>
        </w:pPrChange>
      </w:pPr>
      <w:del w:id="468" w:author="Chataway, Francis [AU-AU]" w:date="2025-12-10T11:32:00Z">
        <w:r w:rsidDel="00B51DEB">
          <w:rPr>
            <w:szCs w:val="24"/>
            <w:shd w:val="clear" w:color="auto" w:fill="FFFFFF"/>
          </w:rPr>
          <w:tab/>
          <w:delText>(a) section 49(9)</w:delText>
        </w:r>
        <w:r w:rsidR="000A6771" w:rsidDel="00B51DEB">
          <w:rPr>
            <w:szCs w:val="24"/>
            <w:shd w:val="clear" w:color="auto" w:fill="FFFFFF"/>
          </w:rPr>
          <w:delText>,</w:delText>
        </w:r>
      </w:del>
    </w:p>
    <w:p w14:paraId="75DC0729" w14:textId="693A4D00" w:rsidR="00940E26" w:rsidDel="00B51DEB" w:rsidRDefault="00905858" w:rsidP="00B51DEB">
      <w:pPr>
        <w:ind w:left="705" w:hanging="705"/>
        <w:rPr>
          <w:del w:id="469" w:author="Chataway, Francis [AU-AU]" w:date="2025-12-10T11:32:00Z"/>
          <w:szCs w:val="24"/>
          <w:shd w:val="clear" w:color="auto" w:fill="FFFFFF"/>
        </w:rPr>
        <w:pPrChange w:id="470" w:author="Chataway, Francis [AU-AU]" w:date="2025-12-10T11:33:00Z">
          <w:pPr>
            <w:ind w:left="705" w:hanging="705"/>
          </w:pPr>
        </w:pPrChange>
      </w:pPr>
      <w:del w:id="471" w:author="Chataway, Francis [AU-AU]" w:date="2025-12-10T11:32:00Z">
        <w:r w:rsidDel="00B51DEB">
          <w:rPr>
            <w:szCs w:val="24"/>
            <w:shd w:val="clear" w:color="auto" w:fill="FFFFFF"/>
          </w:rPr>
          <w:tab/>
          <w:delText>(b) s</w:delText>
        </w:r>
        <w:r w:rsidR="002436C1" w:rsidRPr="008430E1" w:rsidDel="00B51DEB">
          <w:rPr>
            <w:szCs w:val="24"/>
            <w:shd w:val="clear" w:color="auto" w:fill="FFFFFF"/>
          </w:rPr>
          <w:delText xml:space="preserve">ection 52 </w:delText>
        </w:r>
        <w:r w:rsidDel="00B51DEB">
          <w:rPr>
            <w:szCs w:val="24"/>
            <w:shd w:val="clear" w:color="auto" w:fill="FFFFFF"/>
          </w:rPr>
          <w:delText>(</w:delText>
        </w:r>
        <w:r w:rsidR="00BE4BA9" w:rsidDel="00B51DEB">
          <w:rPr>
            <w:szCs w:val="24"/>
            <w:shd w:val="clear" w:color="auto" w:fill="FFFFFF"/>
          </w:rPr>
          <w:delText>ex</w:delText>
        </w:r>
        <w:r w:rsidRPr="00940E26" w:rsidDel="00B51DEB">
          <w:rPr>
            <w:szCs w:val="24"/>
            <w:shd w:val="clear" w:color="auto" w:fill="FFFFFF"/>
          </w:rPr>
          <w:delText>ception from duty to comply with certain notices</w:delText>
        </w:r>
        <w:r w:rsidDel="00B51DEB">
          <w:rPr>
            <w:szCs w:val="24"/>
            <w:shd w:val="clear" w:color="auto" w:fill="FFFFFF"/>
          </w:rPr>
          <w:delText>),</w:delText>
        </w:r>
      </w:del>
    </w:p>
    <w:p w14:paraId="52C62AF9" w14:textId="7542A18A" w:rsidR="00BE4BA9" w:rsidDel="00B51DEB" w:rsidRDefault="00905858" w:rsidP="00B51DEB">
      <w:pPr>
        <w:rPr>
          <w:del w:id="472" w:author="Chataway, Francis [AU-AU]" w:date="2025-12-10T11:32:00Z"/>
          <w:szCs w:val="24"/>
          <w:shd w:val="clear" w:color="auto" w:fill="FFFFFF"/>
        </w:rPr>
        <w:pPrChange w:id="473" w:author="Chataway, Francis [AU-AU]" w:date="2025-12-10T11:33:00Z">
          <w:pPr/>
        </w:pPrChange>
      </w:pPr>
      <w:del w:id="474" w:author="Chataway, Francis [AU-AU]" w:date="2025-12-10T11:32:00Z">
        <w:r w:rsidDel="00B51DEB">
          <w:rPr>
            <w:szCs w:val="24"/>
            <w:shd w:val="clear" w:color="auto" w:fill="FFFFFF"/>
          </w:rPr>
          <w:tab/>
          <w:delText>(c) section 51(5).</w:delText>
        </w:r>
      </w:del>
    </w:p>
    <w:p w14:paraId="20564D95" w14:textId="183C2558" w:rsidR="00BE4BA9" w:rsidDel="00B51DEB" w:rsidRDefault="00BE4BA9" w:rsidP="00B51DEB">
      <w:pPr>
        <w:rPr>
          <w:del w:id="475" w:author="Chataway, Francis [AU-AU]" w:date="2025-12-10T11:32:00Z"/>
          <w:szCs w:val="24"/>
          <w:shd w:val="clear" w:color="auto" w:fill="FFFFFF"/>
        </w:rPr>
        <w:pPrChange w:id="476" w:author="Chataway, Francis [AU-AU]" w:date="2025-12-10T11:33:00Z">
          <w:pPr/>
        </w:pPrChange>
      </w:pPr>
    </w:p>
    <w:p w14:paraId="2B6E89A1" w14:textId="56715E55" w:rsidR="00940E26" w:rsidRPr="00752F7A" w:rsidDel="00B51DEB" w:rsidRDefault="00940E26" w:rsidP="00B51DEB">
      <w:pPr>
        <w:rPr>
          <w:del w:id="477" w:author="Chataway, Francis [AU-AU]" w:date="2025-12-10T11:32:00Z"/>
          <w:szCs w:val="24"/>
          <w:shd w:val="clear" w:color="auto" w:fill="FFFFFF"/>
        </w:rPr>
        <w:pPrChange w:id="478" w:author="Chataway, Francis [AU-AU]" w:date="2025-12-10T11:33:00Z">
          <w:pPr/>
        </w:pPrChange>
      </w:pPr>
    </w:p>
    <w:p w14:paraId="732F733A" w14:textId="4A815A32" w:rsidR="00452F56" w:rsidRPr="00752F7A" w:rsidDel="00B51DEB" w:rsidRDefault="00905858" w:rsidP="00B51DEB">
      <w:pPr>
        <w:pStyle w:val="legclearfix"/>
        <w:spacing w:before="0" w:beforeAutospacing="0" w:after="0" w:afterAutospacing="0"/>
        <w:jc w:val="both"/>
        <w:rPr>
          <w:del w:id="479" w:author="Chataway, Francis [AU-AU]" w:date="2025-12-10T11:32:00Z"/>
          <w:rStyle w:val="legds"/>
          <w:b/>
          <w:bCs/>
        </w:rPr>
        <w:pPrChange w:id="480" w:author="Chataway, Francis [AU-AU]" w:date="2025-12-10T11:33:00Z">
          <w:pPr>
            <w:pStyle w:val="legclearfix"/>
            <w:spacing w:before="0" w:beforeAutospacing="0" w:after="0" w:afterAutospacing="0"/>
          </w:pPr>
        </w:pPrChange>
      </w:pPr>
      <w:del w:id="481" w:author="Chataway, Francis [AU-AU]" w:date="2025-12-10T11:32:00Z">
        <w:r w:rsidRPr="00752F7A" w:rsidDel="00B51DEB">
          <w:rPr>
            <w:rStyle w:val="legds"/>
            <w:b/>
            <w:bCs/>
          </w:rPr>
          <w:delText>1</w:delText>
        </w:r>
        <w:r w:rsidR="00B01A22" w:rsidDel="00B51DEB">
          <w:rPr>
            <w:rStyle w:val="legds"/>
            <w:b/>
            <w:bCs/>
          </w:rPr>
          <w:delText>4</w:delText>
        </w:r>
        <w:r w:rsidRPr="00752F7A" w:rsidDel="00B51DEB">
          <w:rPr>
            <w:rStyle w:val="legds"/>
            <w:b/>
            <w:bCs/>
          </w:rPr>
          <w:tab/>
          <w:delText>Failure to comply with notice</w:delText>
        </w:r>
      </w:del>
    </w:p>
    <w:p w14:paraId="41A1ADAF" w14:textId="5F6DFBC4" w:rsidR="005C7720" w:rsidRPr="00752F7A" w:rsidDel="00B51DEB" w:rsidRDefault="005C7720" w:rsidP="00B51DEB">
      <w:pPr>
        <w:pStyle w:val="legclearfix"/>
        <w:spacing w:before="0" w:beforeAutospacing="0" w:after="0" w:afterAutospacing="0"/>
        <w:jc w:val="both"/>
        <w:rPr>
          <w:del w:id="482" w:author="Chataway, Francis [AU-AU]" w:date="2025-12-10T11:32:00Z"/>
          <w:rStyle w:val="legds"/>
          <w:b/>
          <w:bCs/>
        </w:rPr>
        <w:pPrChange w:id="483" w:author="Chataway, Francis [AU-AU]" w:date="2025-12-10T11:33:00Z">
          <w:pPr>
            <w:pStyle w:val="legclearfix"/>
            <w:spacing w:before="0" w:beforeAutospacing="0" w:after="0" w:afterAutospacing="0"/>
          </w:pPr>
        </w:pPrChange>
      </w:pPr>
    </w:p>
    <w:p w14:paraId="512C55F6" w14:textId="0AD14C01" w:rsidR="003D5AEF" w:rsidDel="00B51DEB" w:rsidRDefault="00905858" w:rsidP="00B51DEB">
      <w:pPr>
        <w:pStyle w:val="legclearfix"/>
        <w:spacing w:before="0" w:beforeAutospacing="0" w:after="0" w:afterAutospacing="0"/>
        <w:ind w:left="720"/>
        <w:jc w:val="both"/>
        <w:rPr>
          <w:del w:id="484" w:author="Chataway, Francis [AU-AU]" w:date="2025-12-10T11:32:00Z"/>
          <w:rStyle w:val="legds"/>
        </w:rPr>
        <w:pPrChange w:id="485" w:author="Chataway, Francis [AU-AU]" w:date="2025-12-10T11:33:00Z">
          <w:pPr>
            <w:pStyle w:val="legclearfix"/>
            <w:spacing w:before="0" w:beforeAutospacing="0" w:after="0" w:afterAutospacing="0"/>
            <w:ind w:left="720"/>
          </w:pPr>
        </w:pPrChange>
      </w:pPr>
      <w:del w:id="486" w:author="Chataway, Francis [AU-AU]" w:date="2025-12-10T11:32:00Z">
        <w:r w:rsidRPr="00752F7A" w:rsidDel="00B51DEB">
          <w:rPr>
            <w:rStyle w:val="legds"/>
          </w:rPr>
          <w:delText>In section 53 (</w:delText>
        </w:r>
        <w:r w:rsidR="00BE4BA9" w:rsidDel="00B51DEB">
          <w:rPr>
            <w:rStyle w:val="legds"/>
          </w:rPr>
          <w:delText>f</w:delText>
        </w:r>
        <w:r w:rsidRPr="00752F7A" w:rsidDel="00B51DEB">
          <w:rPr>
            <w:rStyle w:val="legds"/>
          </w:rPr>
          <w:delText>ailure to comply with notice)</w:delText>
        </w:r>
        <w:r w:rsidDel="00B51DEB">
          <w:rPr>
            <w:rStyle w:val="legds"/>
          </w:rPr>
          <w:delText xml:space="preserve"> for subsection (1) substitute</w:delText>
        </w:r>
        <w:r w:rsidR="000A6771" w:rsidRPr="00752F7A" w:rsidDel="00B51DEB">
          <w:delText>—</w:delText>
        </w:r>
      </w:del>
    </w:p>
    <w:p w14:paraId="59395C3D" w14:textId="1A5D6F66" w:rsidR="00E73F2A" w:rsidDel="00B51DEB" w:rsidRDefault="00E73F2A" w:rsidP="00B51DEB">
      <w:pPr>
        <w:pStyle w:val="legclearfix"/>
        <w:spacing w:before="0" w:beforeAutospacing="0" w:after="0" w:afterAutospacing="0"/>
        <w:ind w:left="720"/>
        <w:jc w:val="both"/>
        <w:rPr>
          <w:del w:id="487" w:author="Chataway, Francis [AU-AU]" w:date="2025-12-10T11:32:00Z"/>
        </w:rPr>
        <w:pPrChange w:id="488" w:author="Chataway, Francis [AU-AU]" w:date="2025-12-10T11:33:00Z">
          <w:pPr>
            <w:pStyle w:val="legclearfix"/>
            <w:spacing w:before="0" w:beforeAutospacing="0" w:after="0" w:afterAutospacing="0"/>
            <w:ind w:left="720"/>
          </w:pPr>
        </w:pPrChange>
      </w:pPr>
    </w:p>
    <w:p w14:paraId="274EE9B6" w14:textId="5562AA7E" w:rsidR="003D5AEF" w:rsidDel="00B51DEB" w:rsidRDefault="00905858" w:rsidP="00B51DEB">
      <w:pPr>
        <w:pStyle w:val="legclearfix"/>
        <w:spacing w:before="0" w:beforeAutospacing="0" w:after="0" w:afterAutospacing="0"/>
        <w:ind w:left="720"/>
        <w:jc w:val="both"/>
        <w:rPr>
          <w:del w:id="489" w:author="Chataway, Francis [AU-AU]" w:date="2025-12-10T11:32:00Z"/>
        </w:rPr>
        <w:pPrChange w:id="490" w:author="Chataway, Francis [AU-AU]" w:date="2025-12-10T11:33:00Z">
          <w:pPr>
            <w:pStyle w:val="legclearfix"/>
            <w:spacing w:before="0" w:beforeAutospacing="0" w:after="0" w:afterAutospacing="0"/>
            <w:ind w:left="720"/>
          </w:pPr>
        </w:pPrChange>
      </w:pPr>
      <w:del w:id="491" w:author="Chataway, Francis [AU-AU]" w:date="2025-12-10T11:32:00Z">
        <w:r w:rsidRPr="003D5AEF" w:rsidDel="00B51DEB">
          <w:delText>(1)</w:delText>
        </w:r>
        <w:r w:rsidDel="00B51DEB">
          <w:delText xml:space="preserve"> </w:delText>
        </w:r>
        <w:r w:rsidRPr="003D5AEF" w:rsidDel="00B51DEB">
          <w:delText>If a Scottish public authority has failed to comply with—</w:delText>
        </w:r>
      </w:del>
    </w:p>
    <w:p w14:paraId="1968BA3F" w14:textId="204CB744" w:rsidR="003D5AEF" w:rsidRPr="003D5AEF" w:rsidDel="00B51DEB" w:rsidRDefault="00905858" w:rsidP="00B51DEB">
      <w:pPr>
        <w:pStyle w:val="legclearfix"/>
        <w:spacing w:before="0" w:beforeAutospacing="0" w:after="0" w:afterAutospacing="0"/>
        <w:ind w:left="1440"/>
        <w:jc w:val="both"/>
        <w:rPr>
          <w:del w:id="492" w:author="Chataway, Francis [AU-AU]" w:date="2025-12-10T11:32:00Z"/>
        </w:rPr>
        <w:pPrChange w:id="493" w:author="Chataway, Francis [AU-AU]" w:date="2025-12-10T11:33:00Z">
          <w:pPr>
            <w:pStyle w:val="legclearfix"/>
            <w:spacing w:before="0" w:beforeAutospacing="0" w:after="0" w:afterAutospacing="0"/>
            <w:ind w:left="1440"/>
          </w:pPr>
        </w:pPrChange>
      </w:pPr>
      <w:del w:id="494" w:author="Chataway, Francis [AU-AU]" w:date="2025-12-10T11:32:00Z">
        <w:r w:rsidRPr="003D5AEF" w:rsidDel="00B51DEB">
          <w:delText>(a)</w:delText>
        </w:r>
        <w:r w:rsidDel="00B51DEB">
          <w:delText xml:space="preserve"> </w:delText>
        </w:r>
        <w:r w:rsidRPr="003D5AEF" w:rsidDel="00B51DEB">
          <w:delText xml:space="preserve">so much of a notice given to it by the Commissioner under </w:delText>
        </w:r>
        <w:r w:rsidR="000A6771" w:rsidDel="00B51DEB">
          <w:delText>section 49</w:delText>
        </w:r>
        <w:r w:rsidRPr="003D5AEF" w:rsidDel="00B51DEB">
          <w:delText>(5) as, by virtue of subsection (6)(b)</w:delText>
        </w:r>
        <w:r w:rsidDel="00B51DEB">
          <w:delText xml:space="preserve"> or (c)</w:delText>
        </w:r>
        <w:r w:rsidRPr="003D5AEF" w:rsidDel="00B51DEB">
          <w:delText xml:space="preserve"> of that section, requires steps to be taken by the authority</w:delText>
        </w:r>
        <w:r w:rsidR="000A6771" w:rsidDel="00B51DEB">
          <w:delText>,</w:delText>
        </w:r>
      </w:del>
    </w:p>
    <w:p w14:paraId="61BDAF2B" w14:textId="36C66DD0" w:rsidR="003D5AEF" w:rsidRPr="003D5AEF" w:rsidDel="00B51DEB" w:rsidRDefault="00905858" w:rsidP="00B51DEB">
      <w:pPr>
        <w:pStyle w:val="legclearfix"/>
        <w:spacing w:before="0" w:beforeAutospacing="0" w:after="0" w:afterAutospacing="0"/>
        <w:ind w:left="720" w:firstLine="720"/>
        <w:jc w:val="both"/>
        <w:rPr>
          <w:del w:id="495" w:author="Chataway, Francis [AU-AU]" w:date="2025-12-10T11:32:00Z"/>
        </w:rPr>
        <w:pPrChange w:id="496" w:author="Chataway, Francis [AU-AU]" w:date="2025-12-10T11:33:00Z">
          <w:pPr>
            <w:pStyle w:val="legclearfix"/>
            <w:spacing w:before="0" w:beforeAutospacing="0" w:after="0" w:afterAutospacing="0"/>
            <w:ind w:left="720" w:firstLine="720"/>
          </w:pPr>
        </w:pPrChange>
      </w:pPr>
      <w:del w:id="497" w:author="Chataway, Francis [AU-AU]" w:date="2025-12-10T11:32:00Z">
        <w:r w:rsidRPr="003D5AEF" w:rsidDel="00B51DEB">
          <w:delText>(b)</w:delText>
        </w:r>
        <w:r w:rsidDel="00B51DEB">
          <w:delText xml:space="preserve"> </w:delText>
        </w:r>
        <w:r w:rsidRPr="003D5AEF" w:rsidDel="00B51DEB">
          <w:delText>an information notice</w:delText>
        </w:r>
        <w:r w:rsidR="000A6771" w:rsidDel="00B51DEB">
          <w:delText>,</w:delText>
        </w:r>
      </w:del>
    </w:p>
    <w:p w14:paraId="44F5EBDF" w14:textId="2399C075" w:rsidR="003D5AEF" w:rsidDel="00B51DEB" w:rsidRDefault="00905858" w:rsidP="00B51DEB">
      <w:pPr>
        <w:pStyle w:val="legclearfix"/>
        <w:spacing w:before="0" w:beforeAutospacing="0" w:after="0" w:afterAutospacing="0"/>
        <w:ind w:left="720" w:firstLine="720"/>
        <w:jc w:val="both"/>
        <w:rPr>
          <w:del w:id="498" w:author="Chataway, Francis [AU-AU]" w:date="2025-12-10T11:32:00Z"/>
        </w:rPr>
        <w:pPrChange w:id="499" w:author="Chataway, Francis [AU-AU]" w:date="2025-12-10T11:33:00Z">
          <w:pPr>
            <w:pStyle w:val="legclearfix"/>
            <w:spacing w:before="0" w:beforeAutospacing="0" w:after="0" w:afterAutospacing="0"/>
            <w:ind w:left="720" w:firstLine="720"/>
          </w:pPr>
        </w:pPrChange>
      </w:pPr>
      <w:del w:id="500" w:author="Chataway, Francis [AU-AU]" w:date="2025-12-10T11:32:00Z">
        <w:r w:rsidRPr="003D5AEF" w:rsidDel="00B51DEB">
          <w:delText>(c)</w:delText>
        </w:r>
        <w:r w:rsidDel="00B51DEB">
          <w:delText xml:space="preserve"> </w:delText>
        </w:r>
        <w:r w:rsidRPr="003D5AEF" w:rsidDel="00B51DEB">
          <w:delText>an enforcement notice</w:delText>
        </w:r>
        <w:r w:rsidR="000A6771" w:rsidDel="00B51DEB">
          <w:delText>,</w:delText>
        </w:r>
        <w:r w:rsidDel="00B51DEB">
          <w:delText xml:space="preserve"> or</w:delText>
        </w:r>
      </w:del>
    </w:p>
    <w:p w14:paraId="5E354DDC" w14:textId="5AC45CD1" w:rsidR="003D5AEF" w:rsidRPr="003D5AEF" w:rsidDel="00B51DEB" w:rsidRDefault="00905858" w:rsidP="00B51DEB">
      <w:pPr>
        <w:pStyle w:val="legclearfix"/>
        <w:spacing w:before="0" w:beforeAutospacing="0" w:after="0" w:afterAutospacing="0"/>
        <w:ind w:left="720" w:firstLine="720"/>
        <w:jc w:val="both"/>
        <w:rPr>
          <w:del w:id="501" w:author="Chataway, Francis [AU-AU]" w:date="2025-12-10T11:32:00Z"/>
        </w:rPr>
        <w:pPrChange w:id="502" w:author="Chataway, Francis [AU-AU]" w:date="2025-12-10T11:33:00Z">
          <w:pPr>
            <w:pStyle w:val="legclearfix"/>
            <w:spacing w:before="0" w:beforeAutospacing="0" w:after="0" w:afterAutospacing="0"/>
            <w:ind w:left="720" w:firstLine="720"/>
          </w:pPr>
        </w:pPrChange>
      </w:pPr>
      <w:del w:id="503" w:author="Chataway, Francis [AU-AU]" w:date="2025-12-10T11:32:00Z">
        <w:r w:rsidDel="00B51DEB">
          <w:delText>(d</w:delText>
        </w:r>
        <w:r w:rsidDel="00B51DEB">
          <w:rPr>
            <w:rStyle w:val="cf01"/>
            <w:rFonts w:ascii="Times New Roman" w:hAnsi="Times New Roman" w:cs="Times New Roman"/>
            <w:sz w:val="24"/>
            <w:szCs w:val="24"/>
          </w:rPr>
          <w:delText xml:space="preserve">) </w:delText>
        </w:r>
        <w:r w:rsidRPr="005D6903" w:rsidDel="00B51DEB">
          <w:rPr>
            <w:rStyle w:val="cf01"/>
            <w:rFonts w:ascii="Times New Roman" w:hAnsi="Times New Roman" w:cs="Times New Roman"/>
            <w:sz w:val="24"/>
            <w:szCs w:val="24"/>
          </w:rPr>
          <w:delText xml:space="preserve">a timescale for compliance specified in terms of section </w:delText>
        </w:r>
        <w:r w:rsidDel="00B51DEB">
          <w:rPr>
            <w:rStyle w:val="cf01"/>
            <w:rFonts w:ascii="Times New Roman" w:hAnsi="Times New Roman" w:cs="Times New Roman"/>
            <w:sz w:val="24"/>
            <w:szCs w:val="24"/>
          </w:rPr>
          <w:delText>49</w:delText>
        </w:r>
        <w:r w:rsidRPr="005D6903" w:rsidDel="00B51DEB">
          <w:rPr>
            <w:rStyle w:val="cf01"/>
            <w:rFonts w:ascii="Times New Roman" w:hAnsi="Times New Roman" w:cs="Times New Roman"/>
            <w:sz w:val="24"/>
            <w:szCs w:val="24"/>
          </w:rPr>
          <w:delText>(6)</w:delText>
        </w:r>
        <w:r w:rsidDel="00B51DEB">
          <w:rPr>
            <w:rStyle w:val="cf01"/>
            <w:rFonts w:ascii="Times New Roman" w:hAnsi="Times New Roman" w:cs="Times New Roman"/>
            <w:sz w:val="24"/>
            <w:szCs w:val="24"/>
          </w:rPr>
          <w:delText>(c)</w:delText>
        </w:r>
        <w:r w:rsidR="004B10FA" w:rsidDel="00B51DEB">
          <w:rPr>
            <w:rStyle w:val="cf01"/>
            <w:rFonts w:ascii="Times New Roman" w:hAnsi="Times New Roman" w:cs="Times New Roman"/>
            <w:sz w:val="24"/>
            <w:szCs w:val="24"/>
          </w:rPr>
          <w:delText>,</w:delText>
        </w:r>
      </w:del>
    </w:p>
    <w:p w14:paraId="2966AF64" w14:textId="640C7688" w:rsidR="003D5AEF" w:rsidRPr="003D5AEF" w:rsidDel="00B51DEB" w:rsidRDefault="00905858" w:rsidP="00B51DEB">
      <w:pPr>
        <w:pStyle w:val="legclearfix"/>
        <w:spacing w:before="0" w:beforeAutospacing="0" w:after="0" w:afterAutospacing="0"/>
        <w:ind w:left="720"/>
        <w:jc w:val="both"/>
        <w:rPr>
          <w:del w:id="504" w:author="Chataway, Francis [AU-AU]" w:date="2025-12-10T11:32:00Z"/>
        </w:rPr>
        <w:pPrChange w:id="505" w:author="Chataway, Francis [AU-AU]" w:date="2025-12-10T11:33:00Z">
          <w:pPr>
            <w:pStyle w:val="legclearfix"/>
            <w:spacing w:before="0" w:beforeAutospacing="0" w:after="0" w:afterAutospacing="0"/>
            <w:ind w:left="720"/>
          </w:pPr>
        </w:pPrChange>
      </w:pPr>
      <w:del w:id="506" w:author="Chataway, Francis [AU-AU]" w:date="2025-12-10T11:32:00Z">
        <w:r w:rsidRPr="003D5AEF" w:rsidDel="00B51DEB">
          <w:delText>the Commissioner may certify in writing to the court that the authority has failed to comply with the notice.</w:delText>
        </w:r>
      </w:del>
    </w:p>
    <w:p w14:paraId="3F5118FF" w14:textId="4D2C3AF6" w:rsidR="007C1530" w:rsidDel="00B51DEB" w:rsidRDefault="007C1530" w:rsidP="00B51DEB">
      <w:pPr>
        <w:pStyle w:val="legclearfix"/>
        <w:spacing w:before="0" w:beforeAutospacing="0" w:after="0" w:afterAutospacing="0"/>
        <w:jc w:val="both"/>
        <w:rPr>
          <w:del w:id="507" w:author="Chataway, Francis [AU-AU]" w:date="2025-12-10T11:32:00Z"/>
          <w:rStyle w:val="legds"/>
        </w:rPr>
        <w:pPrChange w:id="508" w:author="Chataway, Francis [AU-AU]" w:date="2025-12-10T11:33:00Z">
          <w:pPr>
            <w:pStyle w:val="legclearfix"/>
            <w:spacing w:before="0" w:beforeAutospacing="0" w:after="0" w:afterAutospacing="0"/>
          </w:pPr>
        </w:pPrChange>
      </w:pPr>
    </w:p>
    <w:p w14:paraId="7A18C674" w14:textId="34DEDD5D" w:rsidR="00DC3574" w:rsidDel="00B51DEB" w:rsidRDefault="00DC3574" w:rsidP="00B51DEB">
      <w:pPr>
        <w:pStyle w:val="legclearfix"/>
        <w:spacing w:before="0" w:beforeAutospacing="0" w:after="0" w:afterAutospacing="0"/>
        <w:jc w:val="both"/>
        <w:rPr>
          <w:del w:id="509" w:author="Chataway, Francis [AU-AU]" w:date="2025-12-10T11:32:00Z"/>
          <w:rStyle w:val="legds"/>
        </w:rPr>
        <w:pPrChange w:id="510" w:author="Chataway, Francis [AU-AU]" w:date="2025-12-10T11:33:00Z">
          <w:pPr>
            <w:pStyle w:val="legclearfix"/>
            <w:spacing w:before="0" w:beforeAutospacing="0" w:after="0" w:afterAutospacing="0"/>
          </w:pPr>
        </w:pPrChange>
      </w:pPr>
    </w:p>
    <w:p w14:paraId="68CAF30D" w14:textId="5AD4ED13" w:rsidR="00AB6FB7" w:rsidRPr="00752F7A" w:rsidDel="00B51DEB" w:rsidRDefault="00905858" w:rsidP="00B51DEB">
      <w:pPr>
        <w:rPr>
          <w:del w:id="511" w:author="Chataway, Francis [AU-AU]" w:date="2025-12-10T11:32:00Z"/>
          <w:b/>
          <w:bCs/>
          <w:i/>
          <w:iCs/>
          <w:szCs w:val="24"/>
          <w:shd w:val="clear" w:color="auto" w:fill="FFFFFF"/>
        </w:rPr>
        <w:pPrChange w:id="512" w:author="Chataway, Francis [AU-AU]" w:date="2025-12-10T11:33:00Z">
          <w:pPr>
            <w:jc w:val="center"/>
          </w:pPr>
        </w:pPrChange>
      </w:pPr>
      <w:del w:id="513" w:author="Chataway, Francis [AU-AU]" w:date="2025-12-10T11:32:00Z">
        <w:r w:rsidDel="00B51DEB">
          <w:rPr>
            <w:b/>
            <w:bCs/>
            <w:i/>
            <w:iCs/>
            <w:szCs w:val="24"/>
            <w:shd w:val="clear" w:color="auto" w:fill="FFFFFF"/>
          </w:rPr>
          <w:delText>Codes of practice</w:delText>
        </w:r>
      </w:del>
    </w:p>
    <w:p w14:paraId="40E53588" w14:textId="1D4D343B" w:rsidR="0008037F" w:rsidDel="00B51DEB" w:rsidRDefault="00905858" w:rsidP="00B51DEB">
      <w:pPr>
        <w:pStyle w:val="legclearfix"/>
        <w:spacing w:before="0" w:beforeAutospacing="0" w:after="0" w:afterAutospacing="0"/>
        <w:jc w:val="both"/>
        <w:rPr>
          <w:del w:id="514" w:author="Chataway, Francis [AU-AU]" w:date="2025-12-10T11:32:00Z"/>
          <w:rStyle w:val="legds"/>
          <w:b/>
          <w:bCs/>
        </w:rPr>
        <w:pPrChange w:id="515" w:author="Chataway, Francis [AU-AU]" w:date="2025-12-10T11:33:00Z">
          <w:pPr>
            <w:pStyle w:val="legclearfix"/>
            <w:spacing w:before="0" w:beforeAutospacing="0" w:after="0" w:afterAutospacing="0"/>
            <w:jc w:val="center"/>
          </w:pPr>
        </w:pPrChange>
      </w:pPr>
      <w:del w:id="516" w:author="Chataway, Francis [AU-AU]" w:date="2025-12-10T11:32:00Z">
        <w:r w:rsidRPr="00A463B2" w:rsidDel="00B51DEB">
          <w:rPr>
            <w:rStyle w:val="legds"/>
            <w:b/>
            <w:bCs/>
          </w:rPr>
          <w:tab/>
        </w:r>
      </w:del>
    </w:p>
    <w:p w14:paraId="53D00216" w14:textId="6746BE11" w:rsidR="007C4E3B" w:rsidDel="00B51DEB" w:rsidRDefault="00905858" w:rsidP="00B51DEB">
      <w:pPr>
        <w:rPr>
          <w:del w:id="517" w:author="Chataway, Francis [AU-AU]" w:date="2025-12-10T11:32:00Z"/>
          <w:b/>
          <w:bCs/>
          <w:szCs w:val="24"/>
          <w:shd w:val="clear" w:color="auto" w:fill="FFFFFF"/>
        </w:rPr>
        <w:pPrChange w:id="518" w:author="Chataway, Francis [AU-AU]" w:date="2025-12-10T11:33:00Z">
          <w:pPr/>
        </w:pPrChange>
      </w:pPr>
      <w:del w:id="519" w:author="Chataway, Francis [AU-AU]" w:date="2025-12-10T11:32:00Z">
        <w:r w:rsidDel="00B51DEB">
          <w:rPr>
            <w:b/>
            <w:bCs/>
            <w:szCs w:val="24"/>
            <w:shd w:val="clear" w:color="auto" w:fill="FFFFFF"/>
          </w:rPr>
          <w:delText>15</w:delText>
        </w:r>
        <w:r w:rsidDel="00B51DEB">
          <w:rPr>
            <w:b/>
            <w:bCs/>
            <w:szCs w:val="24"/>
            <w:shd w:val="clear" w:color="auto" w:fill="FFFFFF"/>
          </w:rPr>
          <w:tab/>
          <w:delText>Proactive publication duty</w:delText>
        </w:r>
        <w:r w:rsidR="00FB7DBF" w:rsidDel="00B51DEB">
          <w:rPr>
            <w:b/>
            <w:bCs/>
            <w:szCs w:val="24"/>
            <w:shd w:val="clear" w:color="auto" w:fill="FFFFFF"/>
          </w:rPr>
          <w:delText xml:space="preserve"> and publication code</w:delText>
        </w:r>
      </w:del>
    </w:p>
    <w:p w14:paraId="6B1EEAF0" w14:textId="1FF67E73" w:rsidR="007C4E3B" w:rsidDel="00B51DEB" w:rsidRDefault="007C4E3B" w:rsidP="00B51DEB">
      <w:pPr>
        <w:rPr>
          <w:del w:id="520" w:author="Chataway, Francis [AU-AU]" w:date="2025-12-10T11:32:00Z"/>
          <w:b/>
          <w:bCs/>
          <w:szCs w:val="24"/>
          <w:shd w:val="clear" w:color="auto" w:fill="FFFFFF"/>
        </w:rPr>
        <w:pPrChange w:id="521" w:author="Chataway, Francis [AU-AU]" w:date="2025-12-10T11:33:00Z">
          <w:pPr/>
        </w:pPrChange>
      </w:pPr>
    </w:p>
    <w:p w14:paraId="0399AAB2" w14:textId="190BBF28" w:rsidR="004A757B" w:rsidRPr="00537F4B" w:rsidDel="00B51DEB" w:rsidRDefault="00905858" w:rsidP="00B51DEB">
      <w:pPr>
        <w:tabs>
          <w:tab w:val="clear" w:pos="709"/>
          <w:tab w:val="clear" w:pos="1418"/>
          <w:tab w:val="clear" w:pos="2126"/>
          <w:tab w:val="clear" w:pos="2835"/>
          <w:tab w:val="clear" w:pos="3544"/>
          <w:tab w:val="clear" w:pos="4253"/>
          <w:tab w:val="clear" w:pos="4961"/>
          <w:tab w:val="clear" w:pos="5670"/>
        </w:tabs>
        <w:rPr>
          <w:del w:id="522" w:author="Chataway, Francis [AU-AU]" w:date="2025-12-10T11:32:00Z"/>
          <w:szCs w:val="24"/>
        </w:rPr>
        <w:pPrChange w:id="523" w:author="Chataway, Francis [AU-AU]" w:date="2025-12-10T11:33:00Z">
          <w:pPr>
            <w:tabs>
              <w:tab w:val="clear" w:pos="709"/>
              <w:tab w:val="clear" w:pos="1418"/>
              <w:tab w:val="clear" w:pos="2126"/>
              <w:tab w:val="clear" w:pos="2835"/>
              <w:tab w:val="clear" w:pos="3544"/>
              <w:tab w:val="clear" w:pos="4253"/>
              <w:tab w:val="clear" w:pos="4961"/>
              <w:tab w:val="clear" w:pos="5670"/>
            </w:tabs>
            <w:jc w:val="left"/>
          </w:pPr>
        </w:pPrChange>
      </w:pPr>
      <w:del w:id="524" w:author="Chataway, Francis [AU-AU]" w:date="2025-12-10T11:32:00Z">
        <w:r w:rsidDel="00B51DEB">
          <w:rPr>
            <w:szCs w:val="24"/>
          </w:rPr>
          <w:delText xml:space="preserve">After section 60 </w:delText>
        </w:r>
        <w:r w:rsidR="00BE4BA9" w:rsidDel="00B51DEB">
          <w:rPr>
            <w:szCs w:val="24"/>
          </w:rPr>
          <w:delText>(c</w:delText>
        </w:r>
        <w:r w:rsidR="00BE4BA9" w:rsidRPr="00BE4BA9" w:rsidDel="00B51DEB">
          <w:rPr>
            <w:szCs w:val="24"/>
          </w:rPr>
          <w:delText>ode of practice as to functions under this Act</w:delText>
        </w:r>
        <w:r w:rsidR="00BE4BA9" w:rsidDel="00B51DEB">
          <w:rPr>
            <w:szCs w:val="24"/>
          </w:rPr>
          <w:delText xml:space="preserve">) </w:delText>
        </w:r>
        <w:r w:rsidDel="00B51DEB">
          <w:rPr>
            <w:szCs w:val="24"/>
          </w:rPr>
          <w:delText>of the FOI Act i</w:delText>
        </w:r>
        <w:r w:rsidRPr="00537F4B" w:rsidDel="00B51DEB">
          <w:rPr>
            <w:szCs w:val="24"/>
          </w:rPr>
          <w:delText>nsert</w:delText>
        </w:r>
        <w:r w:rsidRPr="00752F7A" w:rsidDel="00B51DEB">
          <w:delText>—</w:delText>
        </w:r>
        <w:r w:rsidRPr="00537F4B" w:rsidDel="00B51DEB">
          <w:rPr>
            <w:szCs w:val="24"/>
          </w:rPr>
          <w:delText xml:space="preserve"> </w:delText>
        </w:r>
      </w:del>
    </w:p>
    <w:p w14:paraId="398790FB" w14:textId="72B12663" w:rsidR="004A757B" w:rsidDel="00B51DEB" w:rsidRDefault="004A757B" w:rsidP="00B51DEB">
      <w:pPr>
        <w:pStyle w:val="ListParagraph"/>
        <w:tabs>
          <w:tab w:val="clear" w:pos="709"/>
          <w:tab w:val="clear" w:pos="1418"/>
          <w:tab w:val="clear" w:pos="2126"/>
          <w:tab w:val="clear" w:pos="2835"/>
          <w:tab w:val="clear" w:pos="3544"/>
          <w:tab w:val="clear" w:pos="4253"/>
          <w:tab w:val="clear" w:pos="4961"/>
          <w:tab w:val="clear" w:pos="5670"/>
        </w:tabs>
        <w:rPr>
          <w:del w:id="525" w:author="Chataway, Francis [AU-AU]" w:date="2025-12-10T11:32:00Z"/>
          <w:szCs w:val="24"/>
        </w:rPr>
        <w:pPrChange w:id="526" w:author="Chataway, Francis [AU-AU]" w:date="2025-12-10T11:33:00Z">
          <w:pPr>
            <w:pStyle w:val="ListParagraph"/>
            <w:tabs>
              <w:tab w:val="clear" w:pos="709"/>
              <w:tab w:val="clear" w:pos="1418"/>
              <w:tab w:val="clear" w:pos="2126"/>
              <w:tab w:val="clear" w:pos="2835"/>
              <w:tab w:val="clear" w:pos="3544"/>
              <w:tab w:val="clear" w:pos="4253"/>
              <w:tab w:val="clear" w:pos="4961"/>
              <w:tab w:val="clear" w:pos="5670"/>
            </w:tabs>
            <w:jc w:val="left"/>
          </w:pPr>
        </w:pPrChange>
      </w:pPr>
    </w:p>
    <w:p w14:paraId="28249566" w14:textId="31EA44B8" w:rsidR="007C4E3B" w:rsidDel="00B51DEB" w:rsidRDefault="00905858" w:rsidP="00B51DEB">
      <w:pPr>
        <w:pStyle w:val="ListParagraph"/>
        <w:tabs>
          <w:tab w:val="clear" w:pos="709"/>
          <w:tab w:val="clear" w:pos="1418"/>
          <w:tab w:val="clear" w:pos="2126"/>
          <w:tab w:val="clear" w:pos="2835"/>
          <w:tab w:val="clear" w:pos="3544"/>
          <w:tab w:val="clear" w:pos="4253"/>
          <w:tab w:val="clear" w:pos="4961"/>
          <w:tab w:val="clear" w:pos="5670"/>
        </w:tabs>
        <w:rPr>
          <w:del w:id="527" w:author="Chataway, Francis [AU-AU]" w:date="2025-12-10T11:32:00Z"/>
          <w:szCs w:val="24"/>
        </w:rPr>
        <w:pPrChange w:id="528" w:author="Chataway, Francis [AU-AU]" w:date="2025-12-10T11:33:00Z">
          <w:pPr>
            <w:pStyle w:val="ListParagraph"/>
            <w:tabs>
              <w:tab w:val="clear" w:pos="709"/>
              <w:tab w:val="clear" w:pos="1418"/>
              <w:tab w:val="clear" w:pos="2126"/>
              <w:tab w:val="clear" w:pos="2835"/>
              <w:tab w:val="clear" w:pos="3544"/>
              <w:tab w:val="clear" w:pos="4253"/>
              <w:tab w:val="clear" w:pos="4961"/>
              <w:tab w:val="clear" w:pos="5670"/>
            </w:tabs>
            <w:jc w:val="left"/>
          </w:pPr>
        </w:pPrChange>
      </w:pPr>
      <w:del w:id="529" w:author="Chataway, Francis [AU-AU]" w:date="2025-12-10T11:32:00Z">
        <w:r w:rsidRPr="004A757B" w:rsidDel="00B51DEB">
          <w:rPr>
            <w:szCs w:val="24"/>
          </w:rPr>
          <w:delText>“</w:delText>
        </w:r>
        <w:r w:rsidRPr="000A6771" w:rsidDel="00B51DEB">
          <w:rPr>
            <w:b/>
            <w:bCs/>
            <w:szCs w:val="24"/>
          </w:rPr>
          <w:delText>60A Proactive publication duty</w:delText>
        </w:r>
      </w:del>
    </w:p>
    <w:p w14:paraId="74DA5CCD" w14:textId="035B228F" w:rsidR="007C4E3B" w:rsidDel="00B51DEB" w:rsidRDefault="007C4E3B" w:rsidP="00B51DEB">
      <w:pPr>
        <w:pStyle w:val="ListParagraph"/>
        <w:tabs>
          <w:tab w:val="clear" w:pos="709"/>
          <w:tab w:val="clear" w:pos="1418"/>
          <w:tab w:val="clear" w:pos="2126"/>
          <w:tab w:val="clear" w:pos="2835"/>
          <w:tab w:val="clear" w:pos="3544"/>
          <w:tab w:val="clear" w:pos="4253"/>
          <w:tab w:val="clear" w:pos="4961"/>
          <w:tab w:val="clear" w:pos="5670"/>
        </w:tabs>
        <w:rPr>
          <w:del w:id="530" w:author="Chataway, Francis [AU-AU]" w:date="2025-12-10T11:32:00Z"/>
          <w:szCs w:val="24"/>
        </w:rPr>
        <w:pPrChange w:id="531" w:author="Chataway, Francis [AU-AU]" w:date="2025-12-10T11:33:00Z">
          <w:pPr>
            <w:pStyle w:val="ListParagraph"/>
            <w:tabs>
              <w:tab w:val="clear" w:pos="709"/>
              <w:tab w:val="clear" w:pos="1418"/>
              <w:tab w:val="clear" w:pos="2126"/>
              <w:tab w:val="clear" w:pos="2835"/>
              <w:tab w:val="clear" w:pos="3544"/>
              <w:tab w:val="clear" w:pos="4253"/>
              <w:tab w:val="clear" w:pos="4961"/>
              <w:tab w:val="clear" w:pos="5670"/>
            </w:tabs>
            <w:jc w:val="left"/>
          </w:pPr>
        </w:pPrChange>
      </w:pPr>
    </w:p>
    <w:p w14:paraId="1B05DF4F" w14:textId="73827ABF" w:rsidR="00FB7DBF" w:rsidDel="00B51DEB" w:rsidRDefault="00905858" w:rsidP="00B51DEB">
      <w:pPr>
        <w:pStyle w:val="ListParagraph"/>
        <w:tabs>
          <w:tab w:val="clear" w:pos="709"/>
          <w:tab w:val="clear" w:pos="1418"/>
          <w:tab w:val="clear" w:pos="2126"/>
          <w:tab w:val="clear" w:pos="2835"/>
          <w:tab w:val="clear" w:pos="3544"/>
          <w:tab w:val="clear" w:pos="4253"/>
          <w:tab w:val="clear" w:pos="4961"/>
          <w:tab w:val="clear" w:pos="5670"/>
        </w:tabs>
        <w:rPr>
          <w:del w:id="532" w:author="Chataway, Francis [AU-AU]" w:date="2025-12-10T11:32:00Z"/>
          <w:szCs w:val="24"/>
        </w:rPr>
        <w:pPrChange w:id="533" w:author="Chataway, Francis [AU-AU]" w:date="2025-12-10T11:33:00Z">
          <w:pPr>
            <w:pStyle w:val="ListParagraph"/>
            <w:tabs>
              <w:tab w:val="clear" w:pos="709"/>
              <w:tab w:val="clear" w:pos="1418"/>
              <w:tab w:val="clear" w:pos="2126"/>
              <w:tab w:val="clear" w:pos="2835"/>
              <w:tab w:val="clear" w:pos="3544"/>
              <w:tab w:val="clear" w:pos="4253"/>
              <w:tab w:val="clear" w:pos="4961"/>
              <w:tab w:val="clear" w:pos="5670"/>
            </w:tabs>
            <w:jc w:val="left"/>
          </w:pPr>
        </w:pPrChange>
      </w:pPr>
      <w:del w:id="534" w:author="Chataway, Francis [AU-AU]" w:date="2025-12-10T11:32:00Z">
        <w:r w:rsidRPr="007C4E3B" w:rsidDel="00B51DEB">
          <w:rPr>
            <w:szCs w:val="24"/>
          </w:rPr>
          <w:delText>(</w:delText>
        </w:r>
        <w:r w:rsidDel="00B51DEB">
          <w:rPr>
            <w:szCs w:val="24"/>
          </w:rPr>
          <w:delText>1</w:delText>
        </w:r>
        <w:r w:rsidRPr="007C4E3B" w:rsidDel="00B51DEB">
          <w:rPr>
            <w:szCs w:val="24"/>
          </w:rPr>
          <w:delText xml:space="preserve">) </w:delText>
        </w:r>
        <w:r w:rsidDel="00B51DEB">
          <w:rPr>
            <w:szCs w:val="24"/>
          </w:rPr>
          <w:delText xml:space="preserve">A </w:delText>
        </w:r>
        <w:r w:rsidRPr="007C4E3B" w:rsidDel="00B51DEB">
          <w:rPr>
            <w:szCs w:val="24"/>
          </w:rPr>
          <w:delText>Scottish public authorit</w:delText>
        </w:r>
        <w:r w:rsidDel="00B51DEB">
          <w:rPr>
            <w:szCs w:val="24"/>
          </w:rPr>
          <w:delText>y must</w:delText>
        </w:r>
        <w:r w:rsidRPr="00FB7DBF" w:rsidDel="00B51DEB">
          <w:rPr>
            <w:szCs w:val="24"/>
          </w:rPr>
          <w:delText xml:space="preserve"> </w:delText>
        </w:r>
        <w:r w:rsidRPr="007C4E3B" w:rsidDel="00B51DEB">
          <w:rPr>
            <w:szCs w:val="24"/>
          </w:rPr>
          <w:delText>take reasonable steps to</w:delText>
        </w:r>
        <w:r w:rsidRPr="003D5AEF" w:rsidDel="00B51DEB">
          <w:rPr>
            <w:szCs w:val="24"/>
          </w:rPr>
          <w:delText>—</w:delText>
        </w:r>
        <w:r w:rsidRPr="007C4E3B" w:rsidDel="00B51DEB">
          <w:rPr>
            <w:szCs w:val="24"/>
          </w:rPr>
          <w:delText xml:space="preserve"> </w:delText>
        </w:r>
      </w:del>
    </w:p>
    <w:p w14:paraId="5A06019C" w14:textId="362FCD10" w:rsidR="00FB7DBF" w:rsidDel="00B51DEB" w:rsidRDefault="00905858" w:rsidP="00B51DEB">
      <w:pPr>
        <w:pStyle w:val="ListParagraph"/>
        <w:tabs>
          <w:tab w:val="clear" w:pos="709"/>
          <w:tab w:val="clear" w:pos="1418"/>
          <w:tab w:val="clear" w:pos="2126"/>
          <w:tab w:val="clear" w:pos="2835"/>
          <w:tab w:val="clear" w:pos="3544"/>
          <w:tab w:val="clear" w:pos="4253"/>
          <w:tab w:val="clear" w:pos="4961"/>
          <w:tab w:val="clear" w:pos="5670"/>
        </w:tabs>
        <w:ind w:left="1440"/>
        <w:rPr>
          <w:del w:id="535" w:author="Chataway, Francis [AU-AU]" w:date="2025-12-10T11:32:00Z"/>
          <w:szCs w:val="24"/>
        </w:rPr>
        <w:pPrChange w:id="536" w:author="Chataway, Francis [AU-AU]" w:date="2025-12-10T11:33:00Z">
          <w:pPr>
            <w:pStyle w:val="ListParagraph"/>
            <w:tabs>
              <w:tab w:val="clear" w:pos="709"/>
              <w:tab w:val="clear" w:pos="1418"/>
              <w:tab w:val="clear" w:pos="2126"/>
              <w:tab w:val="clear" w:pos="2835"/>
              <w:tab w:val="clear" w:pos="3544"/>
              <w:tab w:val="clear" w:pos="4253"/>
              <w:tab w:val="clear" w:pos="4961"/>
              <w:tab w:val="clear" w:pos="5670"/>
            </w:tabs>
            <w:ind w:left="1440"/>
            <w:jc w:val="left"/>
          </w:pPr>
        </w:pPrChange>
      </w:pPr>
      <w:del w:id="537" w:author="Chataway, Francis [AU-AU]" w:date="2025-12-10T11:32:00Z">
        <w:r w:rsidDel="00B51DEB">
          <w:rPr>
            <w:szCs w:val="24"/>
          </w:rPr>
          <w:delText xml:space="preserve">(a) </w:delText>
        </w:r>
        <w:r w:rsidR="007C4E3B" w:rsidRPr="007C4E3B" w:rsidDel="00B51DEB">
          <w:rPr>
            <w:szCs w:val="24"/>
          </w:rPr>
          <w:delText>organise and keep up to date the information, relevant to its functions, which it holds</w:delText>
        </w:r>
        <w:r w:rsidR="00A37322" w:rsidDel="00B51DEB">
          <w:rPr>
            <w:szCs w:val="24"/>
          </w:rPr>
          <w:delText>,</w:delText>
        </w:r>
        <w:r w:rsidR="007C4E3B" w:rsidRPr="007C4E3B" w:rsidDel="00B51DEB">
          <w:rPr>
            <w:szCs w:val="24"/>
          </w:rPr>
          <w:delText xml:space="preserve"> and </w:delText>
        </w:r>
      </w:del>
    </w:p>
    <w:p w14:paraId="6A61AB7D" w14:textId="58305C18" w:rsidR="007C4E3B" w:rsidDel="00B51DEB" w:rsidRDefault="00905858" w:rsidP="00B51DEB">
      <w:pPr>
        <w:pStyle w:val="ListParagraph"/>
        <w:tabs>
          <w:tab w:val="clear" w:pos="709"/>
          <w:tab w:val="clear" w:pos="1418"/>
          <w:tab w:val="clear" w:pos="2126"/>
          <w:tab w:val="clear" w:pos="2835"/>
          <w:tab w:val="clear" w:pos="3544"/>
          <w:tab w:val="clear" w:pos="4253"/>
          <w:tab w:val="clear" w:pos="4961"/>
          <w:tab w:val="clear" w:pos="5670"/>
        </w:tabs>
        <w:ind w:left="1440"/>
        <w:rPr>
          <w:del w:id="538" w:author="Chataway, Francis [AU-AU]" w:date="2025-12-10T11:32:00Z"/>
          <w:szCs w:val="24"/>
        </w:rPr>
        <w:pPrChange w:id="539" w:author="Chataway, Francis [AU-AU]" w:date="2025-12-10T11:33:00Z">
          <w:pPr>
            <w:pStyle w:val="ListParagraph"/>
            <w:tabs>
              <w:tab w:val="clear" w:pos="709"/>
              <w:tab w:val="clear" w:pos="1418"/>
              <w:tab w:val="clear" w:pos="2126"/>
              <w:tab w:val="clear" w:pos="2835"/>
              <w:tab w:val="clear" w:pos="3544"/>
              <w:tab w:val="clear" w:pos="4253"/>
              <w:tab w:val="clear" w:pos="4961"/>
              <w:tab w:val="clear" w:pos="5670"/>
            </w:tabs>
            <w:ind w:left="1440"/>
            <w:jc w:val="left"/>
          </w:pPr>
        </w:pPrChange>
      </w:pPr>
      <w:del w:id="540" w:author="Chataway, Francis [AU-AU]" w:date="2025-12-10T11:32:00Z">
        <w:r w:rsidDel="00B51DEB">
          <w:rPr>
            <w:szCs w:val="24"/>
          </w:rPr>
          <w:delText xml:space="preserve">(b) </w:delText>
        </w:r>
        <w:r w:rsidRPr="007C4E3B" w:rsidDel="00B51DEB">
          <w:rPr>
            <w:szCs w:val="24"/>
          </w:rPr>
          <w:delText>make that information available to the public in an accessible form and manner</w:delText>
        </w:r>
        <w:r w:rsidDel="00B51DEB">
          <w:rPr>
            <w:szCs w:val="24"/>
          </w:rPr>
          <w:delText>,</w:delText>
        </w:r>
      </w:del>
    </w:p>
    <w:p w14:paraId="5F110B34" w14:textId="71FD6755" w:rsidR="00FB7DBF" w:rsidRPr="00FB7DBF" w:rsidDel="00B51DEB" w:rsidRDefault="00905858" w:rsidP="00B51DEB">
      <w:pPr>
        <w:tabs>
          <w:tab w:val="clear" w:pos="709"/>
          <w:tab w:val="clear" w:pos="1418"/>
          <w:tab w:val="clear" w:pos="2126"/>
          <w:tab w:val="clear" w:pos="2835"/>
          <w:tab w:val="clear" w:pos="3544"/>
          <w:tab w:val="clear" w:pos="4253"/>
          <w:tab w:val="clear" w:pos="4961"/>
          <w:tab w:val="clear" w:pos="5670"/>
        </w:tabs>
        <w:ind w:firstLine="720"/>
        <w:rPr>
          <w:del w:id="541" w:author="Chataway, Francis [AU-AU]" w:date="2025-12-10T11:32:00Z"/>
          <w:szCs w:val="24"/>
        </w:rPr>
        <w:pPrChange w:id="542" w:author="Chataway, Francis [AU-AU]" w:date="2025-12-10T11:33:00Z">
          <w:pPr>
            <w:tabs>
              <w:tab w:val="clear" w:pos="709"/>
              <w:tab w:val="clear" w:pos="1418"/>
              <w:tab w:val="clear" w:pos="2126"/>
              <w:tab w:val="clear" w:pos="2835"/>
              <w:tab w:val="clear" w:pos="3544"/>
              <w:tab w:val="clear" w:pos="4253"/>
              <w:tab w:val="clear" w:pos="4961"/>
              <w:tab w:val="clear" w:pos="5670"/>
            </w:tabs>
            <w:ind w:firstLine="720"/>
            <w:jc w:val="left"/>
          </w:pPr>
        </w:pPrChange>
      </w:pPr>
      <w:del w:id="543" w:author="Chataway, Francis [AU-AU]" w:date="2025-12-10T11:32:00Z">
        <w:r w:rsidRPr="00FB7DBF" w:rsidDel="00B51DEB">
          <w:rPr>
            <w:szCs w:val="24"/>
          </w:rPr>
          <w:delText xml:space="preserve">(the </w:delText>
        </w:r>
        <w:r w:rsidR="000A6771" w:rsidRPr="00752F7A" w:rsidDel="00B51DEB">
          <w:rPr>
            <w:rStyle w:val="legds"/>
          </w:rPr>
          <w:delText>“</w:delText>
        </w:r>
        <w:r w:rsidRPr="00FB7DBF" w:rsidDel="00B51DEB">
          <w:rPr>
            <w:szCs w:val="24"/>
          </w:rPr>
          <w:delText>proactive publication duty</w:delText>
        </w:r>
        <w:r w:rsidR="00DC3574" w:rsidRPr="00752F7A" w:rsidDel="00B51DEB">
          <w:rPr>
            <w:szCs w:val="24"/>
          </w:rPr>
          <w:delText>”</w:delText>
        </w:r>
        <w:r w:rsidRPr="00FB7DBF" w:rsidDel="00B51DEB">
          <w:rPr>
            <w:szCs w:val="24"/>
          </w:rPr>
          <w:delText>)</w:delText>
        </w:r>
        <w:r w:rsidDel="00B51DEB">
          <w:rPr>
            <w:szCs w:val="24"/>
          </w:rPr>
          <w:delText>.</w:delText>
        </w:r>
      </w:del>
    </w:p>
    <w:p w14:paraId="0E40626F" w14:textId="331C8384" w:rsidR="00FB7DBF" w:rsidDel="00B51DEB" w:rsidRDefault="00905858" w:rsidP="00B51DEB">
      <w:pPr>
        <w:tabs>
          <w:tab w:val="clear" w:pos="709"/>
          <w:tab w:val="clear" w:pos="1418"/>
          <w:tab w:val="clear" w:pos="2126"/>
          <w:tab w:val="clear" w:pos="2835"/>
          <w:tab w:val="clear" w:pos="3544"/>
          <w:tab w:val="clear" w:pos="4253"/>
          <w:tab w:val="clear" w:pos="4961"/>
          <w:tab w:val="clear" w:pos="5670"/>
        </w:tabs>
        <w:rPr>
          <w:del w:id="544" w:author="Chataway, Francis [AU-AU]" w:date="2025-12-10T11:32:00Z"/>
          <w:szCs w:val="24"/>
        </w:rPr>
        <w:pPrChange w:id="545" w:author="Chataway, Francis [AU-AU]" w:date="2025-12-10T11:33:00Z">
          <w:pPr>
            <w:tabs>
              <w:tab w:val="clear" w:pos="709"/>
              <w:tab w:val="clear" w:pos="1418"/>
              <w:tab w:val="clear" w:pos="2126"/>
              <w:tab w:val="clear" w:pos="2835"/>
              <w:tab w:val="clear" w:pos="3544"/>
              <w:tab w:val="clear" w:pos="4253"/>
              <w:tab w:val="clear" w:pos="4961"/>
              <w:tab w:val="clear" w:pos="5670"/>
            </w:tabs>
            <w:jc w:val="left"/>
          </w:pPr>
        </w:pPrChange>
      </w:pPr>
      <w:del w:id="546" w:author="Chataway, Francis [AU-AU]" w:date="2025-12-10T11:32:00Z">
        <w:r w:rsidDel="00B51DEB">
          <w:rPr>
            <w:szCs w:val="24"/>
          </w:rPr>
          <w:tab/>
        </w:r>
      </w:del>
    </w:p>
    <w:p w14:paraId="0B6D3482" w14:textId="25414043" w:rsidR="00FB7DBF" w:rsidDel="00B51DEB" w:rsidRDefault="00905858" w:rsidP="00B51DEB">
      <w:pPr>
        <w:tabs>
          <w:tab w:val="clear" w:pos="709"/>
          <w:tab w:val="clear" w:pos="1418"/>
          <w:tab w:val="clear" w:pos="2126"/>
          <w:tab w:val="clear" w:pos="2835"/>
          <w:tab w:val="clear" w:pos="3544"/>
          <w:tab w:val="clear" w:pos="4253"/>
          <w:tab w:val="clear" w:pos="4961"/>
          <w:tab w:val="clear" w:pos="5670"/>
        </w:tabs>
        <w:ind w:left="720"/>
        <w:rPr>
          <w:del w:id="547" w:author="Chataway, Francis [AU-AU]" w:date="2025-12-10T11:32:00Z"/>
          <w:szCs w:val="24"/>
        </w:rPr>
        <w:pPrChange w:id="548" w:author="Chataway, Francis [AU-AU]" w:date="2025-12-10T11:33:00Z">
          <w:pPr>
            <w:tabs>
              <w:tab w:val="clear" w:pos="709"/>
              <w:tab w:val="clear" w:pos="1418"/>
              <w:tab w:val="clear" w:pos="2126"/>
              <w:tab w:val="clear" w:pos="2835"/>
              <w:tab w:val="clear" w:pos="3544"/>
              <w:tab w:val="clear" w:pos="4253"/>
              <w:tab w:val="clear" w:pos="4961"/>
              <w:tab w:val="clear" w:pos="5670"/>
            </w:tabs>
            <w:ind w:left="720"/>
            <w:jc w:val="left"/>
          </w:pPr>
        </w:pPrChange>
      </w:pPr>
      <w:del w:id="549" w:author="Chataway, Francis [AU-AU]" w:date="2025-12-10T11:32:00Z">
        <w:r w:rsidDel="00B51DEB">
          <w:rPr>
            <w:szCs w:val="24"/>
          </w:rPr>
          <w:delText>(</w:delText>
        </w:r>
        <w:r w:rsidR="00B67F5D" w:rsidDel="00B51DEB">
          <w:rPr>
            <w:szCs w:val="24"/>
          </w:rPr>
          <w:delText>2</w:delText>
        </w:r>
        <w:r w:rsidDel="00B51DEB">
          <w:rPr>
            <w:szCs w:val="24"/>
          </w:rPr>
          <w:delText>) In complying with the proactive publication duty a Scottish public authority must</w:delText>
        </w:r>
        <w:r w:rsidRPr="003D5AEF" w:rsidDel="00B51DEB">
          <w:rPr>
            <w:szCs w:val="24"/>
          </w:rPr>
          <w:delText>—</w:delText>
        </w:r>
      </w:del>
    </w:p>
    <w:p w14:paraId="617CE158" w14:textId="0267A507" w:rsidR="00FB7DBF" w:rsidDel="00B51DEB" w:rsidRDefault="00905858" w:rsidP="00B51DEB">
      <w:pPr>
        <w:tabs>
          <w:tab w:val="clear" w:pos="709"/>
          <w:tab w:val="clear" w:pos="1418"/>
          <w:tab w:val="clear" w:pos="2126"/>
          <w:tab w:val="clear" w:pos="2835"/>
          <w:tab w:val="clear" w:pos="3544"/>
          <w:tab w:val="clear" w:pos="4253"/>
          <w:tab w:val="clear" w:pos="4961"/>
          <w:tab w:val="clear" w:pos="5670"/>
        </w:tabs>
        <w:ind w:left="1440"/>
        <w:rPr>
          <w:del w:id="550" w:author="Chataway, Francis [AU-AU]" w:date="2025-12-10T11:32:00Z"/>
          <w:szCs w:val="24"/>
        </w:rPr>
        <w:pPrChange w:id="551" w:author="Chataway, Francis [AU-AU]" w:date="2025-12-10T11:33:00Z">
          <w:pPr>
            <w:tabs>
              <w:tab w:val="clear" w:pos="709"/>
              <w:tab w:val="clear" w:pos="1418"/>
              <w:tab w:val="clear" w:pos="2126"/>
              <w:tab w:val="clear" w:pos="2835"/>
              <w:tab w:val="clear" w:pos="3544"/>
              <w:tab w:val="clear" w:pos="4253"/>
              <w:tab w:val="clear" w:pos="4961"/>
              <w:tab w:val="clear" w:pos="5670"/>
            </w:tabs>
            <w:ind w:left="1440"/>
            <w:jc w:val="left"/>
          </w:pPr>
        </w:pPrChange>
      </w:pPr>
      <w:del w:id="552" w:author="Chataway, Francis [AU-AU]" w:date="2025-12-10T11:32:00Z">
        <w:r w:rsidDel="00B51DEB">
          <w:rPr>
            <w:szCs w:val="24"/>
          </w:rPr>
          <w:delText>(a) comply with any code of practice issued by the Commissioner under section 60B, and</w:delText>
        </w:r>
      </w:del>
    </w:p>
    <w:p w14:paraId="14307F41" w14:textId="25D1B044" w:rsidR="00FB7DBF" w:rsidRPr="00FB7DBF" w:rsidDel="00B51DEB" w:rsidRDefault="00905858" w:rsidP="00B51DEB">
      <w:pPr>
        <w:tabs>
          <w:tab w:val="clear" w:pos="709"/>
          <w:tab w:val="clear" w:pos="1418"/>
          <w:tab w:val="clear" w:pos="2126"/>
          <w:tab w:val="clear" w:pos="2835"/>
          <w:tab w:val="clear" w:pos="3544"/>
          <w:tab w:val="clear" w:pos="4253"/>
          <w:tab w:val="clear" w:pos="4961"/>
          <w:tab w:val="clear" w:pos="5670"/>
        </w:tabs>
        <w:ind w:left="1440"/>
        <w:rPr>
          <w:del w:id="553" w:author="Chataway, Francis [AU-AU]" w:date="2025-12-10T11:32:00Z"/>
          <w:szCs w:val="24"/>
        </w:rPr>
        <w:pPrChange w:id="554" w:author="Chataway, Francis [AU-AU]" w:date="2025-12-10T11:33:00Z">
          <w:pPr>
            <w:tabs>
              <w:tab w:val="clear" w:pos="709"/>
              <w:tab w:val="clear" w:pos="1418"/>
              <w:tab w:val="clear" w:pos="2126"/>
              <w:tab w:val="clear" w:pos="2835"/>
              <w:tab w:val="clear" w:pos="3544"/>
              <w:tab w:val="clear" w:pos="4253"/>
              <w:tab w:val="clear" w:pos="4961"/>
              <w:tab w:val="clear" w:pos="5670"/>
            </w:tabs>
            <w:ind w:left="1440"/>
            <w:jc w:val="left"/>
          </w:pPr>
        </w:pPrChange>
      </w:pPr>
      <w:del w:id="555" w:author="Chataway, Francis [AU-AU]" w:date="2025-12-10T11:32:00Z">
        <w:r w:rsidDel="00B51DEB">
          <w:rPr>
            <w:szCs w:val="24"/>
          </w:rPr>
          <w:delText xml:space="preserve">(b) </w:delText>
        </w:r>
        <w:r w:rsidRPr="007C4E3B" w:rsidDel="00B51DEB">
          <w:rPr>
            <w:szCs w:val="24"/>
          </w:rPr>
          <w:delText>have due regard to how</w:delText>
        </w:r>
        <w:r w:rsidDel="00B51DEB">
          <w:rPr>
            <w:szCs w:val="24"/>
          </w:rPr>
          <w:delText xml:space="preserve"> members of</w:delText>
        </w:r>
        <w:r w:rsidRPr="007C4E3B" w:rsidDel="00B51DEB">
          <w:rPr>
            <w:szCs w:val="24"/>
          </w:rPr>
          <w:delText xml:space="preserve"> the public </w:delText>
        </w:r>
        <w:r w:rsidDel="00B51DEB">
          <w:rPr>
            <w:szCs w:val="24"/>
          </w:rPr>
          <w:delText>would</w:delText>
        </w:r>
        <w:r w:rsidR="00A37322" w:rsidDel="00B51DEB">
          <w:rPr>
            <w:szCs w:val="24"/>
          </w:rPr>
          <w:delText xml:space="preserve"> be likely to</w:delText>
        </w:r>
        <w:r w:rsidDel="00B51DEB">
          <w:rPr>
            <w:szCs w:val="24"/>
          </w:rPr>
          <w:delText xml:space="preserve"> </w:delText>
        </w:r>
        <w:r w:rsidRPr="007C4E3B" w:rsidDel="00B51DEB">
          <w:rPr>
            <w:szCs w:val="24"/>
          </w:rPr>
          <w:delText xml:space="preserve">access the information that </w:delText>
        </w:r>
        <w:r w:rsidDel="00B51DEB">
          <w:rPr>
            <w:szCs w:val="24"/>
          </w:rPr>
          <w:delText>the authority</w:delText>
        </w:r>
        <w:r w:rsidRPr="007C4E3B" w:rsidDel="00B51DEB">
          <w:rPr>
            <w:szCs w:val="24"/>
          </w:rPr>
          <w:delText xml:space="preserve"> hold</w:delText>
        </w:r>
        <w:r w:rsidDel="00B51DEB">
          <w:rPr>
            <w:szCs w:val="24"/>
          </w:rPr>
          <w:delText>s.</w:delText>
        </w:r>
      </w:del>
    </w:p>
    <w:p w14:paraId="3FFCBB11" w14:textId="7863F691" w:rsidR="007C4E3B" w:rsidRPr="007C4E3B" w:rsidDel="00B51DEB" w:rsidRDefault="007C4E3B" w:rsidP="00B51DEB">
      <w:pPr>
        <w:pStyle w:val="ListParagraph"/>
        <w:tabs>
          <w:tab w:val="clear" w:pos="709"/>
          <w:tab w:val="clear" w:pos="1418"/>
          <w:tab w:val="clear" w:pos="2126"/>
          <w:tab w:val="clear" w:pos="2835"/>
          <w:tab w:val="clear" w:pos="3544"/>
          <w:tab w:val="clear" w:pos="4253"/>
          <w:tab w:val="clear" w:pos="4961"/>
          <w:tab w:val="clear" w:pos="5670"/>
        </w:tabs>
        <w:rPr>
          <w:del w:id="556" w:author="Chataway, Francis [AU-AU]" w:date="2025-12-10T11:32:00Z"/>
          <w:szCs w:val="24"/>
        </w:rPr>
        <w:pPrChange w:id="557" w:author="Chataway, Francis [AU-AU]" w:date="2025-12-10T11:33:00Z">
          <w:pPr>
            <w:pStyle w:val="ListParagraph"/>
            <w:tabs>
              <w:tab w:val="clear" w:pos="709"/>
              <w:tab w:val="clear" w:pos="1418"/>
              <w:tab w:val="clear" w:pos="2126"/>
              <w:tab w:val="clear" w:pos="2835"/>
              <w:tab w:val="clear" w:pos="3544"/>
              <w:tab w:val="clear" w:pos="4253"/>
              <w:tab w:val="clear" w:pos="4961"/>
              <w:tab w:val="clear" w:pos="5670"/>
            </w:tabs>
            <w:jc w:val="left"/>
          </w:pPr>
        </w:pPrChange>
      </w:pPr>
    </w:p>
    <w:p w14:paraId="5BB0FB59" w14:textId="51798A46" w:rsidR="00BB33E3" w:rsidRPr="000A6771" w:rsidDel="00B51DEB" w:rsidRDefault="00905858" w:rsidP="00B51DEB">
      <w:pPr>
        <w:pStyle w:val="ListParagraph"/>
        <w:tabs>
          <w:tab w:val="clear" w:pos="709"/>
          <w:tab w:val="clear" w:pos="1418"/>
          <w:tab w:val="clear" w:pos="2126"/>
          <w:tab w:val="clear" w:pos="2835"/>
          <w:tab w:val="clear" w:pos="3544"/>
          <w:tab w:val="clear" w:pos="4253"/>
          <w:tab w:val="clear" w:pos="4961"/>
          <w:tab w:val="clear" w:pos="5670"/>
        </w:tabs>
        <w:rPr>
          <w:del w:id="558" w:author="Chataway, Francis [AU-AU]" w:date="2025-12-10T11:32:00Z"/>
          <w:b/>
          <w:bCs/>
          <w:szCs w:val="24"/>
        </w:rPr>
        <w:pPrChange w:id="559" w:author="Chataway, Francis [AU-AU]" w:date="2025-12-10T11:33:00Z">
          <w:pPr>
            <w:pStyle w:val="ListParagraph"/>
            <w:tabs>
              <w:tab w:val="clear" w:pos="709"/>
              <w:tab w:val="clear" w:pos="1418"/>
              <w:tab w:val="clear" w:pos="2126"/>
              <w:tab w:val="clear" w:pos="2835"/>
              <w:tab w:val="clear" w:pos="3544"/>
              <w:tab w:val="clear" w:pos="4253"/>
              <w:tab w:val="clear" w:pos="4961"/>
              <w:tab w:val="clear" w:pos="5670"/>
            </w:tabs>
            <w:jc w:val="left"/>
          </w:pPr>
        </w:pPrChange>
      </w:pPr>
      <w:del w:id="560" w:author="Chataway, Francis [AU-AU]" w:date="2025-12-10T11:32:00Z">
        <w:r w:rsidRPr="000A6771" w:rsidDel="00B51DEB">
          <w:rPr>
            <w:b/>
            <w:bCs/>
            <w:szCs w:val="24"/>
          </w:rPr>
          <w:delText>60</w:delText>
        </w:r>
        <w:r w:rsidR="00FB7DBF" w:rsidRPr="000A6771" w:rsidDel="00B51DEB">
          <w:rPr>
            <w:b/>
            <w:bCs/>
            <w:szCs w:val="24"/>
          </w:rPr>
          <w:delText>B</w:delText>
        </w:r>
        <w:r w:rsidRPr="000A6771" w:rsidDel="00B51DEB">
          <w:rPr>
            <w:b/>
            <w:bCs/>
            <w:szCs w:val="24"/>
          </w:rPr>
          <w:delText xml:space="preserve"> </w:delText>
        </w:r>
        <w:r w:rsidR="00AA3B24" w:rsidRPr="000A6771" w:rsidDel="00B51DEB">
          <w:rPr>
            <w:b/>
            <w:bCs/>
            <w:szCs w:val="24"/>
            <w:shd w:val="clear" w:color="auto" w:fill="FFFFFF"/>
          </w:rPr>
          <w:delText xml:space="preserve">Code of </w:delText>
        </w:r>
        <w:r w:rsidR="00953E36" w:rsidRPr="000A6771" w:rsidDel="00B51DEB">
          <w:rPr>
            <w:b/>
            <w:bCs/>
            <w:szCs w:val="24"/>
            <w:shd w:val="clear" w:color="auto" w:fill="FFFFFF"/>
          </w:rPr>
          <w:delText>p</w:delText>
        </w:r>
        <w:r w:rsidR="00AA3B24" w:rsidRPr="000A6771" w:rsidDel="00B51DEB">
          <w:rPr>
            <w:b/>
            <w:bCs/>
            <w:szCs w:val="24"/>
            <w:shd w:val="clear" w:color="auto" w:fill="FFFFFF"/>
          </w:rPr>
          <w:delText xml:space="preserve">ractice on </w:delText>
        </w:r>
        <w:r w:rsidR="00953E36" w:rsidRPr="000A6771" w:rsidDel="00B51DEB">
          <w:rPr>
            <w:b/>
            <w:bCs/>
            <w:szCs w:val="24"/>
            <w:shd w:val="clear" w:color="auto" w:fill="FFFFFF"/>
          </w:rPr>
          <w:delText>p</w:delText>
        </w:r>
        <w:r w:rsidR="00AA3B24" w:rsidRPr="000A6771" w:rsidDel="00B51DEB">
          <w:rPr>
            <w:b/>
            <w:bCs/>
            <w:szCs w:val="24"/>
            <w:shd w:val="clear" w:color="auto" w:fill="FFFFFF"/>
          </w:rPr>
          <w:delText>ublication</w:delText>
        </w:r>
      </w:del>
    </w:p>
    <w:p w14:paraId="6EFA012D" w14:textId="1280611B" w:rsidR="003D5AEF" w:rsidDel="00B51DEB" w:rsidRDefault="00905858" w:rsidP="00B51DEB">
      <w:pPr>
        <w:tabs>
          <w:tab w:val="clear" w:pos="709"/>
          <w:tab w:val="clear" w:pos="1418"/>
          <w:tab w:val="clear" w:pos="2126"/>
          <w:tab w:val="clear" w:pos="2835"/>
          <w:tab w:val="clear" w:pos="3544"/>
          <w:tab w:val="clear" w:pos="4253"/>
          <w:tab w:val="clear" w:pos="4961"/>
          <w:tab w:val="clear" w:pos="5670"/>
        </w:tabs>
        <w:rPr>
          <w:del w:id="561" w:author="Chataway, Francis [AU-AU]" w:date="2025-12-10T11:32:00Z"/>
          <w:szCs w:val="24"/>
        </w:rPr>
        <w:pPrChange w:id="562" w:author="Chataway, Francis [AU-AU]" w:date="2025-12-10T11:33:00Z">
          <w:pPr>
            <w:tabs>
              <w:tab w:val="clear" w:pos="709"/>
              <w:tab w:val="clear" w:pos="1418"/>
              <w:tab w:val="clear" w:pos="2126"/>
              <w:tab w:val="clear" w:pos="2835"/>
              <w:tab w:val="clear" w:pos="3544"/>
              <w:tab w:val="clear" w:pos="4253"/>
              <w:tab w:val="clear" w:pos="4961"/>
              <w:tab w:val="clear" w:pos="5670"/>
            </w:tabs>
            <w:jc w:val="left"/>
          </w:pPr>
        </w:pPrChange>
      </w:pPr>
      <w:del w:id="563" w:author="Chataway, Francis [AU-AU]" w:date="2025-12-10T11:32:00Z">
        <w:r w:rsidDel="00B51DEB">
          <w:rPr>
            <w:szCs w:val="24"/>
          </w:rPr>
          <w:tab/>
        </w:r>
      </w:del>
    </w:p>
    <w:p w14:paraId="04C2BE55" w14:textId="1E828E10" w:rsidR="00953E36" w:rsidDel="00B51DEB" w:rsidRDefault="00905858" w:rsidP="00B51DEB">
      <w:pPr>
        <w:ind w:left="709"/>
        <w:rPr>
          <w:del w:id="564" w:author="Chataway, Francis [AU-AU]" w:date="2025-12-10T11:32:00Z"/>
          <w:szCs w:val="24"/>
        </w:rPr>
        <w:pPrChange w:id="565" w:author="Chataway, Francis [AU-AU]" w:date="2025-12-10T11:33:00Z">
          <w:pPr>
            <w:ind w:left="709"/>
          </w:pPr>
        </w:pPrChange>
      </w:pPr>
      <w:del w:id="566" w:author="Chataway, Francis [AU-AU]" w:date="2025-12-10T11:32:00Z">
        <w:r w:rsidDel="00B51DEB">
          <w:rPr>
            <w:szCs w:val="24"/>
          </w:rPr>
          <w:delText>(</w:delText>
        </w:r>
        <w:r w:rsidR="00FB7DBF" w:rsidDel="00B51DEB">
          <w:rPr>
            <w:szCs w:val="24"/>
          </w:rPr>
          <w:delText>1</w:delText>
        </w:r>
        <w:r w:rsidDel="00B51DEB">
          <w:rPr>
            <w:szCs w:val="24"/>
          </w:rPr>
          <w:delText xml:space="preserve">) The Commissioner must </w:delText>
        </w:r>
        <w:r w:rsidR="006C3F28" w:rsidDel="00B51DEB">
          <w:rPr>
            <w:szCs w:val="24"/>
          </w:rPr>
          <w:delText>prepare a draft</w:delText>
        </w:r>
        <w:r w:rsidDel="00B51DEB">
          <w:rPr>
            <w:szCs w:val="24"/>
          </w:rPr>
          <w:delText xml:space="preserve"> code of practice setting out how a Scottish public authority is to comply with the </w:delText>
        </w:r>
        <w:r w:rsidR="006C3F28" w:rsidDel="00B51DEB">
          <w:rPr>
            <w:szCs w:val="24"/>
          </w:rPr>
          <w:delText>p</w:delText>
        </w:r>
        <w:r w:rsidDel="00B51DEB">
          <w:rPr>
            <w:szCs w:val="24"/>
          </w:rPr>
          <w:delText xml:space="preserve">roactive </w:delText>
        </w:r>
        <w:r w:rsidR="006C3F28" w:rsidDel="00B51DEB">
          <w:rPr>
            <w:szCs w:val="24"/>
          </w:rPr>
          <w:delText>p</w:delText>
        </w:r>
        <w:r w:rsidDel="00B51DEB">
          <w:rPr>
            <w:szCs w:val="24"/>
          </w:rPr>
          <w:delText xml:space="preserve">ublication </w:delText>
        </w:r>
        <w:r w:rsidR="006C3F28" w:rsidDel="00B51DEB">
          <w:rPr>
            <w:szCs w:val="24"/>
          </w:rPr>
          <w:delText>d</w:delText>
        </w:r>
        <w:r w:rsidDel="00B51DEB">
          <w:rPr>
            <w:szCs w:val="24"/>
          </w:rPr>
          <w:delText xml:space="preserve">uty (the </w:delText>
        </w:r>
        <w:r w:rsidR="000A6771" w:rsidRPr="00752F7A" w:rsidDel="00B51DEB">
          <w:rPr>
            <w:rStyle w:val="legds"/>
          </w:rPr>
          <w:delText>“</w:delText>
        </w:r>
        <w:r w:rsidR="006C3F28" w:rsidDel="00B51DEB">
          <w:rPr>
            <w:szCs w:val="24"/>
          </w:rPr>
          <w:delText>p</w:delText>
        </w:r>
        <w:r w:rsidDel="00B51DEB">
          <w:rPr>
            <w:szCs w:val="24"/>
          </w:rPr>
          <w:delText xml:space="preserve">ublication </w:delText>
        </w:r>
        <w:r w:rsidR="006C3F28" w:rsidDel="00B51DEB">
          <w:rPr>
            <w:szCs w:val="24"/>
          </w:rPr>
          <w:delText>c</w:delText>
        </w:r>
        <w:r w:rsidDel="00B51DEB">
          <w:rPr>
            <w:szCs w:val="24"/>
          </w:rPr>
          <w:delText>ode</w:delText>
        </w:r>
        <w:r w:rsidR="00DC3574" w:rsidRPr="00752F7A" w:rsidDel="00B51DEB">
          <w:rPr>
            <w:szCs w:val="24"/>
          </w:rPr>
          <w:delText>”</w:delText>
        </w:r>
        <w:r w:rsidDel="00B51DEB">
          <w:rPr>
            <w:szCs w:val="24"/>
          </w:rPr>
          <w:delText>).</w:delText>
        </w:r>
      </w:del>
    </w:p>
    <w:p w14:paraId="2256A2B4" w14:textId="1190B3B6" w:rsidR="00953E36" w:rsidDel="00B51DEB" w:rsidRDefault="00953E36" w:rsidP="00B51DEB">
      <w:pPr>
        <w:shd w:val="clear" w:color="auto" w:fill="FFFFFF"/>
        <w:ind w:left="720"/>
        <w:rPr>
          <w:del w:id="567" w:author="Chataway, Francis [AU-AU]" w:date="2025-12-10T11:32:00Z"/>
          <w:szCs w:val="24"/>
        </w:rPr>
        <w:pPrChange w:id="568" w:author="Chataway, Francis [AU-AU]" w:date="2025-12-10T11:33:00Z">
          <w:pPr>
            <w:shd w:val="clear" w:color="auto" w:fill="FFFFFF"/>
            <w:ind w:left="720"/>
          </w:pPr>
        </w:pPrChange>
      </w:pPr>
    </w:p>
    <w:p w14:paraId="7FBD9D70" w14:textId="0361B3D1" w:rsidR="00953E36" w:rsidDel="00B51DEB" w:rsidRDefault="00905858" w:rsidP="00B51DEB">
      <w:pPr>
        <w:shd w:val="clear" w:color="auto" w:fill="FFFFFF"/>
        <w:ind w:left="720"/>
        <w:rPr>
          <w:del w:id="569" w:author="Chataway, Francis [AU-AU]" w:date="2025-12-10T11:32:00Z"/>
          <w:szCs w:val="24"/>
        </w:rPr>
        <w:pPrChange w:id="570" w:author="Chataway, Francis [AU-AU]" w:date="2025-12-10T11:33:00Z">
          <w:pPr>
            <w:shd w:val="clear" w:color="auto" w:fill="FFFFFF"/>
            <w:ind w:left="720"/>
          </w:pPr>
        </w:pPrChange>
      </w:pPr>
      <w:del w:id="571" w:author="Chataway, Francis [AU-AU]" w:date="2025-12-10T11:32:00Z">
        <w:r w:rsidDel="00B51DEB">
          <w:rPr>
            <w:szCs w:val="24"/>
          </w:rPr>
          <w:delText>(</w:delText>
        </w:r>
        <w:r w:rsidR="00FB7DBF" w:rsidDel="00B51DEB">
          <w:rPr>
            <w:szCs w:val="24"/>
          </w:rPr>
          <w:delText>2</w:delText>
        </w:r>
        <w:r w:rsidDel="00B51DEB">
          <w:rPr>
            <w:szCs w:val="24"/>
          </w:rPr>
          <w:delText xml:space="preserve">) The </w:delText>
        </w:r>
        <w:r w:rsidR="00FB7DBF" w:rsidDel="00B51DEB">
          <w:rPr>
            <w:szCs w:val="24"/>
          </w:rPr>
          <w:delText>p</w:delText>
        </w:r>
        <w:r w:rsidDel="00B51DEB">
          <w:rPr>
            <w:szCs w:val="24"/>
          </w:rPr>
          <w:delText xml:space="preserve">ublication </w:delText>
        </w:r>
        <w:r w:rsidR="00FB7DBF" w:rsidDel="00B51DEB">
          <w:rPr>
            <w:szCs w:val="24"/>
          </w:rPr>
          <w:delText>c</w:delText>
        </w:r>
        <w:r w:rsidDel="00B51DEB">
          <w:rPr>
            <w:szCs w:val="24"/>
          </w:rPr>
          <w:delText xml:space="preserve">ode </w:delText>
        </w:r>
        <w:r w:rsidR="00D1623A" w:rsidDel="00B51DEB">
          <w:rPr>
            <w:szCs w:val="24"/>
          </w:rPr>
          <w:delText>must</w:delText>
        </w:r>
        <w:r w:rsidDel="00B51DEB">
          <w:rPr>
            <w:szCs w:val="24"/>
          </w:rPr>
          <w:delText xml:space="preserve"> in particular specify</w:delText>
        </w:r>
        <w:r w:rsidRPr="003D5AEF" w:rsidDel="00B51DEB">
          <w:rPr>
            <w:szCs w:val="24"/>
          </w:rPr>
          <w:delText>—</w:delText>
        </w:r>
      </w:del>
    </w:p>
    <w:p w14:paraId="5FD8DD2E" w14:textId="23EC9BF8" w:rsidR="00953E36" w:rsidDel="00B51DEB" w:rsidRDefault="00905858" w:rsidP="00B51DEB">
      <w:pPr>
        <w:shd w:val="clear" w:color="auto" w:fill="FFFFFF"/>
        <w:ind w:left="1418"/>
        <w:rPr>
          <w:del w:id="572" w:author="Chataway, Francis [AU-AU]" w:date="2025-12-10T11:32:00Z"/>
          <w:szCs w:val="24"/>
        </w:rPr>
        <w:pPrChange w:id="573" w:author="Chataway, Francis [AU-AU]" w:date="2025-12-10T11:33:00Z">
          <w:pPr>
            <w:shd w:val="clear" w:color="auto" w:fill="FFFFFF"/>
            <w:ind w:left="1418"/>
          </w:pPr>
        </w:pPrChange>
      </w:pPr>
      <w:del w:id="574" w:author="Chataway, Francis [AU-AU]" w:date="2025-12-10T11:32:00Z">
        <w:r w:rsidDel="00B51DEB">
          <w:rPr>
            <w:szCs w:val="24"/>
          </w:rPr>
          <w:delText>(a) information which a Scottish public authority must publish in the public interest,</w:delText>
        </w:r>
      </w:del>
    </w:p>
    <w:p w14:paraId="67C4C5B6" w14:textId="6FC63AB8" w:rsidR="00953E36" w:rsidDel="00B51DEB" w:rsidRDefault="00905858" w:rsidP="00B51DEB">
      <w:pPr>
        <w:shd w:val="clear" w:color="auto" w:fill="FFFFFF"/>
        <w:ind w:left="720"/>
        <w:rPr>
          <w:del w:id="575" w:author="Chataway, Francis [AU-AU]" w:date="2025-12-10T11:32:00Z"/>
          <w:szCs w:val="24"/>
        </w:rPr>
        <w:pPrChange w:id="576" w:author="Chataway, Francis [AU-AU]" w:date="2025-12-10T11:33:00Z">
          <w:pPr>
            <w:shd w:val="clear" w:color="auto" w:fill="FFFFFF"/>
            <w:ind w:left="720"/>
          </w:pPr>
        </w:pPrChange>
      </w:pPr>
      <w:del w:id="577" w:author="Chataway, Francis [AU-AU]" w:date="2025-12-10T11:32:00Z">
        <w:r w:rsidDel="00B51DEB">
          <w:rPr>
            <w:szCs w:val="24"/>
          </w:rPr>
          <w:tab/>
          <w:delText>(b) how that information should be made available and searchable, and</w:delText>
        </w:r>
      </w:del>
    </w:p>
    <w:p w14:paraId="3C3B2C1F" w14:textId="5EF41C0A" w:rsidR="00953E36" w:rsidDel="00B51DEB" w:rsidRDefault="00905858" w:rsidP="00B51DEB">
      <w:pPr>
        <w:shd w:val="clear" w:color="auto" w:fill="FFFFFF"/>
        <w:ind w:left="720"/>
        <w:rPr>
          <w:del w:id="578" w:author="Chataway, Francis [AU-AU]" w:date="2025-12-10T11:32:00Z"/>
          <w:szCs w:val="24"/>
        </w:rPr>
        <w:pPrChange w:id="579" w:author="Chataway, Francis [AU-AU]" w:date="2025-12-10T11:33:00Z">
          <w:pPr>
            <w:shd w:val="clear" w:color="auto" w:fill="FFFFFF"/>
            <w:ind w:left="720"/>
          </w:pPr>
        </w:pPrChange>
      </w:pPr>
      <w:del w:id="580" w:author="Chataway, Francis [AU-AU]" w:date="2025-12-10T11:32:00Z">
        <w:r w:rsidDel="00B51DEB">
          <w:rPr>
            <w:szCs w:val="24"/>
          </w:rPr>
          <w:tab/>
          <w:delText>(c) how long that information should be available for.</w:delText>
        </w:r>
      </w:del>
    </w:p>
    <w:p w14:paraId="1021961B" w14:textId="55E48219" w:rsidR="00953E36" w:rsidDel="00B51DEB" w:rsidRDefault="00953E36" w:rsidP="00B51DEB">
      <w:pPr>
        <w:shd w:val="clear" w:color="auto" w:fill="FFFFFF"/>
        <w:ind w:left="720"/>
        <w:rPr>
          <w:del w:id="581" w:author="Chataway, Francis [AU-AU]" w:date="2025-12-10T11:32:00Z"/>
          <w:szCs w:val="24"/>
        </w:rPr>
        <w:pPrChange w:id="582" w:author="Chataway, Francis [AU-AU]" w:date="2025-12-10T11:33:00Z">
          <w:pPr>
            <w:shd w:val="clear" w:color="auto" w:fill="FFFFFF"/>
            <w:ind w:left="720"/>
          </w:pPr>
        </w:pPrChange>
      </w:pPr>
    </w:p>
    <w:p w14:paraId="276725F9" w14:textId="6B349F3B" w:rsidR="007C4E3B" w:rsidDel="00B51DEB" w:rsidRDefault="00905858" w:rsidP="00B51DEB">
      <w:pPr>
        <w:shd w:val="clear" w:color="auto" w:fill="FFFFFF"/>
        <w:ind w:left="720"/>
        <w:rPr>
          <w:del w:id="583" w:author="Chataway, Francis [AU-AU]" w:date="2025-12-10T11:32:00Z"/>
          <w:szCs w:val="24"/>
        </w:rPr>
        <w:pPrChange w:id="584" w:author="Chataway, Francis [AU-AU]" w:date="2025-12-10T11:33:00Z">
          <w:pPr>
            <w:shd w:val="clear" w:color="auto" w:fill="FFFFFF"/>
            <w:ind w:left="720"/>
          </w:pPr>
        </w:pPrChange>
      </w:pPr>
      <w:del w:id="585" w:author="Chataway, Francis [AU-AU]" w:date="2025-12-10T11:32:00Z">
        <w:r w:rsidDel="00B51DEB">
          <w:rPr>
            <w:szCs w:val="24"/>
          </w:rPr>
          <w:delText>(</w:delText>
        </w:r>
        <w:r w:rsidR="00FB7DBF" w:rsidDel="00B51DEB">
          <w:rPr>
            <w:szCs w:val="24"/>
          </w:rPr>
          <w:delText>3</w:delText>
        </w:r>
        <w:r w:rsidDel="00B51DEB">
          <w:rPr>
            <w:szCs w:val="24"/>
          </w:rPr>
          <w:delText>) The Commissioner may not issue the publication code unless</w:delText>
        </w:r>
        <w:r w:rsidRPr="003D5AEF" w:rsidDel="00B51DEB">
          <w:rPr>
            <w:szCs w:val="24"/>
          </w:rPr>
          <w:delText>—</w:delText>
        </w:r>
      </w:del>
    </w:p>
    <w:p w14:paraId="66591A01" w14:textId="4843675D" w:rsidR="007C4E3B" w:rsidDel="00B51DEB" w:rsidRDefault="00905858" w:rsidP="00B51DEB">
      <w:pPr>
        <w:shd w:val="clear" w:color="auto" w:fill="FFFFFF"/>
        <w:ind w:left="720"/>
        <w:rPr>
          <w:del w:id="586" w:author="Chataway, Francis [AU-AU]" w:date="2025-12-10T11:32:00Z"/>
          <w:szCs w:val="24"/>
        </w:rPr>
        <w:pPrChange w:id="587" w:author="Chataway, Francis [AU-AU]" w:date="2025-12-10T11:33:00Z">
          <w:pPr>
            <w:shd w:val="clear" w:color="auto" w:fill="FFFFFF"/>
            <w:ind w:left="720"/>
          </w:pPr>
        </w:pPrChange>
      </w:pPr>
      <w:del w:id="588" w:author="Chataway, Francis [AU-AU]" w:date="2025-12-10T11:32:00Z">
        <w:r w:rsidDel="00B51DEB">
          <w:rPr>
            <w:szCs w:val="24"/>
          </w:rPr>
          <w:tab/>
          <w:delText>(a) the Commissioner has consulted</w:delText>
        </w:r>
        <w:r w:rsidRPr="003D5AEF" w:rsidDel="00B51DEB">
          <w:rPr>
            <w:szCs w:val="24"/>
          </w:rPr>
          <w:delText>—</w:delText>
        </w:r>
      </w:del>
    </w:p>
    <w:p w14:paraId="4FD51232" w14:textId="48986F51" w:rsidR="007C4E3B" w:rsidRPr="00752F7A" w:rsidDel="00B51DEB" w:rsidRDefault="00905858" w:rsidP="00B51DEB">
      <w:pPr>
        <w:shd w:val="clear" w:color="auto" w:fill="FFFFFF"/>
        <w:ind w:firstLine="720"/>
        <w:rPr>
          <w:del w:id="589" w:author="Chataway, Francis [AU-AU]" w:date="2025-12-10T11:32:00Z"/>
          <w:szCs w:val="24"/>
        </w:rPr>
        <w:pPrChange w:id="590" w:author="Chataway, Francis [AU-AU]" w:date="2025-12-10T11:33:00Z">
          <w:pPr>
            <w:shd w:val="clear" w:color="auto" w:fill="FFFFFF"/>
            <w:ind w:firstLine="720"/>
          </w:pPr>
        </w:pPrChange>
      </w:pPr>
      <w:del w:id="591" w:author="Chataway, Francis [AU-AU]" w:date="2025-12-10T11:32:00Z">
        <w:r w:rsidDel="00B51DEB">
          <w:rPr>
            <w:szCs w:val="24"/>
          </w:rPr>
          <w:tab/>
        </w:r>
        <w:r w:rsidDel="00B51DEB">
          <w:rPr>
            <w:szCs w:val="24"/>
          </w:rPr>
          <w:tab/>
          <w:delText xml:space="preserve">(i) </w:delText>
        </w:r>
        <w:r w:rsidRPr="00752F7A" w:rsidDel="00B51DEB">
          <w:rPr>
            <w:szCs w:val="24"/>
          </w:rPr>
          <w:delText>the Keeper of the Records of Scotland</w:delText>
        </w:r>
        <w:r w:rsidDel="00B51DEB">
          <w:rPr>
            <w:szCs w:val="24"/>
          </w:rPr>
          <w:delText>,</w:delText>
        </w:r>
      </w:del>
    </w:p>
    <w:p w14:paraId="3C27D6FD" w14:textId="34DE21C7" w:rsidR="007C4E3B" w:rsidDel="00B51DEB" w:rsidRDefault="00905858" w:rsidP="00B51DEB">
      <w:pPr>
        <w:shd w:val="clear" w:color="auto" w:fill="FFFFFF"/>
        <w:ind w:left="2126"/>
        <w:rPr>
          <w:del w:id="592" w:author="Chataway, Francis [AU-AU]" w:date="2025-12-10T11:32:00Z"/>
          <w:szCs w:val="24"/>
        </w:rPr>
        <w:pPrChange w:id="593" w:author="Chataway, Francis [AU-AU]" w:date="2025-12-10T11:33:00Z">
          <w:pPr>
            <w:shd w:val="clear" w:color="auto" w:fill="FFFFFF"/>
            <w:ind w:left="2126"/>
          </w:pPr>
        </w:pPrChange>
      </w:pPr>
      <w:del w:id="594" w:author="Chataway, Francis [AU-AU]" w:date="2025-12-10T11:32:00Z">
        <w:r w:rsidRPr="00752F7A" w:rsidDel="00B51DEB">
          <w:rPr>
            <w:szCs w:val="24"/>
          </w:rPr>
          <w:delText>(</w:delText>
        </w:r>
        <w:r w:rsidDel="00B51DEB">
          <w:rPr>
            <w:szCs w:val="24"/>
          </w:rPr>
          <w:delText>ii</w:delText>
        </w:r>
        <w:r w:rsidRPr="00752F7A" w:rsidDel="00B51DEB">
          <w:rPr>
            <w:szCs w:val="24"/>
          </w:rPr>
          <w:delText xml:space="preserve">) </w:delText>
        </w:r>
        <w:r w:rsidDel="00B51DEB">
          <w:rPr>
            <w:szCs w:val="24"/>
          </w:rPr>
          <w:delText xml:space="preserve">any Scottish public </w:delText>
        </w:r>
        <w:r w:rsidRPr="00752F7A" w:rsidDel="00B51DEB">
          <w:rPr>
            <w:szCs w:val="24"/>
          </w:rPr>
          <w:delText>authorit</w:delText>
        </w:r>
        <w:r w:rsidDel="00B51DEB">
          <w:rPr>
            <w:szCs w:val="24"/>
          </w:rPr>
          <w:delText>y</w:delText>
        </w:r>
        <w:r w:rsidRPr="00752F7A" w:rsidDel="00B51DEB">
          <w:rPr>
            <w:szCs w:val="24"/>
          </w:rPr>
          <w:delText xml:space="preserve"> listed in Schedule 1</w:delText>
        </w:r>
        <w:r w:rsidDel="00B51DEB">
          <w:rPr>
            <w:szCs w:val="24"/>
          </w:rPr>
          <w:delText xml:space="preserve"> or such </w:delText>
        </w:r>
        <w:r w:rsidRPr="00752F7A" w:rsidDel="00B51DEB">
          <w:rPr>
            <w:szCs w:val="24"/>
          </w:rPr>
          <w:delText xml:space="preserve">persons </w:delText>
        </w:r>
        <w:r w:rsidDel="00B51DEB">
          <w:rPr>
            <w:szCs w:val="24"/>
          </w:rPr>
          <w:delText xml:space="preserve">as </w:delText>
        </w:r>
        <w:r w:rsidRPr="00752F7A" w:rsidDel="00B51DEB">
          <w:rPr>
            <w:szCs w:val="24"/>
          </w:rPr>
          <w:delText xml:space="preserve">appear to </w:delText>
        </w:r>
        <w:r w:rsidDel="00B51DEB">
          <w:rPr>
            <w:szCs w:val="24"/>
          </w:rPr>
          <w:delText>the Commissioner</w:delText>
        </w:r>
        <w:r w:rsidRPr="00752F7A" w:rsidDel="00B51DEB">
          <w:rPr>
            <w:szCs w:val="24"/>
          </w:rPr>
          <w:delText xml:space="preserve"> to represent </w:delText>
        </w:r>
        <w:r w:rsidDel="00B51DEB">
          <w:rPr>
            <w:szCs w:val="24"/>
          </w:rPr>
          <w:delText>those authorities</w:delText>
        </w:r>
        <w:r w:rsidRPr="00752F7A" w:rsidDel="00B51DEB">
          <w:rPr>
            <w:szCs w:val="24"/>
          </w:rPr>
          <w:delText xml:space="preserve">, </w:delText>
        </w:r>
      </w:del>
    </w:p>
    <w:p w14:paraId="0D9B1340" w14:textId="21F4F73D" w:rsidR="007C4E3B" w:rsidDel="00B51DEB" w:rsidRDefault="00905858" w:rsidP="00B51DEB">
      <w:pPr>
        <w:shd w:val="clear" w:color="auto" w:fill="FFFFFF"/>
        <w:ind w:left="2126"/>
        <w:rPr>
          <w:del w:id="595" w:author="Chataway, Francis [AU-AU]" w:date="2025-12-10T11:32:00Z"/>
          <w:rStyle w:val="legds"/>
          <w:szCs w:val="24"/>
        </w:rPr>
        <w:pPrChange w:id="596" w:author="Chataway, Francis [AU-AU]" w:date="2025-12-10T11:33:00Z">
          <w:pPr>
            <w:shd w:val="clear" w:color="auto" w:fill="FFFFFF"/>
            <w:ind w:left="2126"/>
          </w:pPr>
        </w:pPrChange>
      </w:pPr>
      <w:del w:id="597" w:author="Chataway, Francis [AU-AU]" w:date="2025-12-10T11:32:00Z">
        <w:r w:rsidDel="00B51DEB">
          <w:rPr>
            <w:szCs w:val="24"/>
          </w:rPr>
          <w:delText>(iii) any person</w:delText>
        </w:r>
        <w:r w:rsidRPr="00752F7A" w:rsidDel="00B51DEB">
          <w:rPr>
            <w:rStyle w:val="legds"/>
            <w:szCs w:val="24"/>
          </w:rPr>
          <w:delText xml:space="preserve"> designated by means of an order under section</w:delText>
        </w:r>
        <w:r w:rsidDel="00B51DEB">
          <w:rPr>
            <w:rStyle w:val="legds"/>
            <w:szCs w:val="24"/>
          </w:rPr>
          <w:delText xml:space="preserve"> 5,</w:delText>
        </w:r>
      </w:del>
    </w:p>
    <w:p w14:paraId="63BE602E" w14:textId="4C74B38F" w:rsidR="007C4E3B" w:rsidRPr="00752F7A" w:rsidDel="00B51DEB" w:rsidRDefault="00905858" w:rsidP="00B51DEB">
      <w:pPr>
        <w:shd w:val="clear" w:color="auto" w:fill="FFFFFF"/>
        <w:ind w:left="2126"/>
        <w:rPr>
          <w:del w:id="598" w:author="Chataway, Francis [AU-AU]" w:date="2025-12-10T11:32:00Z"/>
          <w:szCs w:val="24"/>
        </w:rPr>
        <w:pPrChange w:id="599" w:author="Chataway, Francis [AU-AU]" w:date="2025-12-10T11:33:00Z">
          <w:pPr>
            <w:shd w:val="clear" w:color="auto" w:fill="FFFFFF"/>
            <w:ind w:left="2126"/>
          </w:pPr>
        </w:pPrChange>
      </w:pPr>
      <w:del w:id="600" w:author="Chataway, Francis [AU-AU]" w:date="2025-12-10T11:32:00Z">
        <w:r w:rsidRPr="00752F7A" w:rsidDel="00B51DEB">
          <w:rPr>
            <w:szCs w:val="24"/>
          </w:rPr>
          <w:delText>(</w:delText>
        </w:r>
        <w:r w:rsidDel="00B51DEB">
          <w:rPr>
            <w:szCs w:val="24"/>
          </w:rPr>
          <w:delText>iv</w:delText>
        </w:r>
        <w:r w:rsidRPr="00752F7A" w:rsidDel="00B51DEB">
          <w:rPr>
            <w:szCs w:val="24"/>
          </w:rPr>
          <w:delText xml:space="preserve">) </w:delText>
        </w:r>
        <w:r w:rsidDel="00B51DEB">
          <w:rPr>
            <w:szCs w:val="24"/>
          </w:rPr>
          <w:delText xml:space="preserve">the </w:delText>
        </w:r>
        <w:r w:rsidRPr="00752F7A" w:rsidDel="00B51DEB">
          <w:rPr>
            <w:szCs w:val="24"/>
          </w:rPr>
          <w:delText>Scottish Ministers, and</w:delText>
        </w:r>
      </w:del>
    </w:p>
    <w:p w14:paraId="197CA226" w14:textId="5C50E0C6" w:rsidR="007C4E3B" w:rsidDel="00B51DEB" w:rsidRDefault="00905858" w:rsidP="00B51DEB">
      <w:pPr>
        <w:shd w:val="clear" w:color="auto" w:fill="FFFFFF"/>
        <w:ind w:left="1418"/>
        <w:rPr>
          <w:del w:id="601" w:author="Chataway, Francis [AU-AU]" w:date="2025-12-10T11:32:00Z"/>
          <w:szCs w:val="24"/>
        </w:rPr>
        <w:pPrChange w:id="602" w:author="Chataway, Francis [AU-AU]" w:date="2025-12-10T11:33:00Z">
          <w:pPr>
            <w:shd w:val="clear" w:color="auto" w:fill="FFFFFF"/>
            <w:ind w:left="1418"/>
          </w:pPr>
        </w:pPrChange>
      </w:pPr>
      <w:del w:id="603" w:author="Chataway, Francis [AU-AU]" w:date="2025-12-10T11:32:00Z">
        <w:r w:rsidDel="00B51DEB">
          <w:rPr>
            <w:szCs w:val="24"/>
          </w:rPr>
          <w:tab/>
        </w:r>
        <w:r w:rsidRPr="00752F7A" w:rsidDel="00B51DEB">
          <w:rPr>
            <w:szCs w:val="24"/>
          </w:rPr>
          <w:delText>(</w:delText>
        </w:r>
        <w:r w:rsidDel="00B51DEB">
          <w:rPr>
            <w:szCs w:val="24"/>
          </w:rPr>
          <w:delText>v</w:delText>
        </w:r>
        <w:r w:rsidRPr="00752F7A" w:rsidDel="00B51DEB">
          <w:rPr>
            <w:szCs w:val="24"/>
          </w:rPr>
          <w:delText xml:space="preserve">) </w:delText>
        </w:r>
        <w:r w:rsidDel="00B51DEB">
          <w:rPr>
            <w:szCs w:val="24"/>
          </w:rPr>
          <w:delText>such other persons as appear to the Commissioner to be relevant, and</w:delText>
        </w:r>
      </w:del>
    </w:p>
    <w:p w14:paraId="21C7CD6E" w14:textId="1788D9ED" w:rsidR="007C4E3B" w:rsidDel="00B51DEB" w:rsidRDefault="00905858" w:rsidP="00B51DEB">
      <w:pPr>
        <w:shd w:val="clear" w:color="auto" w:fill="FFFFFF"/>
        <w:ind w:left="1418"/>
        <w:rPr>
          <w:del w:id="604" w:author="Chataway, Francis [AU-AU]" w:date="2025-12-10T11:32:00Z"/>
          <w:szCs w:val="24"/>
        </w:rPr>
        <w:pPrChange w:id="605" w:author="Chataway, Francis [AU-AU]" w:date="2025-12-10T11:33:00Z">
          <w:pPr>
            <w:shd w:val="clear" w:color="auto" w:fill="FFFFFF"/>
            <w:ind w:left="1418"/>
          </w:pPr>
        </w:pPrChange>
      </w:pPr>
      <w:del w:id="606" w:author="Chataway, Francis [AU-AU]" w:date="2025-12-10T11:32:00Z">
        <w:r w:rsidDel="00B51DEB">
          <w:rPr>
            <w:szCs w:val="24"/>
          </w:rPr>
          <w:delText>(b) a draft of the publication code has been laid before and approved by resolution of the Parliament.</w:delText>
        </w:r>
      </w:del>
    </w:p>
    <w:p w14:paraId="4CA8385B" w14:textId="781D1856" w:rsidR="007C4E3B" w:rsidDel="00B51DEB" w:rsidRDefault="007C4E3B" w:rsidP="00B51DEB">
      <w:pPr>
        <w:shd w:val="clear" w:color="auto" w:fill="FFFFFF"/>
        <w:ind w:left="720"/>
        <w:rPr>
          <w:del w:id="607" w:author="Chataway, Francis [AU-AU]" w:date="2025-12-10T11:32:00Z"/>
          <w:szCs w:val="24"/>
        </w:rPr>
        <w:pPrChange w:id="608" w:author="Chataway, Francis [AU-AU]" w:date="2025-12-10T11:33:00Z">
          <w:pPr>
            <w:shd w:val="clear" w:color="auto" w:fill="FFFFFF"/>
            <w:ind w:left="720"/>
          </w:pPr>
        </w:pPrChange>
      </w:pPr>
    </w:p>
    <w:p w14:paraId="79485581" w14:textId="07B21534" w:rsidR="00BB33E3" w:rsidRPr="00752F7A" w:rsidDel="00B51DEB" w:rsidRDefault="00905858" w:rsidP="00B51DEB">
      <w:pPr>
        <w:shd w:val="clear" w:color="auto" w:fill="FFFFFF"/>
        <w:ind w:left="720"/>
        <w:rPr>
          <w:del w:id="609" w:author="Chataway, Francis [AU-AU]" w:date="2025-12-10T11:32:00Z"/>
          <w:szCs w:val="24"/>
        </w:rPr>
        <w:pPrChange w:id="610" w:author="Chataway, Francis [AU-AU]" w:date="2025-12-10T11:33:00Z">
          <w:pPr>
            <w:shd w:val="clear" w:color="auto" w:fill="FFFFFF"/>
            <w:ind w:left="720"/>
          </w:pPr>
        </w:pPrChange>
      </w:pPr>
      <w:del w:id="611" w:author="Chataway, Francis [AU-AU]" w:date="2025-12-10T11:32:00Z">
        <w:r w:rsidRPr="00752F7A" w:rsidDel="00B51DEB">
          <w:rPr>
            <w:szCs w:val="24"/>
          </w:rPr>
          <w:delText>(</w:delText>
        </w:r>
        <w:r w:rsidR="00953E36" w:rsidDel="00B51DEB">
          <w:rPr>
            <w:szCs w:val="24"/>
          </w:rPr>
          <w:delText>4</w:delText>
        </w:r>
        <w:r w:rsidRPr="00752F7A" w:rsidDel="00B51DEB">
          <w:rPr>
            <w:szCs w:val="24"/>
          </w:rPr>
          <w:delText>)</w:delText>
        </w:r>
        <w:r w:rsidDel="00B51DEB">
          <w:rPr>
            <w:szCs w:val="24"/>
          </w:rPr>
          <w:delText xml:space="preserve"> </w:delText>
        </w:r>
        <w:r w:rsidR="00953E36" w:rsidDel="00B51DEB">
          <w:rPr>
            <w:szCs w:val="24"/>
          </w:rPr>
          <w:delText xml:space="preserve">When complying with the </w:delText>
        </w:r>
        <w:r w:rsidR="006C3F28" w:rsidDel="00B51DEB">
          <w:rPr>
            <w:szCs w:val="24"/>
          </w:rPr>
          <w:delText>p</w:delText>
        </w:r>
        <w:r w:rsidR="00953E36" w:rsidDel="00B51DEB">
          <w:rPr>
            <w:szCs w:val="24"/>
          </w:rPr>
          <w:delText xml:space="preserve">roactive </w:delText>
        </w:r>
        <w:r w:rsidR="006C3F28" w:rsidDel="00B51DEB">
          <w:rPr>
            <w:szCs w:val="24"/>
          </w:rPr>
          <w:delText>p</w:delText>
        </w:r>
        <w:r w:rsidR="00953E36" w:rsidDel="00B51DEB">
          <w:rPr>
            <w:szCs w:val="24"/>
          </w:rPr>
          <w:delText>ublication</w:delText>
        </w:r>
        <w:r w:rsidR="006C3F28" w:rsidDel="00B51DEB">
          <w:rPr>
            <w:szCs w:val="24"/>
          </w:rPr>
          <w:delText xml:space="preserve"> d</w:delText>
        </w:r>
        <w:r w:rsidR="00953E36" w:rsidDel="00B51DEB">
          <w:rPr>
            <w:szCs w:val="24"/>
          </w:rPr>
          <w:delText>uty a Scottish public authority must comply with the</w:delText>
        </w:r>
        <w:r w:rsidRPr="00752F7A" w:rsidDel="00B51DEB">
          <w:rPr>
            <w:szCs w:val="24"/>
          </w:rPr>
          <w:delText xml:space="preserve"> </w:delText>
        </w:r>
        <w:r w:rsidR="006C3F28" w:rsidDel="00B51DEB">
          <w:rPr>
            <w:szCs w:val="24"/>
          </w:rPr>
          <w:delText>p</w:delText>
        </w:r>
        <w:r w:rsidR="00953E36" w:rsidDel="00B51DEB">
          <w:rPr>
            <w:szCs w:val="24"/>
          </w:rPr>
          <w:delText>ublication</w:delText>
        </w:r>
        <w:r w:rsidRPr="00752F7A" w:rsidDel="00B51DEB">
          <w:rPr>
            <w:szCs w:val="24"/>
          </w:rPr>
          <w:delText xml:space="preserve"> </w:delText>
        </w:r>
        <w:r w:rsidR="006C3F28" w:rsidDel="00B51DEB">
          <w:rPr>
            <w:szCs w:val="24"/>
          </w:rPr>
          <w:delText>c</w:delText>
        </w:r>
        <w:r w:rsidRPr="00752F7A" w:rsidDel="00B51DEB">
          <w:rPr>
            <w:szCs w:val="24"/>
          </w:rPr>
          <w:delText>ode.</w:delText>
        </w:r>
      </w:del>
    </w:p>
    <w:p w14:paraId="670524AE" w14:textId="55E41F24" w:rsidR="00BB33E3" w:rsidRPr="00752F7A" w:rsidDel="00B51DEB" w:rsidRDefault="00BB33E3" w:rsidP="00B51DEB">
      <w:pPr>
        <w:pStyle w:val="ListParagraph"/>
        <w:shd w:val="clear" w:color="auto" w:fill="FFFFFF"/>
        <w:ind w:left="382"/>
        <w:rPr>
          <w:del w:id="612" w:author="Chataway, Francis [AU-AU]" w:date="2025-12-10T11:32:00Z"/>
          <w:szCs w:val="24"/>
        </w:rPr>
        <w:pPrChange w:id="613" w:author="Chataway, Francis [AU-AU]" w:date="2025-12-10T11:33:00Z">
          <w:pPr>
            <w:pStyle w:val="ListParagraph"/>
            <w:shd w:val="clear" w:color="auto" w:fill="FFFFFF"/>
            <w:ind w:left="382"/>
          </w:pPr>
        </w:pPrChange>
      </w:pPr>
    </w:p>
    <w:p w14:paraId="3516CF2B" w14:textId="74B857D3" w:rsidR="00E73F2A" w:rsidDel="00B51DEB" w:rsidRDefault="00905858" w:rsidP="00B51DEB">
      <w:pPr>
        <w:shd w:val="clear" w:color="auto" w:fill="FFFFFF"/>
        <w:ind w:left="720"/>
        <w:rPr>
          <w:del w:id="614" w:author="Chataway, Francis [AU-AU]" w:date="2025-12-10T11:32:00Z"/>
          <w:szCs w:val="24"/>
        </w:rPr>
        <w:pPrChange w:id="615" w:author="Chataway, Francis [AU-AU]" w:date="2025-12-10T11:33:00Z">
          <w:pPr>
            <w:shd w:val="clear" w:color="auto" w:fill="FFFFFF"/>
            <w:ind w:left="720"/>
          </w:pPr>
        </w:pPrChange>
      </w:pPr>
      <w:del w:id="616" w:author="Chataway, Francis [AU-AU]" w:date="2025-12-10T11:32:00Z">
        <w:r w:rsidDel="00B51DEB">
          <w:rPr>
            <w:szCs w:val="24"/>
          </w:rPr>
          <w:delText>(5) The Commissioner must lay a draft publication code before the Parliament within 12 months of this section coming into force.</w:delText>
        </w:r>
      </w:del>
    </w:p>
    <w:p w14:paraId="336DEC86" w14:textId="5F0E3655" w:rsidR="00E73F2A" w:rsidDel="00B51DEB" w:rsidRDefault="00E73F2A" w:rsidP="00B51DEB">
      <w:pPr>
        <w:shd w:val="clear" w:color="auto" w:fill="FFFFFF"/>
        <w:ind w:left="720"/>
        <w:rPr>
          <w:del w:id="617" w:author="Chataway, Francis [AU-AU]" w:date="2025-12-10T11:32:00Z"/>
          <w:szCs w:val="24"/>
        </w:rPr>
        <w:pPrChange w:id="618" w:author="Chataway, Francis [AU-AU]" w:date="2025-12-10T11:33:00Z">
          <w:pPr>
            <w:shd w:val="clear" w:color="auto" w:fill="FFFFFF"/>
            <w:ind w:left="720"/>
          </w:pPr>
        </w:pPrChange>
      </w:pPr>
    </w:p>
    <w:p w14:paraId="0B2A5164" w14:textId="4E2C087E" w:rsidR="006C3F28" w:rsidDel="00B51DEB" w:rsidRDefault="00905858" w:rsidP="00B51DEB">
      <w:pPr>
        <w:shd w:val="clear" w:color="auto" w:fill="FFFFFF"/>
        <w:ind w:left="720"/>
        <w:rPr>
          <w:del w:id="619" w:author="Chataway, Francis [AU-AU]" w:date="2025-12-10T11:32:00Z"/>
          <w:szCs w:val="24"/>
        </w:rPr>
        <w:pPrChange w:id="620" w:author="Chataway, Francis [AU-AU]" w:date="2025-12-10T11:33:00Z">
          <w:pPr>
            <w:shd w:val="clear" w:color="auto" w:fill="FFFFFF"/>
            <w:ind w:left="720"/>
          </w:pPr>
        </w:pPrChange>
      </w:pPr>
      <w:del w:id="621" w:author="Chataway, Francis [AU-AU]" w:date="2025-12-10T11:32:00Z">
        <w:r w:rsidDel="00B51DEB">
          <w:rPr>
            <w:szCs w:val="24"/>
          </w:rPr>
          <w:delText>(</w:delText>
        </w:r>
        <w:r w:rsidR="00E73F2A" w:rsidDel="00B51DEB">
          <w:rPr>
            <w:szCs w:val="24"/>
          </w:rPr>
          <w:delText>6</w:delText>
        </w:r>
        <w:r w:rsidDel="00B51DEB">
          <w:rPr>
            <w:szCs w:val="24"/>
          </w:rPr>
          <w:delText xml:space="preserve">) The Commissioner may from time to time publish a revised publication code, and </w:delText>
        </w:r>
        <w:r w:rsidRPr="006C3F28" w:rsidDel="00B51DEB">
          <w:rPr>
            <w:szCs w:val="24"/>
          </w:rPr>
          <w:delText xml:space="preserve">references in this Act to a </w:delText>
        </w:r>
        <w:r w:rsidDel="00B51DEB">
          <w:rPr>
            <w:szCs w:val="24"/>
          </w:rPr>
          <w:delText>publication code</w:delText>
        </w:r>
        <w:r w:rsidRPr="006C3F28" w:rsidDel="00B51DEB">
          <w:rPr>
            <w:szCs w:val="24"/>
          </w:rPr>
          <w:delText xml:space="preserve"> include references to a revised </w:delText>
        </w:r>
        <w:r w:rsidDel="00B51DEB">
          <w:rPr>
            <w:szCs w:val="24"/>
          </w:rPr>
          <w:delText>publication code.</w:delText>
        </w:r>
      </w:del>
    </w:p>
    <w:p w14:paraId="50CD8C78" w14:textId="0A4EAC3C" w:rsidR="00BB33E3" w:rsidRPr="00752F7A" w:rsidDel="00B51DEB" w:rsidRDefault="00BB33E3" w:rsidP="00B51DEB">
      <w:pPr>
        <w:rPr>
          <w:del w:id="622" w:author="Chataway, Francis [AU-AU]" w:date="2025-12-10T11:32:00Z"/>
          <w:b/>
          <w:bCs/>
          <w:szCs w:val="24"/>
          <w:shd w:val="clear" w:color="auto" w:fill="FFFFFF"/>
        </w:rPr>
        <w:pPrChange w:id="623" w:author="Chataway, Francis [AU-AU]" w:date="2025-12-10T11:33:00Z">
          <w:pPr/>
        </w:pPrChange>
      </w:pPr>
    </w:p>
    <w:p w14:paraId="71745615" w14:textId="073220D7" w:rsidR="00BB33E3" w:rsidRPr="00752F7A" w:rsidDel="00B51DEB" w:rsidRDefault="00BB33E3" w:rsidP="00B51DEB">
      <w:pPr>
        <w:rPr>
          <w:del w:id="624" w:author="Chataway, Francis [AU-AU]" w:date="2025-12-10T11:32:00Z"/>
          <w:rStyle w:val="legds"/>
        </w:rPr>
        <w:pPrChange w:id="625" w:author="Chataway, Francis [AU-AU]" w:date="2025-12-10T11:33:00Z">
          <w:pPr/>
        </w:pPrChange>
      </w:pPr>
    </w:p>
    <w:p w14:paraId="7ED0F5DE" w14:textId="26C1D2D4" w:rsidR="00501531" w:rsidRPr="00752F7A" w:rsidDel="00B51DEB" w:rsidRDefault="00905858" w:rsidP="00B51DEB">
      <w:pPr>
        <w:rPr>
          <w:del w:id="626" w:author="Chataway, Francis [AU-AU]" w:date="2025-12-10T11:32:00Z"/>
          <w:b/>
          <w:bCs/>
          <w:szCs w:val="24"/>
        </w:rPr>
        <w:pPrChange w:id="627" w:author="Chataway, Francis [AU-AU]" w:date="2025-12-10T11:33:00Z">
          <w:pPr>
            <w:jc w:val="left"/>
          </w:pPr>
        </w:pPrChange>
      </w:pPr>
      <w:del w:id="628" w:author="Chataway, Francis [AU-AU]" w:date="2025-12-10T11:32:00Z">
        <w:r w:rsidRPr="00752F7A" w:rsidDel="00B51DEB">
          <w:rPr>
            <w:b/>
            <w:bCs/>
            <w:szCs w:val="24"/>
            <w:shd w:val="clear" w:color="auto" w:fill="FFFFFF"/>
          </w:rPr>
          <w:delText>1</w:delText>
        </w:r>
        <w:r w:rsidR="00BE4BA9" w:rsidDel="00B51DEB">
          <w:rPr>
            <w:b/>
            <w:bCs/>
            <w:szCs w:val="24"/>
            <w:shd w:val="clear" w:color="auto" w:fill="FFFFFF"/>
          </w:rPr>
          <w:delText>6</w:delText>
        </w:r>
        <w:r w:rsidR="00C032F6" w:rsidRPr="00752F7A" w:rsidDel="00B51DEB">
          <w:rPr>
            <w:b/>
            <w:bCs/>
            <w:szCs w:val="24"/>
            <w:shd w:val="clear" w:color="auto" w:fill="FFFFFF"/>
          </w:rPr>
          <w:tab/>
        </w:r>
        <w:bookmarkStart w:id="629" w:name="_Hlk93929904"/>
        <w:r w:rsidRPr="00752F7A" w:rsidDel="00B51DEB">
          <w:rPr>
            <w:b/>
            <w:bCs/>
            <w:szCs w:val="24"/>
          </w:rPr>
          <w:delText xml:space="preserve">Freedom of </w:delText>
        </w:r>
        <w:r w:rsidR="00BE4BA9" w:rsidDel="00B51DEB">
          <w:rPr>
            <w:b/>
            <w:bCs/>
            <w:szCs w:val="24"/>
          </w:rPr>
          <w:delText>i</w:delText>
        </w:r>
        <w:r w:rsidRPr="00752F7A" w:rsidDel="00B51DEB">
          <w:rPr>
            <w:b/>
            <w:bCs/>
            <w:szCs w:val="24"/>
          </w:rPr>
          <w:delText xml:space="preserve">nformation </w:delText>
        </w:r>
        <w:r w:rsidR="00BE4BA9" w:rsidDel="00B51DEB">
          <w:rPr>
            <w:b/>
            <w:bCs/>
            <w:szCs w:val="24"/>
          </w:rPr>
          <w:delText>o</w:delText>
        </w:r>
        <w:r w:rsidRPr="00752F7A" w:rsidDel="00B51DEB">
          <w:rPr>
            <w:b/>
            <w:bCs/>
            <w:szCs w:val="24"/>
          </w:rPr>
          <w:delText>fficer</w:delText>
        </w:r>
      </w:del>
    </w:p>
    <w:p w14:paraId="4D242267" w14:textId="74C1E7BA" w:rsidR="00AB6FB7" w:rsidDel="00B51DEB" w:rsidRDefault="00AB6FB7" w:rsidP="00B51DEB">
      <w:pPr>
        <w:ind w:left="709"/>
        <w:rPr>
          <w:del w:id="630" w:author="Chataway, Francis [AU-AU]" w:date="2025-12-10T11:32:00Z"/>
          <w:szCs w:val="24"/>
        </w:rPr>
        <w:pPrChange w:id="631" w:author="Chataway, Francis [AU-AU]" w:date="2025-12-10T11:33:00Z">
          <w:pPr>
            <w:ind w:left="709"/>
            <w:jc w:val="left"/>
          </w:pPr>
        </w:pPrChange>
      </w:pPr>
    </w:p>
    <w:p w14:paraId="7BF14356" w14:textId="6EA16D7C" w:rsidR="00501531" w:rsidRPr="00752F7A" w:rsidDel="00B51DEB" w:rsidRDefault="00905858" w:rsidP="00B51DEB">
      <w:pPr>
        <w:ind w:left="709"/>
        <w:rPr>
          <w:del w:id="632" w:author="Chataway, Francis [AU-AU]" w:date="2025-12-10T11:32:00Z"/>
          <w:szCs w:val="24"/>
        </w:rPr>
        <w:pPrChange w:id="633" w:author="Chataway, Francis [AU-AU]" w:date="2025-12-10T11:33:00Z">
          <w:pPr>
            <w:ind w:left="709"/>
            <w:jc w:val="left"/>
          </w:pPr>
        </w:pPrChange>
      </w:pPr>
      <w:del w:id="634" w:author="Chataway, Francis [AU-AU]" w:date="2025-12-10T11:32:00Z">
        <w:r w:rsidRPr="00752F7A" w:rsidDel="00B51DEB">
          <w:rPr>
            <w:szCs w:val="24"/>
          </w:rPr>
          <w:delText xml:space="preserve">After </w:delText>
        </w:r>
        <w:r w:rsidR="00B96242" w:rsidDel="00B51DEB">
          <w:rPr>
            <w:szCs w:val="24"/>
          </w:rPr>
          <w:delText xml:space="preserve">section 61 (code of practice as to the keeping, management and destruction of records) </w:delText>
        </w:r>
        <w:r w:rsidR="00E73F2A" w:rsidDel="00B51DEB">
          <w:rPr>
            <w:szCs w:val="24"/>
          </w:rPr>
          <w:delText>of the FOI Act</w:delText>
        </w:r>
        <w:r w:rsidR="00E73F2A" w:rsidRPr="00752F7A" w:rsidDel="00B51DEB">
          <w:rPr>
            <w:szCs w:val="24"/>
          </w:rPr>
          <w:delText xml:space="preserve"> </w:delText>
        </w:r>
        <w:r w:rsidRPr="00752F7A" w:rsidDel="00B51DEB">
          <w:rPr>
            <w:szCs w:val="24"/>
          </w:rPr>
          <w:delText>inser</w:delText>
        </w:r>
        <w:r w:rsidR="00E46C55" w:rsidDel="00B51DEB">
          <w:rPr>
            <w:szCs w:val="24"/>
          </w:rPr>
          <w:delText>t</w:delText>
        </w:r>
        <w:r w:rsidR="00E73F2A" w:rsidRPr="003D5AEF" w:rsidDel="00B51DEB">
          <w:rPr>
            <w:szCs w:val="24"/>
          </w:rPr>
          <w:delText>—</w:delText>
        </w:r>
        <w:r w:rsidR="00A73E77" w:rsidDel="00B51DEB">
          <w:rPr>
            <w:szCs w:val="24"/>
          </w:rPr>
          <w:delText xml:space="preserve"> </w:delText>
        </w:r>
      </w:del>
    </w:p>
    <w:p w14:paraId="71B121F1" w14:textId="7E5053C2" w:rsidR="00501531" w:rsidRPr="00752F7A" w:rsidDel="00B51DEB" w:rsidRDefault="00905858" w:rsidP="00B51DEB">
      <w:pPr>
        <w:rPr>
          <w:del w:id="635" w:author="Chataway, Francis [AU-AU]" w:date="2025-12-10T11:32:00Z"/>
          <w:szCs w:val="24"/>
        </w:rPr>
        <w:pPrChange w:id="636" w:author="Chataway, Francis [AU-AU]" w:date="2025-12-10T11:33:00Z">
          <w:pPr>
            <w:jc w:val="left"/>
          </w:pPr>
        </w:pPrChange>
      </w:pPr>
      <w:del w:id="637" w:author="Chataway, Francis [AU-AU]" w:date="2025-12-10T11:32:00Z">
        <w:r w:rsidRPr="00752F7A" w:rsidDel="00B51DEB">
          <w:rPr>
            <w:szCs w:val="24"/>
          </w:rPr>
          <w:tab/>
        </w:r>
      </w:del>
    </w:p>
    <w:p w14:paraId="582C3AEE" w14:textId="42A2A258" w:rsidR="00AB6FB7" w:rsidRPr="000A6771" w:rsidDel="00B51DEB" w:rsidRDefault="00905858" w:rsidP="00B51DEB">
      <w:pPr>
        <w:pStyle w:val="ListParagraph"/>
        <w:ind w:left="1080"/>
        <w:rPr>
          <w:del w:id="638" w:author="Chataway, Francis [AU-AU]" w:date="2025-12-10T11:32:00Z"/>
          <w:b/>
          <w:bCs/>
          <w:szCs w:val="24"/>
        </w:rPr>
        <w:pPrChange w:id="639" w:author="Chataway, Francis [AU-AU]" w:date="2025-12-10T11:33:00Z">
          <w:pPr>
            <w:pStyle w:val="ListParagraph"/>
            <w:ind w:left="1080"/>
            <w:jc w:val="left"/>
          </w:pPr>
        </w:pPrChange>
      </w:pPr>
      <w:del w:id="640" w:author="Chataway, Francis [AU-AU]" w:date="2025-12-10T11:32:00Z">
        <w:r w:rsidDel="00B51DEB">
          <w:rPr>
            <w:szCs w:val="24"/>
          </w:rPr>
          <w:delText>“</w:delText>
        </w:r>
        <w:r w:rsidRPr="000A6771" w:rsidDel="00B51DEB">
          <w:rPr>
            <w:b/>
            <w:bCs/>
            <w:szCs w:val="24"/>
          </w:rPr>
          <w:delText>Part 6A Freedom of information officers</w:delText>
        </w:r>
      </w:del>
    </w:p>
    <w:p w14:paraId="3B87B7EB" w14:textId="743ACF93" w:rsidR="00AB6FB7" w:rsidDel="00B51DEB" w:rsidRDefault="00AB6FB7" w:rsidP="00B51DEB">
      <w:pPr>
        <w:pStyle w:val="ListParagraph"/>
        <w:ind w:left="1080"/>
        <w:rPr>
          <w:del w:id="641" w:author="Chataway, Francis [AU-AU]" w:date="2025-12-10T11:32:00Z"/>
          <w:szCs w:val="24"/>
        </w:rPr>
        <w:pPrChange w:id="642" w:author="Chataway, Francis [AU-AU]" w:date="2025-12-10T11:33:00Z">
          <w:pPr>
            <w:pStyle w:val="ListParagraph"/>
            <w:ind w:left="1080"/>
            <w:jc w:val="left"/>
          </w:pPr>
        </w:pPrChange>
      </w:pPr>
    </w:p>
    <w:p w14:paraId="33700360" w14:textId="5D53CDC2" w:rsidR="00501531" w:rsidRPr="00167FBC" w:rsidDel="00B51DEB" w:rsidRDefault="00905858" w:rsidP="00B51DEB">
      <w:pPr>
        <w:pStyle w:val="ListParagraph"/>
        <w:ind w:left="1080"/>
        <w:rPr>
          <w:del w:id="643" w:author="Chataway, Francis [AU-AU]" w:date="2025-12-10T11:32:00Z"/>
          <w:szCs w:val="24"/>
        </w:rPr>
        <w:pPrChange w:id="644" w:author="Chataway, Francis [AU-AU]" w:date="2025-12-10T11:33:00Z">
          <w:pPr>
            <w:pStyle w:val="ListParagraph"/>
            <w:ind w:left="1080"/>
            <w:jc w:val="left"/>
          </w:pPr>
        </w:pPrChange>
      </w:pPr>
      <w:del w:id="645" w:author="Chataway, Francis [AU-AU]" w:date="2025-12-10T11:32:00Z">
        <w:r w:rsidDel="00B51DEB">
          <w:rPr>
            <w:b/>
            <w:bCs/>
            <w:szCs w:val="24"/>
          </w:rPr>
          <w:tab/>
        </w:r>
        <w:r w:rsidR="001B1AEE" w:rsidRPr="00167FBC" w:rsidDel="00B51DEB">
          <w:rPr>
            <w:b/>
            <w:bCs/>
            <w:szCs w:val="24"/>
          </w:rPr>
          <w:delText>6</w:delText>
        </w:r>
        <w:r w:rsidR="002754D5" w:rsidDel="00B51DEB">
          <w:rPr>
            <w:b/>
            <w:bCs/>
            <w:szCs w:val="24"/>
          </w:rPr>
          <w:delText>1</w:delText>
        </w:r>
        <w:r w:rsidRPr="00167FBC" w:rsidDel="00B51DEB">
          <w:rPr>
            <w:b/>
            <w:bCs/>
            <w:szCs w:val="24"/>
          </w:rPr>
          <w:delText>A Designation of a freedom of information officer</w:delText>
        </w:r>
        <w:r w:rsidRPr="00167FBC" w:rsidDel="00B51DEB">
          <w:rPr>
            <w:szCs w:val="24"/>
          </w:rPr>
          <w:delText xml:space="preserve"> </w:delText>
        </w:r>
        <w:r w:rsidRPr="00167FBC" w:rsidDel="00B51DEB">
          <w:rPr>
            <w:szCs w:val="24"/>
          </w:rPr>
          <w:br/>
        </w:r>
      </w:del>
    </w:p>
    <w:p w14:paraId="6B3E5835" w14:textId="4CB9CC7E" w:rsidR="00501531" w:rsidRPr="00752F7A" w:rsidDel="00B51DEB" w:rsidRDefault="00905858" w:rsidP="00B51DEB">
      <w:pPr>
        <w:pStyle w:val="ListParagraph"/>
        <w:numPr>
          <w:ilvl w:val="0"/>
          <w:numId w:val="16"/>
        </w:numPr>
        <w:rPr>
          <w:del w:id="646" w:author="Chataway, Francis [AU-AU]" w:date="2025-12-10T11:32:00Z"/>
          <w:szCs w:val="24"/>
        </w:rPr>
        <w:pPrChange w:id="647" w:author="Chataway, Francis [AU-AU]" w:date="2025-12-10T11:33:00Z">
          <w:pPr>
            <w:pStyle w:val="ListParagraph"/>
            <w:numPr>
              <w:numId w:val="16"/>
            </w:numPr>
            <w:ind w:left="1778" w:hanging="360"/>
            <w:jc w:val="left"/>
          </w:pPr>
        </w:pPrChange>
      </w:pPr>
      <w:del w:id="648" w:author="Chataway, Francis [AU-AU]" w:date="2025-12-10T11:32:00Z">
        <w:r w:rsidRPr="00752F7A" w:rsidDel="00B51DEB">
          <w:rPr>
            <w:szCs w:val="24"/>
          </w:rPr>
          <w:delText xml:space="preserve">A Scottish public authority must designate a freedom of information officer. </w:delText>
        </w:r>
      </w:del>
    </w:p>
    <w:p w14:paraId="37EC1339" w14:textId="0EE6CCD3" w:rsidR="002E2597" w:rsidRPr="00752F7A" w:rsidDel="00B51DEB" w:rsidRDefault="002E2597" w:rsidP="00B51DEB">
      <w:pPr>
        <w:pStyle w:val="ListParagraph"/>
        <w:ind w:left="1065"/>
        <w:rPr>
          <w:del w:id="649" w:author="Chataway, Francis [AU-AU]" w:date="2025-12-10T11:32:00Z"/>
          <w:szCs w:val="24"/>
        </w:rPr>
        <w:pPrChange w:id="650" w:author="Chataway, Francis [AU-AU]" w:date="2025-12-10T11:33:00Z">
          <w:pPr>
            <w:pStyle w:val="ListParagraph"/>
            <w:ind w:left="1065"/>
            <w:jc w:val="left"/>
          </w:pPr>
        </w:pPrChange>
      </w:pPr>
    </w:p>
    <w:p w14:paraId="51CADD64" w14:textId="5DCA2FE3" w:rsidR="00501531" w:rsidRPr="00FA0027" w:rsidDel="00B51DEB" w:rsidRDefault="00905858" w:rsidP="00B51DEB">
      <w:pPr>
        <w:pStyle w:val="ListParagraph"/>
        <w:numPr>
          <w:ilvl w:val="0"/>
          <w:numId w:val="16"/>
        </w:numPr>
        <w:rPr>
          <w:del w:id="651" w:author="Chataway, Francis [AU-AU]" w:date="2025-12-10T11:32:00Z"/>
          <w:szCs w:val="24"/>
        </w:rPr>
        <w:pPrChange w:id="652" w:author="Chataway, Francis [AU-AU]" w:date="2025-12-10T11:33:00Z">
          <w:pPr>
            <w:pStyle w:val="ListParagraph"/>
            <w:numPr>
              <w:numId w:val="16"/>
            </w:numPr>
            <w:ind w:left="1778" w:hanging="360"/>
            <w:jc w:val="left"/>
          </w:pPr>
        </w:pPrChange>
      </w:pPr>
      <w:del w:id="653" w:author="Chataway, Francis [AU-AU]" w:date="2025-12-10T11:32:00Z">
        <w:r w:rsidRPr="00FA0027" w:rsidDel="00B51DEB">
          <w:rPr>
            <w:szCs w:val="24"/>
          </w:rPr>
          <w:delText>When designating a freedom of information officer, the authority must have regard to the professional qualities of the proposed officer, in particular—</w:delText>
        </w:r>
      </w:del>
    </w:p>
    <w:p w14:paraId="6E9C3425" w14:textId="5F993AD3" w:rsidR="00501531" w:rsidRPr="003B54C4" w:rsidDel="00B51DEB" w:rsidRDefault="00905858" w:rsidP="00B51DEB">
      <w:pPr>
        <w:pStyle w:val="ListParagraph"/>
        <w:numPr>
          <w:ilvl w:val="0"/>
          <w:numId w:val="34"/>
        </w:numPr>
        <w:rPr>
          <w:del w:id="654" w:author="Chataway, Francis [AU-AU]" w:date="2025-12-10T11:32:00Z"/>
          <w:szCs w:val="24"/>
        </w:rPr>
        <w:pPrChange w:id="655" w:author="Chataway, Francis [AU-AU]" w:date="2025-12-10T11:33:00Z">
          <w:pPr>
            <w:pStyle w:val="ListParagraph"/>
            <w:numPr>
              <w:numId w:val="34"/>
            </w:numPr>
            <w:ind w:left="2138" w:hanging="360"/>
            <w:jc w:val="left"/>
          </w:pPr>
        </w:pPrChange>
      </w:pPr>
      <w:del w:id="656" w:author="Chataway, Francis [AU-AU]" w:date="2025-12-10T11:32:00Z">
        <w:r w:rsidRPr="003B54C4" w:rsidDel="00B51DEB">
          <w:rPr>
            <w:szCs w:val="24"/>
          </w:rPr>
          <w:delText>The proposed officer’s expert knowledge of freedom of information law and practice, and</w:delText>
        </w:r>
      </w:del>
    </w:p>
    <w:p w14:paraId="2C3B4895" w14:textId="0A1DCB1A" w:rsidR="003B54C4" w:rsidRPr="003B54C4" w:rsidDel="00B51DEB" w:rsidRDefault="00905858" w:rsidP="00B51DEB">
      <w:pPr>
        <w:pStyle w:val="ListParagraph"/>
        <w:numPr>
          <w:ilvl w:val="0"/>
          <w:numId w:val="34"/>
        </w:numPr>
        <w:rPr>
          <w:del w:id="657" w:author="Chataway, Francis [AU-AU]" w:date="2025-12-10T11:32:00Z"/>
          <w:szCs w:val="24"/>
        </w:rPr>
        <w:pPrChange w:id="658" w:author="Chataway, Francis [AU-AU]" w:date="2025-12-10T11:33:00Z">
          <w:pPr>
            <w:pStyle w:val="ListParagraph"/>
            <w:numPr>
              <w:numId w:val="34"/>
            </w:numPr>
            <w:ind w:left="2138" w:hanging="360"/>
            <w:jc w:val="left"/>
          </w:pPr>
        </w:pPrChange>
      </w:pPr>
      <w:del w:id="659" w:author="Chataway, Francis [AU-AU]" w:date="2025-12-10T11:32:00Z">
        <w:r w:rsidRPr="003B54C4" w:rsidDel="00B51DEB">
          <w:rPr>
            <w:szCs w:val="24"/>
          </w:rPr>
          <w:delText xml:space="preserve">The ability of the proposed officer to perform the tasks mentioned in </w:delText>
        </w:r>
      </w:del>
    </w:p>
    <w:p w14:paraId="79896214" w14:textId="41F87597" w:rsidR="00501531" w:rsidRPr="003B54C4" w:rsidDel="00B51DEB" w:rsidRDefault="00905858" w:rsidP="00B51DEB">
      <w:pPr>
        <w:rPr>
          <w:del w:id="660" w:author="Chataway, Francis [AU-AU]" w:date="2025-12-10T11:32:00Z"/>
          <w:szCs w:val="24"/>
        </w:rPr>
        <w:pPrChange w:id="661" w:author="Chataway, Francis [AU-AU]" w:date="2025-12-10T11:33:00Z">
          <w:pPr>
            <w:jc w:val="left"/>
          </w:pPr>
        </w:pPrChange>
      </w:pPr>
      <w:del w:id="662" w:author="Chataway, Francis [AU-AU]" w:date="2025-12-10T11:32:00Z">
        <w:r w:rsidDel="00B51DEB">
          <w:rPr>
            <w:szCs w:val="24"/>
          </w:rPr>
          <w:tab/>
        </w:r>
        <w:r w:rsidDel="00B51DEB">
          <w:rPr>
            <w:szCs w:val="24"/>
          </w:rPr>
          <w:tab/>
        </w:r>
        <w:r w:rsidDel="00B51DEB">
          <w:rPr>
            <w:szCs w:val="24"/>
          </w:rPr>
          <w:tab/>
        </w:r>
        <w:r w:rsidRPr="003B54C4" w:rsidDel="00B51DEB">
          <w:rPr>
            <w:szCs w:val="24"/>
          </w:rPr>
          <w:delText xml:space="preserve">section </w:delText>
        </w:r>
        <w:r w:rsidR="001B1AEE" w:rsidRPr="003B54C4" w:rsidDel="00B51DEB">
          <w:rPr>
            <w:szCs w:val="24"/>
          </w:rPr>
          <w:delText>6</w:delText>
        </w:r>
        <w:r w:rsidR="0037095E" w:rsidDel="00B51DEB">
          <w:rPr>
            <w:szCs w:val="24"/>
          </w:rPr>
          <w:delText>1</w:delText>
        </w:r>
        <w:r w:rsidRPr="003B54C4" w:rsidDel="00B51DEB">
          <w:rPr>
            <w:szCs w:val="24"/>
          </w:rPr>
          <w:delText>C.</w:delText>
        </w:r>
        <w:r w:rsidRPr="003B54C4" w:rsidDel="00B51DEB">
          <w:rPr>
            <w:szCs w:val="24"/>
          </w:rPr>
          <w:br/>
        </w:r>
      </w:del>
    </w:p>
    <w:p w14:paraId="2684962C" w14:textId="3D226FD9" w:rsidR="00501531" w:rsidRPr="00752F7A" w:rsidDel="00B51DEB" w:rsidRDefault="00905858" w:rsidP="00B51DEB">
      <w:pPr>
        <w:ind w:left="1418"/>
        <w:rPr>
          <w:del w:id="663" w:author="Chataway, Francis [AU-AU]" w:date="2025-12-10T11:32:00Z"/>
          <w:szCs w:val="24"/>
        </w:rPr>
        <w:pPrChange w:id="664" w:author="Chataway, Francis [AU-AU]" w:date="2025-12-10T11:33:00Z">
          <w:pPr>
            <w:ind w:left="1418"/>
            <w:jc w:val="left"/>
          </w:pPr>
        </w:pPrChange>
      </w:pPr>
      <w:del w:id="665" w:author="Chataway, Francis [AU-AU]" w:date="2025-12-10T11:32:00Z">
        <w:r w:rsidRPr="00752F7A" w:rsidDel="00B51DEB">
          <w:rPr>
            <w:szCs w:val="24"/>
          </w:rPr>
          <w:delText xml:space="preserve">(3) The authority must </w:delText>
        </w:r>
        <w:r w:rsidR="00AB6FB7" w:rsidDel="00B51DEB">
          <w:rPr>
            <w:szCs w:val="24"/>
          </w:rPr>
          <w:delText>provide</w:delText>
        </w:r>
        <w:r w:rsidR="00AB6FB7" w:rsidRPr="00752F7A" w:rsidDel="00B51DEB">
          <w:rPr>
            <w:szCs w:val="24"/>
          </w:rPr>
          <w:delText xml:space="preserve"> </w:delText>
        </w:r>
        <w:r w:rsidRPr="00752F7A" w:rsidDel="00B51DEB">
          <w:rPr>
            <w:szCs w:val="24"/>
          </w:rPr>
          <w:delText>the</w:delText>
        </w:r>
        <w:r w:rsidR="00332EF7" w:rsidRPr="00752F7A" w:rsidDel="00B51DEB">
          <w:rPr>
            <w:szCs w:val="24"/>
          </w:rPr>
          <w:delText xml:space="preserve"> officer’s name and </w:delText>
        </w:r>
        <w:r w:rsidR="009674AF" w:rsidRPr="00752F7A" w:rsidDel="00B51DEB">
          <w:rPr>
            <w:szCs w:val="24"/>
          </w:rPr>
          <w:delText>correspondence</w:delText>
        </w:r>
        <w:r w:rsidR="005A07F4" w:rsidRPr="00752F7A" w:rsidDel="00B51DEB">
          <w:rPr>
            <w:szCs w:val="24"/>
          </w:rPr>
          <w:delText xml:space="preserve"> </w:delText>
        </w:r>
        <w:r w:rsidR="00411215" w:rsidRPr="00752F7A" w:rsidDel="00B51DEB">
          <w:rPr>
            <w:szCs w:val="24"/>
          </w:rPr>
          <w:delText>address</w:delText>
        </w:r>
        <w:r w:rsidRPr="00752F7A" w:rsidDel="00B51DEB">
          <w:rPr>
            <w:szCs w:val="24"/>
          </w:rPr>
          <w:delText xml:space="preserve"> to the Commissioner.</w:delText>
        </w:r>
      </w:del>
    </w:p>
    <w:p w14:paraId="4781E808" w14:textId="6D29A096" w:rsidR="00501531" w:rsidRPr="00752F7A" w:rsidDel="00B51DEB" w:rsidRDefault="00501531" w:rsidP="00B51DEB">
      <w:pPr>
        <w:rPr>
          <w:del w:id="666" w:author="Chataway, Francis [AU-AU]" w:date="2025-12-10T11:32:00Z"/>
          <w:szCs w:val="24"/>
        </w:rPr>
        <w:pPrChange w:id="667" w:author="Chataway, Francis [AU-AU]" w:date="2025-12-10T11:33:00Z">
          <w:pPr>
            <w:jc w:val="left"/>
          </w:pPr>
        </w:pPrChange>
      </w:pPr>
    </w:p>
    <w:p w14:paraId="5DAF50C6" w14:textId="4BA72F3B" w:rsidR="00501531" w:rsidRPr="00752F7A" w:rsidDel="00B51DEB" w:rsidRDefault="00905858" w:rsidP="00B51DEB">
      <w:pPr>
        <w:rPr>
          <w:del w:id="668" w:author="Chataway, Francis [AU-AU]" w:date="2025-12-10T11:32:00Z"/>
          <w:b/>
          <w:bCs/>
          <w:szCs w:val="24"/>
        </w:rPr>
        <w:pPrChange w:id="669" w:author="Chataway, Francis [AU-AU]" w:date="2025-12-10T11:33:00Z">
          <w:pPr>
            <w:jc w:val="left"/>
          </w:pPr>
        </w:pPrChange>
      </w:pPr>
      <w:del w:id="670" w:author="Chataway, Francis [AU-AU]" w:date="2025-12-10T11:32:00Z">
        <w:r w:rsidDel="00B51DEB">
          <w:rPr>
            <w:szCs w:val="24"/>
          </w:rPr>
          <w:tab/>
        </w:r>
        <w:r w:rsidR="009144F6" w:rsidDel="00B51DEB">
          <w:rPr>
            <w:szCs w:val="24"/>
          </w:rPr>
          <w:delText xml:space="preserve">   </w:delText>
        </w:r>
        <w:r w:rsidR="00DC3574" w:rsidDel="00B51DEB">
          <w:rPr>
            <w:szCs w:val="24"/>
          </w:rPr>
          <w:tab/>
        </w:r>
        <w:r w:rsidR="001B1AEE" w:rsidRPr="00752F7A" w:rsidDel="00B51DEB">
          <w:rPr>
            <w:b/>
            <w:bCs/>
            <w:szCs w:val="24"/>
          </w:rPr>
          <w:delText>6</w:delText>
        </w:r>
        <w:r w:rsidR="009A48BB" w:rsidDel="00B51DEB">
          <w:rPr>
            <w:b/>
            <w:bCs/>
            <w:szCs w:val="24"/>
          </w:rPr>
          <w:delText>1</w:delText>
        </w:r>
        <w:r w:rsidRPr="00752F7A" w:rsidDel="00B51DEB">
          <w:rPr>
            <w:b/>
            <w:bCs/>
            <w:szCs w:val="24"/>
          </w:rPr>
          <w:delText xml:space="preserve">B Position of freedom of information officer </w:delText>
        </w:r>
      </w:del>
    </w:p>
    <w:p w14:paraId="29BA9BEA" w14:textId="67CBBAE8" w:rsidR="00501531" w:rsidRPr="00752F7A" w:rsidDel="00B51DEB" w:rsidRDefault="00501531" w:rsidP="00B51DEB">
      <w:pPr>
        <w:rPr>
          <w:del w:id="671" w:author="Chataway, Francis [AU-AU]" w:date="2025-12-10T11:32:00Z"/>
          <w:szCs w:val="24"/>
        </w:rPr>
        <w:pPrChange w:id="672" w:author="Chataway, Francis [AU-AU]" w:date="2025-12-10T11:33:00Z">
          <w:pPr>
            <w:jc w:val="left"/>
          </w:pPr>
        </w:pPrChange>
      </w:pPr>
    </w:p>
    <w:p w14:paraId="76FC2DA1" w14:textId="0573FF85" w:rsidR="00501531" w:rsidRPr="00AB6FB7" w:rsidDel="00B51DEB" w:rsidRDefault="00905858" w:rsidP="00B51DEB">
      <w:pPr>
        <w:ind w:left="1418" w:hanging="709"/>
        <w:rPr>
          <w:del w:id="673" w:author="Chataway, Francis [AU-AU]" w:date="2025-12-10T11:32:00Z"/>
          <w:szCs w:val="24"/>
        </w:rPr>
        <w:pPrChange w:id="674" w:author="Chataway, Francis [AU-AU]" w:date="2025-12-10T11:33:00Z">
          <w:pPr>
            <w:ind w:left="1418" w:hanging="709"/>
            <w:jc w:val="left"/>
          </w:pPr>
        </w:pPrChange>
      </w:pPr>
      <w:del w:id="675" w:author="Chataway, Francis [AU-AU]" w:date="2025-12-10T11:32:00Z">
        <w:r w:rsidDel="00B51DEB">
          <w:rPr>
            <w:szCs w:val="24"/>
          </w:rPr>
          <w:tab/>
          <w:delText xml:space="preserve">(1) A </w:delText>
        </w:r>
        <w:r w:rsidRPr="00AB6FB7" w:rsidDel="00B51DEB">
          <w:rPr>
            <w:szCs w:val="24"/>
          </w:rPr>
          <w:delText>Scottish public authorit</w:delText>
        </w:r>
        <w:r w:rsidDel="00B51DEB">
          <w:rPr>
            <w:szCs w:val="24"/>
          </w:rPr>
          <w:delText>y</w:delText>
        </w:r>
        <w:r w:rsidRPr="00AB6FB7" w:rsidDel="00B51DEB">
          <w:rPr>
            <w:szCs w:val="24"/>
          </w:rPr>
          <w:delText xml:space="preserve"> must ensure that the freedom of information officer is involved, properly and in a timely manner, in all matters which relate to access to information.</w:delText>
        </w:r>
      </w:del>
    </w:p>
    <w:p w14:paraId="7249CE29" w14:textId="4E1E45B1" w:rsidR="009E2FBD" w:rsidRPr="00752F7A" w:rsidDel="00B51DEB" w:rsidRDefault="009E2FBD" w:rsidP="00B51DEB">
      <w:pPr>
        <w:ind w:left="709"/>
        <w:rPr>
          <w:del w:id="676" w:author="Chataway, Francis [AU-AU]" w:date="2025-12-10T11:32:00Z"/>
          <w:szCs w:val="24"/>
        </w:rPr>
        <w:pPrChange w:id="677" w:author="Chataway, Francis [AU-AU]" w:date="2025-12-10T11:33:00Z">
          <w:pPr>
            <w:ind w:left="709"/>
            <w:jc w:val="left"/>
          </w:pPr>
        </w:pPrChange>
      </w:pPr>
    </w:p>
    <w:p w14:paraId="436F8096" w14:textId="10CFB9B6" w:rsidR="00501531" w:rsidRPr="00AB6FB7" w:rsidDel="00B51DEB" w:rsidRDefault="00905858" w:rsidP="00B51DEB">
      <w:pPr>
        <w:ind w:left="1418" w:hanging="709"/>
        <w:rPr>
          <w:del w:id="678" w:author="Chataway, Francis [AU-AU]" w:date="2025-12-10T11:32:00Z"/>
          <w:szCs w:val="24"/>
        </w:rPr>
        <w:pPrChange w:id="679" w:author="Chataway, Francis [AU-AU]" w:date="2025-12-10T11:33:00Z">
          <w:pPr>
            <w:ind w:left="1418" w:hanging="709"/>
            <w:jc w:val="left"/>
          </w:pPr>
        </w:pPrChange>
      </w:pPr>
      <w:del w:id="680" w:author="Chataway, Francis [AU-AU]" w:date="2025-12-10T11:32:00Z">
        <w:r w:rsidDel="00B51DEB">
          <w:rPr>
            <w:szCs w:val="24"/>
          </w:rPr>
          <w:tab/>
        </w:r>
        <w:r w:rsidRPr="00AB6FB7" w:rsidDel="00B51DEB">
          <w:rPr>
            <w:szCs w:val="24"/>
          </w:rPr>
          <w:delText xml:space="preserve">(2) The matters referred to in subsection </w:delText>
        </w:r>
        <w:r w:rsidR="00CC024C" w:rsidRPr="00AB6FB7" w:rsidDel="00B51DEB">
          <w:rPr>
            <w:szCs w:val="24"/>
          </w:rPr>
          <w:delText>(</w:delText>
        </w:r>
        <w:r w:rsidRPr="00AB6FB7" w:rsidDel="00B51DEB">
          <w:rPr>
            <w:szCs w:val="24"/>
          </w:rPr>
          <w:delText>1</w:delText>
        </w:r>
        <w:r w:rsidR="00CC024C" w:rsidRPr="00AB6FB7" w:rsidDel="00B51DEB">
          <w:rPr>
            <w:szCs w:val="24"/>
          </w:rPr>
          <w:delText>)</w:delText>
        </w:r>
        <w:r w:rsidRPr="00AB6FB7" w:rsidDel="00B51DEB">
          <w:rPr>
            <w:szCs w:val="24"/>
          </w:rPr>
          <w:delText xml:space="preserve"> include, but are not limited to, the proactive disclosure of information and the disclosure of information on request under this Act. </w:delText>
        </w:r>
      </w:del>
    </w:p>
    <w:p w14:paraId="7D045C54" w14:textId="0C142FF2" w:rsidR="00652672" w:rsidRPr="00752F7A" w:rsidDel="00B51DEB" w:rsidRDefault="00652672" w:rsidP="00B51DEB">
      <w:pPr>
        <w:ind w:left="1418" w:hanging="709"/>
        <w:rPr>
          <w:del w:id="681" w:author="Chataway, Francis [AU-AU]" w:date="2025-12-10T11:32:00Z"/>
          <w:szCs w:val="24"/>
        </w:rPr>
        <w:pPrChange w:id="682" w:author="Chataway, Francis [AU-AU]" w:date="2025-12-10T11:33:00Z">
          <w:pPr>
            <w:ind w:left="1418" w:hanging="709"/>
            <w:jc w:val="left"/>
          </w:pPr>
        </w:pPrChange>
      </w:pPr>
    </w:p>
    <w:p w14:paraId="27A4C127" w14:textId="2709D5EF" w:rsidR="00501531" w:rsidRPr="00AB6FB7" w:rsidDel="00B51DEB" w:rsidRDefault="00905858" w:rsidP="00B51DEB">
      <w:pPr>
        <w:ind w:left="1418" w:hanging="709"/>
        <w:rPr>
          <w:del w:id="683" w:author="Chataway, Francis [AU-AU]" w:date="2025-12-10T11:32:00Z"/>
          <w:szCs w:val="24"/>
        </w:rPr>
        <w:pPrChange w:id="684" w:author="Chataway, Francis [AU-AU]" w:date="2025-12-10T11:33:00Z">
          <w:pPr>
            <w:ind w:left="1418" w:hanging="709"/>
            <w:jc w:val="left"/>
          </w:pPr>
        </w:pPrChange>
      </w:pPr>
      <w:del w:id="685" w:author="Chataway, Francis [AU-AU]" w:date="2025-12-10T11:32:00Z">
        <w:r w:rsidDel="00B51DEB">
          <w:rPr>
            <w:szCs w:val="24"/>
          </w:rPr>
          <w:tab/>
        </w:r>
        <w:r w:rsidR="00AB6FB7" w:rsidDel="00B51DEB">
          <w:rPr>
            <w:szCs w:val="24"/>
          </w:rPr>
          <w:delText xml:space="preserve">(3) </w:delText>
        </w:r>
        <w:r w:rsidRPr="00AB6FB7" w:rsidDel="00B51DEB">
          <w:rPr>
            <w:szCs w:val="24"/>
          </w:rPr>
          <w:delText>The authority must provide the freedom of information officer with the necessary resources to enable the freedom of information officer to—</w:delText>
        </w:r>
      </w:del>
    </w:p>
    <w:p w14:paraId="7692B3A8" w14:textId="5EB17595" w:rsidR="00501531" w:rsidRPr="00752F7A" w:rsidDel="00B51DEB" w:rsidRDefault="00905858" w:rsidP="00B51DEB">
      <w:pPr>
        <w:ind w:left="709"/>
        <w:rPr>
          <w:del w:id="686" w:author="Chataway, Francis [AU-AU]" w:date="2025-12-10T11:32:00Z"/>
          <w:szCs w:val="24"/>
        </w:rPr>
        <w:pPrChange w:id="687" w:author="Chataway, Francis [AU-AU]" w:date="2025-12-10T11:33:00Z">
          <w:pPr>
            <w:ind w:left="709"/>
            <w:jc w:val="left"/>
          </w:pPr>
        </w:pPrChange>
      </w:pPr>
      <w:del w:id="688" w:author="Chataway, Francis [AU-AU]" w:date="2025-12-10T11:32:00Z">
        <w:r w:rsidRPr="00752F7A" w:rsidDel="00B51DEB">
          <w:rPr>
            <w:szCs w:val="24"/>
          </w:rPr>
          <w:tab/>
        </w:r>
        <w:r w:rsidRPr="00752F7A" w:rsidDel="00B51DEB">
          <w:rPr>
            <w:szCs w:val="24"/>
          </w:rPr>
          <w:tab/>
          <w:delText xml:space="preserve">(a) perform the tasks mentioned in section </w:delText>
        </w:r>
        <w:r w:rsidR="00C63A29" w:rsidRPr="00752F7A" w:rsidDel="00B51DEB">
          <w:rPr>
            <w:szCs w:val="24"/>
          </w:rPr>
          <w:delText>6</w:delText>
        </w:r>
        <w:r w:rsidR="0037095E" w:rsidDel="00B51DEB">
          <w:rPr>
            <w:szCs w:val="24"/>
          </w:rPr>
          <w:delText>1</w:delText>
        </w:r>
        <w:r w:rsidRPr="00752F7A" w:rsidDel="00B51DEB">
          <w:rPr>
            <w:szCs w:val="24"/>
          </w:rPr>
          <w:delText>C, and</w:delText>
        </w:r>
      </w:del>
    </w:p>
    <w:p w14:paraId="75032099" w14:textId="58AD82A2" w:rsidR="00501531" w:rsidRPr="00752F7A" w:rsidDel="00B51DEB" w:rsidRDefault="00905858" w:rsidP="00B51DEB">
      <w:pPr>
        <w:ind w:left="2127"/>
        <w:rPr>
          <w:del w:id="689" w:author="Chataway, Francis [AU-AU]" w:date="2025-12-10T11:32:00Z"/>
          <w:szCs w:val="24"/>
        </w:rPr>
        <w:pPrChange w:id="690" w:author="Chataway, Francis [AU-AU]" w:date="2025-12-10T11:33:00Z">
          <w:pPr>
            <w:ind w:left="2127"/>
            <w:jc w:val="left"/>
          </w:pPr>
        </w:pPrChange>
      </w:pPr>
      <w:del w:id="691" w:author="Chataway, Francis [AU-AU]" w:date="2025-12-10T11:32:00Z">
        <w:r w:rsidRPr="00752F7A" w:rsidDel="00B51DEB">
          <w:rPr>
            <w:szCs w:val="24"/>
          </w:rPr>
          <w:delText>(b) maintain their expert knowledge of freedom of information law and practices.</w:delText>
        </w:r>
        <w:r w:rsidRPr="00752F7A" w:rsidDel="00B51DEB">
          <w:rPr>
            <w:szCs w:val="24"/>
          </w:rPr>
          <w:br/>
        </w:r>
      </w:del>
    </w:p>
    <w:p w14:paraId="1406956E" w14:textId="5760A4A7" w:rsidR="00501531" w:rsidRPr="00752F7A" w:rsidDel="00B51DEB" w:rsidRDefault="00905858" w:rsidP="00B51DEB">
      <w:pPr>
        <w:ind w:left="709"/>
        <w:rPr>
          <w:del w:id="692" w:author="Chataway, Francis [AU-AU]" w:date="2025-12-10T11:32:00Z"/>
          <w:szCs w:val="24"/>
        </w:rPr>
        <w:pPrChange w:id="693" w:author="Chataway, Francis [AU-AU]" w:date="2025-12-10T11:33:00Z">
          <w:pPr>
            <w:ind w:left="709"/>
            <w:jc w:val="left"/>
          </w:pPr>
        </w:pPrChange>
      </w:pPr>
      <w:del w:id="694" w:author="Chataway, Francis [AU-AU]" w:date="2025-12-10T11:32:00Z">
        <w:r w:rsidRPr="00752F7A" w:rsidDel="00B51DEB">
          <w:rPr>
            <w:szCs w:val="24"/>
          </w:rPr>
          <w:tab/>
          <w:delText>(</w:delText>
        </w:r>
        <w:r w:rsidR="008E7A28" w:rsidRPr="00752F7A" w:rsidDel="00B51DEB">
          <w:rPr>
            <w:szCs w:val="24"/>
          </w:rPr>
          <w:delText>4</w:delText>
        </w:r>
        <w:r w:rsidRPr="00752F7A" w:rsidDel="00B51DEB">
          <w:rPr>
            <w:szCs w:val="24"/>
          </w:rPr>
          <w:delText>) The authority—</w:delText>
        </w:r>
      </w:del>
    </w:p>
    <w:p w14:paraId="5B9F5C93" w14:textId="7DF04951" w:rsidR="00501531" w:rsidRPr="00752F7A" w:rsidDel="00B51DEB" w:rsidRDefault="00905858" w:rsidP="00B51DEB">
      <w:pPr>
        <w:ind w:left="2127"/>
        <w:rPr>
          <w:del w:id="695" w:author="Chataway, Francis [AU-AU]" w:date="2025-12-10T11:32:00Z"/>
          <w:szCs w:val="24"/>
        </w:rPr>
        <w:pPrChange w:id="696" w:author="Chataway, Francis [AU-AU]" w:date="2025-12-10T11:33:00Z">
          <w:pPr>
            <w:ind w:left="2127"/>
          </w:pPr>
        </w:pPrChange>
      </w:pPr>
      <w:del w:id="697" w:author="Chataway, Francis [AU-AU]" w:date="2025-12-10T11:32:00Z">
        <w:r w:rsidRPr="00752F7A" w:rsidDel="00B51DEB">
          <w:rPr>
            <w:szCs w:val="24"/>
          </w:rPr>
          <w:delText xml:space="preserve">(a) must ensure that the freedom of information officer does not receive any instructions </w:delText>
        </w:r>
        <w:r w:rsidR="008E60B0" w:rsidDel="00B51DEB">
          <w:rPr>
            <w:szCs w:val="24"/>
          </w:rPr>
          <w:delText xml:space="preserve">which </w:delText>
        </w:r>
        <w:r w:rsidR="008E60B0" w:rsidRPr="00707DC3" w:rsidDel="00B51DEB">
          <w:rPr>
            <w:szCs w:val="24"/>
          </w:rPr>
          <w:delText xml:space="preserve">conflict with their duties and responsibilities </w:delText>
        </w:r>
        <w:r w:rsidRPr="00752F7A" w:rsidDel="00B51DEB">
          <w:rPr>
            <w:szCs w:val="24"/>
          </w:rPr>
          <w:delText xml:space="preserve">mentioned in section </w:delText>
        </w:r>
        <w:r w:rsidR="00C63A29" w:rsidRPr="00752F7A" w:rsidDel="00B51DEB">
          <w:rPr>
            <w:szCs w:val="24"/>
          </w:rPr>
          <w:delText>6</w:delText>
        </w:r>
        <w:r w:rsidR="00B36145" w:rsidDel="00B51DEB">
          <w:rPr>
            <w:szCs w:val="24"/>
          </w:rPr>
          <w:delText>1</w:delText>
        </w:r>
        <w:r w:rsidRPr="00752F7A" w:rsidDel="00B51DEB">
          <w:rPr>
            <w:szCs w:val="24"/>
          </w:rPr>
          <w:delText>C</w:delText>
        </w:r>
        <w:r w:rsidR="000A6771" w:rsidDel="00B51DEB">
          <w:rPr>
            <w:szCs w:val="24"/>
          </w:rPr>
          <w:delText>,</w:delText>
        </w:r>
      </w:del>
    </w:p>
    <w:p w14:paraId="0BAF5569" w14:textId="600555F3" w:rsidR="00501531" w:rsidRPr="00752F7A" w:rsidDel="00B51DEB" w:rsidRDefault="00905858" w:rsidP="00B51DEB">
      <w:pPr>
        <w:ind w:left="2127"/>
        <w:rPr>
          <w:del w:id="698" w:author="Chataway, Francis [AU-AU]" w:date="2025-12-10T11:32:00Z"/>
          <w:szCs w:val="24"/>
        </w:rPr>
        <w:pPrChange w:id="699" w:author="Chataway, Francis [AU-AU]" w:date="2025-12-10T11:33:00Z">
          <w:pPr>
            <w:ind w:left="2127"/>
          </w:pPr>
        </w:pPrChange>
      </w:pPr>
      <w:del w:id="700" w:author="Chataway, Francis [AU-AU]" w:date="2025-12-10T11:32:00Z">
        <w:r w:rsidRPr="00752F7A" w:rsidDel="00B51DEB">
          <w:rPr>
            <w:szCs w:val="24"/>
          </w:rPr>
          <w:delText>(b)</w:delText>
        </w:r>
        <w:r w:rsidRPr="00752F7A" w:rsidDel="00B51DEB">
          <w:rPr>
            <w:szCs w:val="24"/>
            <w:shd w:val="clear" w:color="auto" w:fill="FFFFFF"/>
          </w:rPr>
          <w:delText xml:space="preserve"> </w:delText>
        </w:r>
        <w:r w:rsidR="00B96242" w:rsidDel="00B51DEB">
          <w:rPr>
            <w:szCs w:val="24"/>
          </w:rPr>
          <w:delText>may</w:delText>
        </w:r>
        <w:r w:rsidRPr="00752F7A" w:rsidDel="00B51DEB">
          <w:rPr>
            <w:szCs w:val="24"/>
          </w:rPr>
          <w:delText xml:space="preserve"> allow the freedom of information officer to perform a task or fulfil a duty other than those mentioned in </w:delText>
        </w:r>
        <w:r w:rsidR="00577385" w:rsidRPr="00752F7A" w:rsidDel="00B51DEB">
          <w:rPr>
            <w:szCs w:val="24"/>
          </w:rPr>
          <w:delText>6</w:delText>
        </w:r>
        <w:r w:rsidR="00B36145" w:rsidDel="00B51DEB">
          <w:rPr>
            <w:szCs w:val="24"/>
          </w:rPr>
          <w:delText>1</w:delText>
        </w:r>
        <w:r w:rsidR="00577385" w:rsidRPr="00752F7A" w:rsidDel="00B51DEB">
          <w:rPr>
            <w:szCs w:val="24"/>
          </w:rPr>
          <w:delText>C</w:delText>
        </w:r>
        <w:r w:rsidRPr="00752F7A" w:rsidDel="00B51DEB">
          <w:rPr>
            <w:szCs w:val="24"/>
          </w:rPr>
          <w:delText xml:space="preserve">, but must ensure that such tasks or duties </w:delText>
        </w:r>
        <w:r w:rsidR="00707DC3" w:rsidRPr="00707DC3" w:rsidDel="00B51DEB">
          <w:rPr>
            <w:szCs w:val="24"/>
          </w:rPr>
          <w:delText>do not conflict with their duties and responsibilities under section 61C</w:delText>
        </w:r>
        <w:r w:rsidR="000A6771" w:rsidDel="00B51DEB">
          <w:rPr>
            <w:szCs w:val="24"/>
          </w:rPr>
          <w:delText>,</w:delText>
        </w:r>
      </w:del>
    </w:p>
    <w:p w14:paraId="606C6719" w14:textId="13AFC52E" w:rsidR="00501531" w:rsidRPr="00752F7A" w:rsidDel="00B51DEB" w:rsidRDefault="00905858" w:rsidP="00B51DEB">
      <w:pPr>
        <w:ind w:left="2127"/>
        <w:rPr>
          <w:del w:id="701" w:author="Chataway, Francis [AU-AU]" w:date="2025-12-10T11:32:00Z"/>
          <w:szCs w:val="24"/>
        </w:rPr>
        <w:pPrChange w:id="702" w:author="Chataway, Francis [AU-AU]" w:date="2025-12-10T11:33:00Z">
          <w:pPr>
            <w:ind w:left="2127"/>
            <w:jc w:val="left"/>
          </w:pPr>
        </w:pPrChange>
      </w:pPr>
      <w:del w:id="703" w:author="Chataway, Francis [AU-AU]" w:date="2025-12-10T11:32:00Z">
        <w:r w:rsidRPr="00752F7A" w:rsidDel="00B51DEB">
          <w:rPr>
            <w:szCs w:val="24"/>
          </w:rPr>
          <w:delText xml:space="preserve">(c) must not dismiss or penalise the freedom of information officer for performing the tasks mentioned in section </w:delText>
        </w:r>
        <w:r w:rsidR="004A1E0E" w:rsidRPr="00752F7A" w:rsidDel="00B51DEB">
          <w:rPr>
            <w:szCs w:val="24"/>
          </w:rPr>
          <w:delText>6</w:delText>
        </w:r>
        <w:r w:rsidR="00B36145" w:rsidDel="00B51DEB">
          <w:rPr>
            <w:szCs w:val="24"/>
          </w:rPr>
          <w:delText>1</w:delText>
        </w:r>
        <w:r w:rsidRPr="00752F7A" w:rsidDel="00B51DEB">
          <w:rPr>
            <w:szCs w:val="24"/>
          </w:rPr>
          <w:delText>C.</w:delText>
        </w:r>
        <w:r w:rsidRPr="00752F7A" w:rsidDel="00B51DEB">
          <w:rPr>
            <w:szCs w:val="24"/>
          </w:rPr>
          <w:br/>
        </w:r>
      </w:del>
    </w:p>
    <w:p w14:paraId="39BC0EA3" w14:textId="7030BF9D" w:rsidR="00501531" w:rsidRPr="00752F7A" w:rsidDel="00B51DEB" w:rsidRDefault="00905858" w:rsidP="00B51DEB">
      <w:pPr>
        <w:ind w:left="1418"/>
        <w:rPr>
          <w:del w:id="704" w:author="Chataway, Francis [AU-AU]" w:date="2025-12-10T11:32:00Z"/>
          <w:szCs w:val="24"/>
        </w:rPr>
        <w:pPrChange w:id="705" w:author="Chataway, Francis [AU-AU]" w:date="2025-12-10T11:33:00Z">
          <w:pPr>
            <w:ind w:left="1418"/>
          </w:pPr>
        </w:pPrChange>
      </w:pPr>
      <w:del w:id="706" w:author="Chataway, Francis [AU-AU]" w:date="2025-12-10T11:32:00Z">
        <w:r w:rsidRPr="00752F7A" w:rsidDel="00B51DEB">
          <w:rPr>
            <w:szCs w:val="24"/>
          </w:rPr>
          <w:delText>(</w:delText>
        </w:r>
        <w:r w:rsidR="00D77DB1" w:rsidRPr="00752F7A" w:rsidDel="00B51DEB">
          <w:rPr>
            <w:szCs w:val="24"/>
          </w:rPr>
          <w:delText>5</w:delText>
        </w:r>
        <w:r w:rsidRPr="00752F7A" w:rsidDel="00B51DEB">
          <w:rPr>
            <w:szCs w:val="24"/>
          </w:rPr>
          <w:delText>)</w:delText>
        </w:r>
        <w:r w:rsidR="00540F44" w:rsidRPr="00752F7A" w:rsidDel="00B51DEB">
          <w:rPr>
            <w:szCs w:val="24"/>
          </w:rPr>
          <w:delText xml:space="preserve"> </w:delText>
        </w:r>
        <w:r w:rsidRPr="00752F7A" w:rsidDel="00B51DEB">
          <w:rPr>
            <w:szCs w:val="24"/>
          </w:rPr>
          <w:delText>The freedom of information officer, in the performance of this role, must report to the highest management level of the authority.</w:delText>
        </w:r>
      </w:del>
    </w:p>
    <w:p w14:paraId="7E8A53E9" w14:textId="1933D82F" w:rsidR="00501531" w:rsidRPr="00752F7A" w:rsidDel="00B51DEB" w:rsidRDefault="00501531" w:rsidP="00B51DEB">
      <w:pPr>
        <w:ind w:left="709"/>
        <w:rPr>
          <w:del w:id="707" w:author="Chataway, Francis [AU-AU]" w:date="2025-12-10T11:32:00Z"/>
          <w:szCs w:val="24"/>
        </w:rPr>
        <w:pPrChange w:id="708" w:author="Chataway, Francis [AU-AU]" w:date="2025-12-10T11:33:00Z">
          <w:pPr>
            <w:ind w:left="709"/>
            <w:jc w:val="left"/>
          </w:pPr>
        </w:pPrChange>
      </w:pPr>
    </w:p>
    <w:p w14:paraId="1BC2038A" w14:textId="4670218B" w:rsidR="00501531" w:rsidRPr="00B24E89" w:rsidDel="00B51DEB" w:rsidRDefault="00905858" w:rsidP="00B51DEB">
      <w:pPr>
        <w:rPr>
          <w:del w:id="709" w:author="Chataway, Francis [AU-AU]" w:date="2025-12-10T11:32:00Z"/>
          <w:b/>
          <w:bCs/>
          <w:szCs w:val="24"/>
        </w:rPr>
        <w:pPrChange w:id="710" w:author="Chataway, Francis [AU-AU]" w:date="2025-12-10T11:33:00Z">
          <w:pPr>
            <w:jc w:val="left"/>
          </w:pPr>
        </w:pPrChange>
      </w:pPr>
      <w:del w:id="711" w:author="Chataway, Francis [AU-AU]" w:date="2025-12-10T11:32:00Z">
        <w:r w:rsidDel="00B51DEB">
          <w:rPr>
            <w:b/>
            <w:bCs/>
            <w:szCs w:val="24"/>
          </w:rPr>
          <w:tab/>
        </w:r>
        <w:r w:rsidR="00B63674" w:rsidRPr="00B24E89" w:rsidDel="00B51DEB">
          <w:rPr>
            <w:b/>
            <w:bCs/>
            <w:szCs w:val="24"/>
          </w:rPr>
          <w:delText>6</w:delText>
        </w:r>
        <w:r w:rsidR="002754D5" w:rsidRPr="00B24E89" w:rsidDel="00B51DEB">
          <w:rPr>
            <w:b/>
            <w:bCs/>
            <w:szCs w:val="24"/>
          </w:rPr>
          <w:delText>1</w:delText>
        </w:r>
        <w:r w:rsidRPr="00B24E89" w:rsidDel="00B51DEB">
          <w:rPr>
            <w:b/>
            <w:bCs/>
            <w:szCs w:val="24"/>
          </w:rPr>
          <w:delText xml:space="preserve">C Tasks of freedom of information officer </w:delText>
        </w:r>
      </w:del>
    </w:p>
    <w:p w14:paraId="7D0E7C34" w14:textId="56C3B945" w:rsidR="00501531" w:rsidRPr="00752F7A" w:rsidDel="00B51DEB" w:rsidRDefault="00501531" w:rsidP="00B51DEB">
      <w:pPr>
        <w:ind w:left="709"/>
        <w:rPr>
          <w:del w:id="712" w:author="Chataway, Francis [AU-AU]" w:date="2025-12-10T11:32:00Z"/>
          <w:szCs w:val="24"/>
        </w:rPr>
        <w:pPrChange w:id="713" w:author="Chataway, Francis [AU-AU]" w:date="2025-12-10T11:33:00Z">
          <w:pPr>
            <w:ind w:left="709"/>
            <w:jc w:val="left"/>
          </w:pPr>
        </w:pPrChange>
      </w:pPr>
    </w:p>
    <w:p w14:paraId="2FBFC423" w14:textId="269F448B" w:rsidR="00501531" w:rsidRPr="00752F7A" w:rsidDel="00B51DEB" w:rsidRDefault="00905858" w:rsidP="00B51DEB">
      <w:pPr>
        <w:ind w:left="709"/>
        <w:rPr>
          <w:del w:id="714" w:author="Chataway, Francis [AU-AU]" w:date="2025-12-10T11:32:00Z"/>
          <w:szCs w:val="24"/>
        </w:rPr>
        <w:pPrChange w:id="715" w:author="Chataway, Francis [AU-AU]" w:date="2025-12-10T11:33:00Z">
          <w:pPr>
            <w:ind w:left="709"/>
            <w:jc w:val="left"/>
          </w:pPr>
        </w:pPrChange>
      </w:pPr>
      <w:del w:id="716" w:author="Chataway, Francis [AU-AU]" w:date="2025-12-10T11:32:00Z">
        <w:r w:rsidRPr="00752F7A" w:rsidDel="00B51DEB">
          <w:rPr>
            <w:szCs w:val="24"/>
          </w:rPr>
          <w:delText xml:space="preserve">(1)  The freedom of information officer </w:delText>
        </w:r>
        <w:r w:rsidR="00090357" w:rsidDel="00B51DEB">
          <w:rPr>
            <w:szCs w:val="24"/>
          </w:rPr>
          <w:delText>must</w:delText>
        </w:r>
        <w:r w:rsidR="00090357" w:rsidRPr="00AB6FB7" w:rsidDel="00B51DEB">
          <w:rPr>
            <w:szCs w:val="24"/>
          </w:rPr>
          <w:delText>—</w:delText>
        </w:r>
      </w:del>
    </w:p>
    <w:p w14:paraId="0537BD78" w14:textId="47155838" w:rsidR="00095A62" w:rsidRPr="00752F7A" w:rsidDel="00B51DEB" w:rsidRDefault="00095A62" w:rsidP="00B51DEB">
      <w:pPr>
        <w:rPr>
          <w:del w:id="717" w:author="Chataway, Francis [AU-AU]" w:date="2025-12-10T11:32:00Z"/>
          <w:szCs w:val="24"/>
        </w:rPr>
        <w:pPrChange w:id="718" w:author="Chataway, Francis [AU-AU]" w:date="2025-12-10T11:33:00Z">
          <w:pPr>
            <w:jc w:val="left"/>
          </w:pPr>
        </w:pPrChange>
      </w:pPr>
    </w:p>
    <w:p w14:paraId="6AD44642" w14:textId="6E5EFDCD" w:rsidR="00501531" w:rsidRPr="00752F7A" w:rsidDel="00B51DEB" w:rsidRDefault="00905858" w:rsidP="00B51DEB">
      <w:pPr>
        <w:ind w:left="1418"/>
        <w:rPr>
          <w:del w:id="719" w:author="Chataway, Francis [AU-AU]" w:date="2025-12-10T11:32:00Z"/>
          <w:szCs w:val="24"/>
        </w:rPr>
        <w:pPrChange w:id="720" w:author="Chataway, Francis [AU-AU]" w:date="2025-12-10T11:33:00Z">
          <w:pPr>
            <w:ind w:left="1418"/>
            <w:jc w:val="left"/>
          </w:pPr>
        </w:pPrChange>
      </w:pPr>
      <w:del w:id="721" w:author="Chataway, Francis [AU-AU]" w:date="2025-12-10T11:32:00Z">
        <w:r w:rsidRPr="00752F7A" w:rsidDel="00B51DEB">
          <w:rPr>
            <w:szCs w:val="24"/>
          </w:rPr>
          <w:delText>(a) inform and advis</w:delText>
        </w:r>
        <w:r w:rsidR="008B0F91" w:rsidRPr="00752F7A" w:rsidDel="00B51DEB">
          <w:rPr>
            <w:szCs w:val="24"/>
          </w:rPr>
          <w:delText>e</w:delText>
        </w:r>
        <w:r w:rsidRPr="00752F7A" w:rsidDel="00B51DEB">
          <w:rPr>
            <w:szCs w:val="24"/>
          </w:rPr>
          <w:delText xml:space="preserve"> any </w:delText>
        </w:r>
        <w:r w:rsidR="00090357" w:rsidDel="00B51DEB">
          <w:rPr>
            <w:szCs w:val="24"/>
          </w:rPr>
          <w:delText>officer, employee or agent</w:delText>
        </w:r>
        <w:r w:rsidRPr="00752F7A" w:rsidDel="00B51DEB">
          <w:rPr>
            <w:szCs w:val="24"/>
          </w:rPr>
          <w:delText xml:space="preserve"> of the authority on their obligations under </w:delText>
        </w:r>
        <w:r w:rsidR="00090357" w:rsidDel="00B51DEB">
          <w:rPr>
            <w:szCs w:val="24"/>
          </w:rPr>
          <w:delText>this Act</w:delText>
        </w:r>
        <w:r w:rsidR="000A6771" w:rsidDel="00B51DEB">
          <w:rPr>
            <w:szCs w:val="24"/>
          </w:rPr>
          <w:delText>,</w:delText>
        </w:r>
      </w:del>
    </w:p>
    <w:p w14:paraId="10A573D7" w14:textId="6551496C" w:rsidR="00090357" w:rsidDel="00B51DEB" w:rsidRDefault="00905858" w:rsidP="00B51DEB">
      <w:pPr>
        <w:ind w:left="1418"/>
        <w:rPr>
          <w:del w:id="722" w:author="Chataway, Francis [AU-AU]" w:date="2025-12-10T11:32:00Z"/>
          <w:szCs w:val="24"/>
        </w:rPr>
        <w:pPrChange w:id="723" w:author="Chataway, Francis [AU-AU]" w:date="2025-12-10T11:33:00Z">
          <w:pPr>
            <w:ind w:left="1418"/>
            <w:jc w:val="left"/>
          </w:pPr>
        </w:pPrChange>
      </w:pPr>
      <w:del w:id="724" w:author="Chataway, Francis [AU-AU]" w:date="2025-12-10T11:32:00Z">
        <w:r w:rsidRPr="00752F7A" w:rsidDel="00B51DEB">
          <w:rPr>
            <w:szCs w:val="24"/>
          </w:rPr>
          <w:delText>(b) provid</w:delText>
        </w:r>
        <w:r w:rsidR="00EA06C8" w:rsidRPr="00752F7A" w:rsidDel="00B51DEB">
          <w:rPr>
            <w:szCs w:val="24"/>
          </w:rPr>
          <w:delText>e</w:delText>
        </w:r>
        <w:r w:rsidRPr="00752F7A" w:rsidDel="00B51DEB">
          <w:rPr>
            <w:szCs w:val="24"/>
          </w:rPr>
          <w:delText xml:space="preserve"> advice</w:delText>
        </w:r>
        <w:r w:rsidDel="00B51DEB">
          <w:rPr>
            <w:szCs w:val="24"/>
          </w:rPr>
          <w:delText xml:space="preserve"> to the authority</w:delText>
        </w:r>
        <w:r w:rsidRPr="00752F7A" w:rsidDel="00B51DEB">
          <w:rPr>
            <w:szCs w:val="24"/>
          </w:rPr>
          <w:delText xml:space="preserve"> on </w:delText>
        </w:r>
        <w:r w:rsidDel="00B51DEB">
          <w:rPr>
            <w:szCs w:val="24"/>
          </w:rPr>
          <w:delText>its compliance with</w:delText>
        </w:r>
        <w:r w:rsidRPr="00AB6FB7" w:rsidDel="00B51DEB">
          <w:rPr>
            <w:szCs w:val="24"/>
          </w:rPr>
          <w:delText>—</w:delText>
        </w:r>
      </w:del>
    </w:p>
    <w:p w14:paraId="0C2354DB" w14:textId="4FF043CA" w:rsidR="00090357" w:rsidDel="00B51DEB" w:rsidRDefault="00905858" w:rsidP="00B51DEB">
      <w:pPr>
        <w:ind w:left="1418"/>
        <w:rPr>
          <w:del w:id="725" w:author="Chataway, Francis [AU-AU]" w:date="2025-12-10T11:32:00Z"/>
          <w:szCs w:val="24"/>
        </w:rPr>
        <w:pPrChange w:id="726" w:author="Chataway, Francis [AU-AU]" w:date="2025-12-10T11:33:00Z">
          <w:pPr>
            <w:ind w:left="1418"/>
            <w:jc w:val="left"/>
          </w:pPr>
        </w:pPrChange>
      </w:pPr>
      <w:del w:id="727" w:author="Chataway, Francis [AU-AU]" w:date="2025-12-10T11:32:00Z">
        <w:r w:rsidDel="00B51DEB">
          <w:rPr>
            <w:szCs w:val="24"/>
          </w:rPr>
          <w:tab/>
          <w:delText>(i) its duties under this Act,</w:delText>
        </w:r>
      </w:del>
    </w:p>
    <w:p w14:paraId="7BB158EF" w14:textId="49270B5A" w:rsidR="00090357" w:rsidDel="00B51DEB" w:rsidRDefault="00905858" w:rsidP="00B51DEB">
      <w:pPr>
        <w:ind w:left="2126"/>
        <w:rPr>
          <w:del w:id="728" w:author="Chataway, Francis [AU-AU]" w:date="2025-12-10T11:32:00Z"/>
          <w:rStyle w:val="legds"/>
        </w:rPr>
        <w:pPrChange w:id="729" w:author="Chataway, Francis [AU-AU]" w:date="2025-12-10T11:33:00Z">
          <w:pPr>
            <w:ind w:left="2126"/>
            <w:jc w:val="left"/>
          </w:pPr>
        </w:pPrChange>
      </w:pPr>
      <w:del w:id="730" w:author="Chataway, Francis [AU-AU]" w:date="2025-12-10T11:32:00Z">
        <w:r w:rsidDel="00B51DEB">
          <w:rPr>
            <w:szCs w:val="24"/>
          </w:rPr>
          <w:delText xml:space="preserve">(ii) any code of practice issued under section </w:delText>
        </w:r>
        <w:r w:rsidRPr="00752F7A" w:rsidDel="00B51DEB">
          <w:rPr>
            <w:rStyle w:val="legds"/>
          </w:rPr>
          <w:delText>60</w:delText>
        </w:r>
        <w:r w:rsidDel="00B51DEB">
          <w:rPr>
            <w:rStyle w:val="legds"/>
          </w:rPr>
          <w:delText>, 60B</w:delText>
        </w:r>
        <w:r w:rsidRPr="00752F7A" w:rsidDel="00B51DEB">
          <w:rPr>
            <w:rStyle w:val="legds"/>
          </w:rPr>
          <w:delText xml:space="preserve"> or 61</w:delText>
        </w:r>
        <w:r w:rsidDel="00B51DEB">
          <w:rPr>
            <w:rStyle w:val="legds"/>
          </w:rPr>
          <w:delText xml:space="preserve"> of this Act</w:delText>
        </w:r>
        <w:r w:rsidR="000A6771" w:rsidDel="00B51DEB">
          <w:rPr>
            <w:rStyle w:val="legds"/>
          </w:rPr>
          <w:delText>, and</w:delText>
        </w:r>
      </w:del>
    </w:p>
    <w:p w14:paraId="74271928" w14:textId="60ACC4A8" w:rsidR="00501531" w:rsidRPr="00752F7A" w:rsidDel="00B51DEB" w:rsidRDefault="00905858" w:rsidP="00B51DEB">
      <w:pPr>
        <w:ind w:left="2126"/>
        <w:rPr>
          <w:del w:id="731" w:author="Chataway, Francis [AU-AU]" w:date="2025-12-10T11:32:00Z"/>
          <w:szCs w:val="24"/>
        </w:rPr>
        <w:pPrChange w:id="732" w:author="Chataway, Francis [AU-AU]" w:date="2025-12-10T11:33:00Z">
          <w:pPr>
            <w:ind w:left="2126"/>
            <w:jc w:val="left"/>
          </w:pPr>
        </w:pPrChange>
      </w:pPr>
      <w:del w:id="733" w:author="Chataway, Francis [AU-AU]" w:date="2025-12-10T11:32:00Z">
        <w:r w:rsidDel="00B51DEB">
          <w:rPr>
            <w:rStyle w:val="legds"/>
          </w:rPr>
          <w:delText>(iii) any</w:delText>
        </w:r>
        <w:r w:rsidDel="00B51DEB">
          <w:rPr>
            <w:szCs w:val="24"/>
          </w:rPr>
          <w:delText xml:space="preserve"> policy adopted by the authority in relation to the matters specified in sub-paragraphs (i) or (ii)</w:delText>
        </w:r>
        <w:r w:rsidR="000A6771" w:rsidDel="00B51DEB">
          <w:rPr>
            <w:szCs w:val="24"/>
          </w:rPr>
          <w:delText>,</w:delText>
        </w:r>
      </w:del>
    </w:p>
    <w:p w14:paraId="04C461F6" w14:textId="3C977706" w:rsidR="00F96900" w:rsidDel="00B51DEB" w:rsidRDefault="00905858" w:rsidP="00B51DEB">
      <w:pPr>
        <w:ind w:left="1418"/>
        <w:rPr>
          <w:del w:id="734" w:author="Chataway, Francis [AU-AU]" w:date="2025-12-10T11:32:00Z"/>
          <w:szCs w:val="24"/>
        </w:rPr>
        <w:pPrChange w:id="735" w:author="Chataway, Francis [AU-AU]" w:date="2025-12-10T11:33:00Z">
          <w:pPr>
            <w:ind w:left="1418"/>
          </w:pPr>
        </w:pPrChange>
      </w:pPr>
      <w:del w:id="736" w:author="Chataway, Francis [AU-AU]" w:date="2025-12-10T11:32:00Z">
        <w:r w:rsidRPr="00752F7A" w:rsidDel="00B51DEB">
          <w:rPr>
            <w:szCs w:val="24"/>
          </w:rPr>
          <w:delText>(</w:delText>
        </w:r>
        <w:r w:rsidR="000A6771" w:rsidDel="00B51DEB">
          <w:rPr>
            <w:szCs w:val="24"/>
          </w:rPr>
          <w:delText>c</w:delText>
        </w:r>
        <w:r w:rsidRPr="00752F7A" w:rsidDel="00B51DEB">
          <w:rPr>
            <w:szCs w:val="24"/>
          </w:rPr>
          <w:delText xml:space="preserve">) </w:delText>
        </w:r>
        <w:r w:rsidR="008071AD" w:rsidRPr="00752F7A" w:rsidDel="00B51DEB">
          <w:rPr>
            <w:szCs w:val="24"/>
          </w:rPr>
          <w:delText>r</w:delText>
        </w:r>
        <w:r w:rsidRPr="00752F7A" w:rsidDel="00B51DEB">
          <w:rPr>
            <w:szCs w:val="24"/>
          </w:rPr>
          <w:delText xml:space="preserve">eport </w:delText>
        </w:r>
        <w:r w:rsidR="00584CE0" w:rsidRPr="00752F7A" w:rsidDel="00B51DEB">
          <w:rPr>
            <w:szCs w:val="24"/>
          </w:rPr>
          <w:delText xml:space="preserve">to a senior level within the authority </w:delText>
        </w:r>
        <w:r w:rsidRPr="00752F7A" w:rsidDel="00B51DEB">
          <w:rPr>
            <w:szCs w:val="24"/>
          </w:rPr>
          <w:delText xml:space="preserve">on </w:delText>
        </w:r>
        <w:r w:rsidR="00584CE0" w:rsidDel="00B51DEB">
          <w:rPr>
            <w:szCs w:val="24"/>
          </w:rPr>
          <w:delText>the authority's compliance with the matters listed in paragraph (b)</w:delText>
        </w:r>
        <w:r w:rsidR="000A6771" w:rsidDel="00B51DEB">
          <w:rPr>
            <w:szCs w:val="24"/>
          </w:rPr>
          <w:delText>, and</w:delText>
        </w:r>
      </w:del>
    </w:p>
    <w:p w14:paraId="098A75A2" w14:textId="0D7ED93F" w:rsidR="00584CE0" w:rsidDel="00B51DEB" w:rsidRDefault="00905858" w:rsidP="00B51DEB">
      <w:pPr>
        <w:ind w:left="1418"/>
        <w:rPr>
          <w:del w:id="737" w:author="Chataway, Francis [AU-AU]" w:date="2025-12-10T11:32:00Z"/>
          <w:szCs w:val="24"/>
        </w:rPr>
        <w:pPrChange w:id="738" w:author="Chataway, Francis [AU-AU]" w:date="2025-12-10T11:33:00Z">
          <w:pPr>
            <w:ind w:left="1418"/>
          </w:pPr>
        </w:pPrChange>
      </w:pPr>
      <w:del w:id="739" w:author="Chataway, Francis [AU-AU]" w:date="2025-12-10T11:32:00Z">
        <w:r w:rsidRPr="00752F7A" w:rsidDel="00B51DEB">
          <w:rPr>
            <w:szCs w:val="24"/>
          </w:rPr>
          <w:delText>(</w:delText>
        </w:r>
        <w:r w:rsidR="000A6771" w:rsidDel="00B51DEB">
          <w:rPr>
            <w:szCs w:val="24"/>
          </w:rPr>
          <w:delText>d</w:delText>
        </w:r>
        <w:r w:rsidRPr="00752F7A" w:rsidDel="00B51DEB">
          <w:rPr>
            <w:szCs w:val="24"/>
          </w:rPr>
          <w:delText xml:space="preserve">) </w:delText>
        </w:r>
        <w:r w:rsidDel="00B51DEB">
          <w:rPr>
            <w:szCs w:val="24"/>
          </w:rPr>
          <w:delText>provide such assistance as the</w:delText>
        </w:r>
        <w:r w:rsidRPr="00752F7A" w:rsidDel="00B51DEB">
          <w:rPr>
            <w:szCs w:val="24"/>
          </w:rPr>
          <w:delText xml:space="preserve"> Commissioner</w:delText>
        </w:r>
        <w:r w:rsidDel="00B51DEB">
          <w:rPr>
            <w:szCs w:val="24"/>
          </w:rPr>
          <w:delText xml:space="preserve"> may reasonably require in the exercise of their functions under this Act</w:delText>
        </w:r>
        <w:r w:rsidR="000A6771" w:rsidDel="00B51DEB">
          <w:rPr>
            <w:szCs w:val="24"/>
          </w:rPr>
          <w:delText>.</w:delText>
        </w:r>
      </w:del>
    </w:p>
    <w:p w14:paraId="3223A422" w14:textId="566106B3" w:rsidR="000A6771" w:rsidDel="00B51DEB" w:rsidRDefault="000A6771" w:rsidP="00B51DEB">
      <w:pPr>
        <w:ind w:left="709"/>
        <w:rPr>
          <w:del w:id="740" w:author="Chataway, Francis [AU-AU]" w:date="2025-12-10T11:32:00Z"/>
          <w:szCs w:val="24"/>
        </w:rPr>
        <w:pPrChange w:id="741" w:author="Chataway, Francis [AU-AU]" w:date="2025-12-10T11:33:00Z">
          <w:pPr>
            <w:ind w:left="709"/>
            <w:jc w:val="left"/>
          </w:pPr>
        </w:pPrChange>
      </w:pPr>
    </w:p>
    <w:p w14:paraId="344C93D2" w14:textId="365AC69B" w:rsidR="00501531" w:rsidRPr="00752F7A" w:rsidDel="00B51DEB" w:rsidRDefault="00905858" w:rsidP="00B51DEB">
      <w:pPr>
        <w:ind w:left="709"/>
        <w:rPr>
          <w:del w:id="742" w:author="Chataway, Francis [AU-AU]" w:date="2025-12-10T11:32:00Z"/>
          <w:szCs w:val="24"/>
        </w:rPr>
        <w:pPrChange w:id="743" w:author="Chataway, Francis [AU-AU]" w:date="2025-12-10T11:33:00Z">
          <w:pPr>
            <w:ind w:left="709"/>
            <w:jc w:val="left"/>
          </w:pPr>
        </w:pPrChange>
      </w:pPr>
      <w:del w:id="744" w:author="Chataway, Francis [AU-AU]" w:date="2025-12-10T11:32:00Z">
        <w:r w:rsidRPr="00752F7A" w:rsidDel="00B51DEB">
          <w:rPr>
            <w:szCs w:val="24"/>
          </w:rPr>
          <w:delText xml:space="preserve">(2) In relation to </w:delText>
        </w:r>
        <w:r w:rsidR="00584CE0" w:rsidDel="00B51DEB">
          <w:rPr>
            <w:szCs w:val="24"/>
          </w:rPr>
          <w:delText>any</w:delText>
        </w:r>
        <w:r w:rsidR="00584CE0" w:rsidRPr="00752F7A" w:rsidDel="00B51DEB">
          <w:rPr>
            <w:szCs w:val="24"/>
          </w:rPr>
          <w:delText xml:space="preserve"> </w:delText>
        </w:r>
        <w:r w:rsidRPr="00752F7A" w:rsidDel="00B51DEB">
          <w:rPr>
            <w:szCs w:val="24"/>
          </w:rPr>
          <w:delText>polic</w:delText>
        </w:r>
        <w:r w:rsidR="00584CE0" w:rsidDel="00B51DEB">
          <w:rPr>
            <w:szCs w:val="24"/>
          </w:rPr>
          <w:delText>y adopted by the authority as</w:delText>
        </w:r>
        <w:r w:rsidRPr="00752F7A" w:rsidDel="00B51DEB">
          <w:rPr>
            <w:szCs w:val="24"/>
          </w:rPr>
          <w:delText xml:space="preserve"> mentioned in subsection (1)(</w:delText>
        </w:r>
        <w:r w:rsidR="000A6771" w:rsidDel="00B51DEB">
          <w:rPr>
            <w:szCs w:val="24"/>
          </w:rPr>
          <w:delText>b</w:delText>
        </w:r>
        <w:r w:rsidRPr="00752F7A" w:rsidDel="00B51DEB">
          <w:rPr>
            <w:szCs w:val="24"/>
          </w:rPr>
          <w:delText>), the freedom of information officer’s tasks</w:delText>
        </w:r>
        <w:r w:rsidR="00E93A2A" w:rsidRPr="00752F7A" w:rsidDel="00B51DEB">
          <w:rPr>
            <w:szCs w:val="24"/>
          </w:rPr>
          <w:delText xml:space="preserve"> </w:delText>
        </w:r>
        <w:r w:rsidRPr="00752F7A" w:rsidDel="00B51DEB">
          <w:rPr>
            <w:szCs w:val="24"/>
          </w:rPr>
          <w:delText>include—</w:delText>
        </w:r>
      </w:del>
    </w:p>
    <w:p w14:paraId="78CFBAA0" w14:textId="30A478B9" w:rsidR="00501531" w:rsidRPr="00752F7A" w:rsidDel="00B51DEB" w:rsidRDefault="00905858" w:rsidP="00B51DEB">
      <w:pPr>
        <w:rPr>
          <w:del w:id="745" w:author="Chataway, Francis [AU-AU]" w:date="2025-12-10T11:32:00Z"/>
          <w:szCs w:val="24"/>
        </w:rPr>
        <w:pPrChange w:id="746" w:author="Chataway, Francis [AU-AU]" w:date="2025-12-10T11:33:00Z">
          <w:pPr>
            <w:jc w:val="left"/>
          </w:pPr>
        </w:pPrChange>
      </w:pPr>
      <w:del w:id="747" w:author="Chataway, Francis [AU-AU]" w:date="2025-12-10T11:32:00Z">
        <w:r w:rsidRPr="00752F7A" w:rsidDel="00B51DEB">
          <w:rPr>
            <w:szCs w:val="24"/>
          </w:rPr>
          <w:tab/>
        </w:r>
        <w:r w:rsidRPr="00752F7A" w:rsidDel="00B51DEB">
          <w:rPr>
            <w:szCs w:val="24"/>
          </w:rPr>
          <w:tab/>
          <w:delText xml:space="preserve">(a) assigning responsibilities </w:delText>
        </w:r>
        <w:r w:rsidR="00584CE0" w:rsidDel="00B51DEB">
          <w:rPr>
            <w:szCs w:val="24"/>
          </w:rPr>
          <w:delText>under those policies</w:delText>
        </w:r>
        <w:r w:rsidRPr="00752F7A" w:rsidDel="00B51DEB">
          <w:rPr>
            <w:szCs w:val="24"/>
          </w:rPr>
          <w:delText>,</w:delText>
        </w:r>
      </w:del>
    </w:p>
    <w:p w14:paraId="54377613" w14:textId="4BD33A44" w:rsidR="00501531" w:rsidRPr="00752F7A" w:rsidDel="00B51DEB" w:rsidRDefault="00905858" w:rsidP="00B51DEB">
      <w:pPr>
        <w:rPr>
          <w:del w:id="748" w:author="Chataway, Francis [AU-AU]" w:date="2025-12-10T11:32:00Z"/>
          <w:szCs w:val="24"/>
        </w:rPr>
        <w:pPrChange w:id="749" w:author="Chataway, Francis [AU-AU]" w:date="2025-12-10T11:33:00Z">
          <w:pPr>
            <w:jc w:val="left"/>
          </w:pPr>
        </w:pPrChange>
      </w:pPr>
      <w:del w:id="750" w:author="Chataway, Francis [AU-AU]" w:date="2025-12-10T11:32:00Z">
        <w:r w:rsidRPr="00752F7A" w:rsidDel="00B51DEB">
          <w:rPr>
            <w:szCs w:val="24"/>
          </w:rPr>
          <w:tab/>
        </w:r>
        <w:r w:rsidRPr="00752F7A" w:rsidDel="00B51DEB">
          <w:rPr>
            <w:szCs w:val="24"/>
          </w:rPr>
          <w:tab/>
          <w:delText xml:space="preserve">(b) raising </w:delText>
        </w:r>
        <w:r w:rsidR="00D9575C" w:rsidRPr="00752F7A" w:rsidDel="00B51DEB">
          <w:rPr>
            <w:szCs w:val="24"/>
          </w:rPr>
          <w:delText xml:space="preserve">the public’s </w:delText>
        </w:r>
        <w:r w:rsidRPr="00752F7A" w:rsidDel="00B51DEB">
          <w:rPr>
            <w:szCs w:val="24"/>
          </w:rPr>
          <w:delText xml:space="preserve">awareness of </w:delText>
        </w:r>
        <w:r w:rsidR="00584CE0" w:rsidDel="00B51DEB">
          <w:rPr>
            <w:szCs w:val="24"/>
          </w:rPr>
          <w:delText xml:space="preserve">relevant </w:delText>
        </w:r>
        <w:r w:rsidRPr="00752F7A" w:rsidDel="00B51DEB">
          <w:rPr>
            <w:szCs w:val="24"/>
          </w:rPr>
          <w:delText>rights and duties,</w:delText>
        </w:r>
      </w:del>
    </w:p>
    <w:p w14:paraId="6EB98ABF" w14:textId="744029C2" w:rsidR="00501531" w:rsidRPr="00752F7A" w:rsidDel="00B51DEB" w:rsidRDefault="00905858" w:rsidP="00B51DEB">
      <w:pPr>
        <w:ind w:left="1418"/>
        <w:rPr>
          <w:del w:id="751" w:author="Chataway, Francis [AU-AU]" w:date="2025-12-10T11:32:00Z"/>
          <w:szCs w:val="24"/>
        </w:rPr>
        <w:pPrChange w:id="752" w:author="Chataway, Francis [AU-AU]" w:date="2025-12-10T11:33:00Z">
          <w:pPr>
            <w:ind w:left="1418"/>
            <w:jc w:val="left"/>
          </w:pPr>
        </w:pPrChange>
      </w:pPr>
      <w:del w:id="753" w:author="Chataway, Francis [AU-AU]" w:date="2025-12-10T11:32:00Z">
        <w:r w:rsidRPr="00752F7A" w:rsidDel="00B51DEB">
          <w:rPr>
            <w:szCs w:val="24"/>
          </w:rPr>
          <w:delText>(c) training staff</w:delText>
        </w:r>
        <w:r w:rsidR="00584CE0" w:rsidDel="00B51DEB">
          <w:rPr>
            <w:szCs w:val="24"/>
          </w:rPr>
          <w:delText xml:space="preserve"> involved in the authority's performance of its duties under this Act</w:delText>
        </w:r>
        <w:r w:rsidRPr="00752F7A" w:rsidDel="00B51DEB">
          <w:rPr>
            <w:szCs w:val="24"/>
          </w:rPr>
          <w:delText>, and</w:delText>
        </w:r>
      </w:del>
    </w:p>
    <w:p w14:paraId="5F42660F" w14:textId="017AB652" w:rsidR="00377FF5" w:rsidRPr="00752F7A" w:rsidDel="00B51DEB" w:rsidRDefault="00905858" w:rsidP="00B51DEB">
      <w:pPr>
        <w:rPr>
          <w:del w:id="754" w:author="Chataway, Francis [AU-AU]" w:date="2025-12-10T11:32:00Z"/>
          <w:szCs w:val="24"/>
        </w:rPr>
        <w:pPrChange w:id="755" w:author="Chataway, Francis [AU-AU]" w:date="2025-12-10T11:33:00Z">
          <w:pPr>
            <w:jc w:val="left"/>
          </w:pPr>
        </w:pPrChange>
      </w:pPr>
      <w:del w:id="756" w:author="Chataway, Francis [AU-AU]" w:date="2025-12-10T11:32:00Z">
        <w:r w:rsidRPr="00752F7A" w:rsidDel="00B51DEB">
          <w:rPr>
            <w:szCs w:val="24"/>
          </w:rPr>
          <w:tab/>
        </w:r>
        <w:r w:rsidRPr="00752F7A" w:rsidDel="00B51DEB">
          <w:rPr>
            <w:szCs w:val="24"/>
          </w:rPr>
          <w:tab/>
          <w:delText>(d) conducting audits required</w:delText>
        </w:r>
        <w:r w:rsidR="00584CE0" w:rsidDel="00B51DEB">
          <w:rPr>
            <w:szCs w:val="24"/>
          </w:rPr>
          <w:delText xml:space="preserve"> under those policies</w:delText>
        </w:r>
        <w:r w:rsidRPr="00752F7A" w:rsidDel="00B51DEB">
          <w:rPr>
            <w:szCs w:val="24"/>
          </w:rPr>
          <w:delText>.</w:delText>
        </w:r>
      </w:del>
    </w:p>
    <w:p w14:paraId="3C21B0E6" w14:textId="5BB11E7C" w:rsidR="00F71C37" w:rsidDel="00B51DEB" w:rsidRDefault="00F71C37" w:rsidP="00B51DEB">
      <w:pPr>
        <w:rPr>
          <w:del w:id="757" w:author="Chataway, Francis [AU-AU]" w:date="2025-12-10T11:32:00Z"/>
          <w:szCs w:val="24"/>
        </w:rPr>
        <w:pPrChange w:id="758" w:author="Chataway, Francis [AU-AU]" w:date="2025-12-10T11:33:00Z">
          <w:pPr>
            <w:jc w:val="left"/>
          </w:pPr>
        </w:pPrChange>
      </w:pPr>
    </w:p>
    <w:p w14:paraId="571CDD3C" w14:textId="34EB6BD1" w:rsidR="000A6771" w:rsidRPr="00752F7A" w:rsidDel="00B51DEB" w:rsidRDefault="000A6771" w:rsidP="00B51DEB">
      <w:pPr>
        <w:rPr>
          <w:del w:id="759" w:author="Chataway, Francis [AU-AU]" w:date="2025-12-10T11:32:00Z"/>
          <w:szCs w:val="24"/>
        </w:rPr>
        <w:pPrChange w:id="760" w:author="Chataway, Francis [AU-AU]" w:date="2025-12-10T11:33:00Z">
          <w:pPr>
            <w:jc w:val="left"/>
          </w:pPr>
        </w:pPrChange>
      </w:pPr>
    </w:p>
    <w:p w14:paraId="6DBC8B81" w14:textId="368528DC" w:rsidR="0019489F" w:rsidRPr="000A6771" w:rsidDel="00B51DEB" w:rsidRDefault="00905858" w:rsidP="00B51DEB">
      <w:pPr>
        <w:rPr>
          <w:del w:id="761" w:author="Chataway, Francis [AU-AU]" w:date="2025-12-10T11:32:00Z"/>
          <w:b/>
          <w:bCs/>
          <w:i/>
          <w:iCs/>
          <w:szCs w:val="24"/>
        </w:rPr>
        <w:pPrChange w:id="762" w:author="Chataway, Francis [AU-AU]" w:date="2025-12-10T11:33:00Z">
          <w:pPr>
            <w:jc w:val="center"/>
          </w:pPr>
        </w:pPrChange>
      </w:pPr>
      <w:del w:id="763" w:author="Chataway, Francis [AU-AU]" w:date="2025-12-10T11:32:00Z">
        <w:r w:rsidRPr="000A6771" w:rsidDel="00B51DEB">
          <w:rPr>
            <w:b/>
            <w:bCs/>
            <w:i/>
            <w:iCs/>
            <w:szCs w:val="24"/>
          </w:rPr>
          <w:delText>Miscellaneous and supplemental</w:delText>
        </w:r>
      </w:del>
    </w:p>
    <w:p w14:paraId="7A4B0948" w14:textId="2D7D635A" w:rsidR="00EA79E9" w:rsidDel="00B51DEB" w:rsidRDefault="00EA79E9" w:rsidP="00B51DEB">
      <w:pPr>
        <w:tabs>
          <w:tab w:val="clear" w:pos="709"/>
          <w:tab w:val="clear" w:pos="1418"/>
          <w:tab w:val="clear" w:pos="2126"/>
          <w:tab w:val="clear" w:pos="2835"/>
          <w:tab w:val="clear" w:pos="3544"/>
          <w:tab w:val="clear" w:pos="4253"/>
          <w:tab w:val="clear" w:pos="4961"/>
          <w:tab w:val="clear" w:pos="5670"/>
        </w:tabs>
        <w:spacing w:after="13"/>
        <w:rPr>
          <w:del w:id="764" w:author="Chataway, Francis [AU-AU]" w:date="2025-12-10T11:32:00Z"/>
          <w:b/>
          <w:bCs/>
          <w:szCs w:val="24"/>
          <w:shd w:val="clear" w:color="auto" w:fill="FFFFFF"/>
        </w:rPr>
        <w:pPrChange w:id="765" w:author="Chataway, Francis [AU-AU]" w:date="2025-12-10T11:33:00Z">
          <w:pPr>
            <w:tabs>
              <w:tab w:val="clear" w:pos="709"/>
              <w:tab w:val="clear" w:pos="1418"/>
              <w:tab w:val="clear" w:pos="2126"/>
              <w:tab w:val="clear" w:pos="2835"/>
              <w:tab w:val="clear" w:pos="3544"/>
              <w:tab w:val="clear" w:pos="4253"/>
              <w:tab w:val="clear" w:pos="4961"/>
              <w:tab w:val="clear" w:pos="5670"/>
            </w:tabs>
            <w:spacing w:after="13"/>
            <w:jc w:val="left"/>
          </w:pPr>
        </w:pPrChange>
      </w:pPr>
    </w:p>
    <w:p w14:paraId="6FC6BE90" w14:textId="0A20C85C" w:rsidR="00B842C8" w:rsidRPr="00B842C8" w:rsidDel="00B51DEB" w:rsidRDefault="00905858" w:rsidP="00B51DEB">
      <w:pPr>
        <w:tabs>
          <w:tab w:val="clear" w:pos="709"/>
          <w:tab w:val="clear" w:pos="1418"/>
          <w:tab w:val="clear" w:pos="2126"/>
          <w:tab w:val="clear" w:pos="2835"/>
          <w:tab w:val="clear" w:pos="3544"/>
          <w:tab w:val="clear" w:pos="4253"/>
          <w:tab w:val="clear" w:pos="4961"/>
          <w:tab w:val="clear" w:pos="5670"/>
        </w:tabs>
        <w:spacing w:after="13"/>
        <w:rPr>
          <w:del w:id="766" w:author="Chataway, Francis [AU-AU]" w:date="2025-12-10T11:32:00Z"/>
          <w:b/>
          <w:bCs/>
          <w:szCs w:val="24"/>
        </w:rPr>
        <w:pPrChange w:id="767" w:author="Chataway, Francis [AU-AU]" w:date="2025-12-10T11:33:00Z">
          <w:pPr>
            <w:tabs>
              <w:tab w:val="clear" w:pos="709"/>
              <w:tab w:val="clear" w:pos="1418"/>
              <w:tab w:val="clear" w:pos="2126"/>
              <w:tab w:val="clear" w:pos="2835"/>
              <w:tab w:val="clear" w:pos="3544"/>
              <w:tab w:val="clear" w:pos="4253"/>
              <w:tab w:val="clear" w:pos="4961"/>
              <w:tab w:val="clear" w:pos="5670"/>
            </w:tabs>
            <w:spacing w:after="13"/>
            <w:jc w:val="left"/>
          </w:pPr>
        </w:pPrChange>
      </w:pPr>
      <w:del w:id="768" w:author="Chataway, Francis [AU-AU]" w:date="2025-12-10T11:32:00Z">
        <w:r w:rsidDel="00B51DEB">
          <w:rPr>
            <w:b/>
            <w:bCs/>
            <w:szCs w:val="24"/>
            <w:shd w:val="clear" w:color="auto" w:fill="FFFFFF"/>
          </w:rPr>
          <w:delText>1</w:delText>
        </w:r>
        <w:r w:rsidR="00BE4BA9" w:rsidDel="00B51DEB">
          <w:rPr>
            <w:b/>
            <w:bCs/>
            <w:szCs w:val="24"/>
            <w:shd w:val="clear" w:color="auto" w:fill="FFFFFF"/>
          </w:rPr>
          <w:delText>7</w:delText>
        </w:r>
        <w:r w:rsidR="00501531" w:rsidRPr="00752F7A" w:rsidDel="00B51DEB">
          <w:rPr>
            <w:b/>
            <w:bCs/>
            <w:szCs w:val="24"/>
            <w:shd w:val="clear" w:color="auto" w:fill="FFFFFF"/>
          </w:rPr>
          <w:delText xml:space="preserve">       </w:delText>
        </w:r>
        <w:bookmarkStart w:id="769" w:name="_Hlk196948543"/>
        <w:bookmarkEnd w:id="629"/>
        <w:r w:rsidR="009B42B4" w:rsidRPr="00B842C8" w:rsidDel="00B51DEB">
          <w:rPr>
            <w:b/>
            <w:bCs/>
            <w:szCs w:val="24"/>
          </w:rPr>
          <w:delText xml:space="preserve">Disclosure of information to Scottish Public Services Ombudsman, Information </w:delText>
        </w:r>
        <w:r w:rsidRPr="00B842C8" w:rsidDel="00B51DEB">
          <w:rPr>
            <w:b/>
            <w:bCs/>
            <w:szCs w:val="24"/>
          </w:rPr>
          <w:delText xml:space="preserve"> </w:delText>
        </w:r>
      </w:del>
    </w:p>
    <w:p w14:paraId="468734A6" w14:textId="264D8D36" w:rsidR="00C032F6" w:rsidRPr="00B842C8" w:rsidDel="00B51DEB" w:rsidRDefault="00905858" w:rsidP="00B51DEB">
      <w:pPr>
        <w:tabs>
          <w:tab w:val="clear" w:pos="709"/>
          <w:tab w:val="clear" w:pos="1418"/>
          <w:tab w:val="clear" w:pos="2126"/>
          <w:tab w:val="clear" w:pos="2835"/>
          <w:tab w:val="clear" w:pos="3544"/>
          <w:tab w:val="clear" w:pos="4253"/>
          <w:tab w:val="clear" w:pos="4961"/>
          <w:tab w:val="clear" w:pos="5670"/>
        </w:tabs>
        <w:spacing w:after="13"/>
        <w:rPr>
          <w:del w:id="770" w:author="Chataway, Francis [AU-AU]" w:date="2025-12-10T11:32:00Z"/>
          <w:b/>
          <w:bCs/>
          <w:szCs w:val="24"/>
        </w:rPr>
        <w:pPrChange w:id="771" w:author="Chataway, Francis [AU-AU]" w:date="2025-12-10T11:33:00Z">
          <w:pPr>
            <w:tabs>
              <w:tab w:val="clear" w:pos="709"/>
              <w:tab w:val="clear" w:pos="1418"/>
              <w:tab w:val="clear" w:pos="2126"/>
              <w:tab w:val="clear" w:pos="2835"/>
              <w:tab w:val="clear" w:pos="3544"/>
              <w:tab w:val="clear" w:pos="4253"/>
              <w:tab w:val="clear" w:pos="4961"/>
              <w:tab w:val="clear" w:pos="5670"/>
            </w:tabs>
            <w:spacing w:after="13"/>
            <w:jc w:val="left"/>
          </w:pPr>
        </w:pPrChange>
      </w:pPr>
      <w:del w:id="772" w:author="Chataway, Francis [AU-AU]" w:date="2025-12-10T11:32:00Z">
        <w:r w:rsidRPr="00B842C8" w:rsidDel="00B51DEB">
          <w:rPr>
            <w:b/>
            <w:bCs/>
            <w:szCs w:val="24"/>
          </w:rPr>
          <w:delText xml:space="preserve">            </w:delText>
        </w:r>
        <w:r w:rsidR="009B42B4" w:rsidRPr="00B842C8" w:rsidDel="00B51DEB">
          <w:rPr>
            <w:b/>
            <w:bCs/>
            <w:szCs w:val="24"/>
          </w:rPr>
          <w:delText>Commissioner or to Audit Scotland</w:delText>
        </w:r>
        <w:bookmarkEnd w:id="769"/>
      </w:del>
    </w:p>
    <w:p w14:paraId="1F75DFC9" w14:textId="082F1D1F" w:rsidR="001E52A7" w:rsidRPr="00B842C8" w:rsidDel="00B51DEB" w:rsidRDefault="001E52A7" w:rsidP="00B51DEB">
      <w:pPr>
        <w:tabs>
          <w:tab w:val="clear" w:pos="709"/>
          <w:tab w:val="clear" w:pos="1418"/>
          <w:tab w:val="clear" w:pos="2126"/>
          <w:tab w:val="clear" w:pos="2835"/>
          <w:tab w:val="clear" w:pos="3544"/>
          <w:tab w:val="clear" w:pos="4253"/>
          <w:tab w:val="clear" w:pos="4961"/>
          <w:tab w:val="clear" w:pos="5670"/>
        </w:tabs>
        <w:spacing w:after="13"/>
        <w:rPr>
          <w:del w:id="773" w:author="Chataway, Francis [AU-AU]" w:date="2025-12-10T11:32:00Z"/>
          <w:b/>
          <w:bCs/>
          <w:szCs w:val="24"/>
        </w:rPr>
        <w:pPrChange w:id="774" w:author="Chataway, Francis [AU-AU]" w:date="2025-12-10T11:33:00Z">
          <w:pPr>
            <w:tabs>
              <w:tab w:val="clear" w:pos="709"/>
              <w:tab w:val="clear" w:pos="1418"/>
              <w:tab w:val="clear" w:pos="2126"/>
              <w:tab w:val="clear" w:pos="2835"/>
              <w:tab w:val="clear" w:pos="3544"/>
              <w:tab w:val="clear" w:pos="4253"/>
              <w:tab w:val="clear" w:pos="4961"/>
              <w:tab w:val="clear" w:pos="5670"/>
            </w:tabs>
            <w:spacing w:after="13"/>
            <w:jc w:val="left"/>
          </w:pPr>
        </w:pPrChange>
      </w:pPr>
    </w:p>
    <w:p w14:paraId="3401595B" w14:textId="3FB6162B" w:rsidR="000C0CD2" w:rsidRPr="00752F7A" w:rsidDel="00B51DEB" w:rsidRDefault="00905858" w:rsidP="00B51DEB">
      <w:pPr>
        <w:pStyle w:val="ListParagraph"/>
        <w:numPr>
          <w:ilvl w:val="0"/>
          <w:numId w:val="7"/>
        </w:numPr>
        <w:tabs>
          <w:tab w:val="clear" w:pos="709"/>
          <w:tab w:val="clear" w:pos="1418"/>
          <w:tab w:val="clear" w:pos="2126"/>
          <w:tab w:val="clear" w:pos="2835"/>
          <w:tab w:val="clear" w:pos="3544"/>
          <w:tab w:val="clear" w:pos="4253"/>
          <w:tab w:val="clear" w:pos="4961"/>
          <w:tab w:val="clear" w:pos="5670"/>
        </w:tabs>
        <w:spacing w:after="13"/>
        <w:ind w:left="1069"/>
        <w:rPr>
          <w:del w:id="775" w:author="Chataway, Francis [AU-AU]" w:date="2025-12-10T11:32:00Z"/>
          <w:szCs w:val="24"/>
        </w:rPr>
        <w:pPrChange w:id="776" w:author="Chataway, Francis [AU-AU]" w:date="2025-12-10T11:33:00Z">
          <w:pPr>
            <w:pStyle w:val="ListParagraph"/>
            <w:numPr>
              <w:numId w:val="7"/>
            </w:numPr>
            <w:tabs>
              <w:tab w:val="clear" w:pos="709"/>
              <w:tab w:val="clear" w:pos="1418"/>
              <w:tab w:val="clear" w:pos="2126"/>
              <w:tab w:val="clear" w:pos="2835"/>
              <w:tab w:val="clear" w:pos="3544"/>
              <w:tab w:val="clear" w:pos="4253"/>
              <w:tab w:val="clear" w:pos="4961"/>
              <w:tab w:val="clear" w:pos="5670"/>
            </w:tabs>
            <w:spacing w:after="13"/>
            <w:ind w:left="1069" w:hanging="360"/>
            <w:jc w:val="left"/>
          </w:pPr>
        </w:pPrChange>
      </w:pPr>
      <w:del w:id="777" w:author="Chataway, Francis [AU-AU]" w:date="2025-12-10T11:32:00Z">
        <w:r w:rsidRPr="00752F7A" w:rsidDel="00B51DEB">
          <w:rPr>
            <w:szCs w:val="24"/>
          </w:rPr>
          <w:delText xml:space="preserve">In </w:delText>
        </w:r>
        <w:r w:rsidR="00B96242" w:rsidDel="00B51DEB">
          <w:rPr>
            <w:szCs w:val="24"/>
          </w:rPr>
          <w:delText>s</w:delText>
        </w:r>
        <w:r w:rsidRPr="00752F7A" w:rsidDel="00B51DEB">
          <w:rPr>
            <w:szCs w:val="24"/>
          </w:rPr>
          <w:delText>ection 63 (</w:delText>
        </w:r>
        <w:r w:rsidR="00B96242" w:rsidDel="00B51DEB">
          <w:rPr>
            <w:szCs w:val="24"/>
          </w:rPr>
          <w:delText>d</w:delText>
        </w:r>
        <w:r w:rsidRPr="00752F7A" w:rsidDel="00B51DEB">
          <w:rPr>
            <w:szCs w:val="24"/>
          </w:rPr>
          <w:delText>isclosure of information to Scottish Public Services Ombudsman or to Information Commissioner)</w:delText>
        </w:r>
        <w:r w:rsidR="00B96242" w:rsidDel="00B51DEB">
          <w:rPr>
            <w:szCs w:val="24"/>
          </w:rPr>
          <w:delText>,</w:delText>
        </w:r>
        <w:r w:rsidRPr="00752F7A" w:rsidDel="00B51DEB">
          <w:rPr>
            <w:szCs w:val="24"/>
          </w:rPr>
          <w:delText xml:space="preserve"> after </w:delText>
        </w:r>
        <w:r w:rsidR="00B96242" w:rsidDel="00B51DEB">
          <w:rPr>
            <w:szCs w:val="24"/>
          </w:rPr>
          <w:delText>paragraph</w:delText>
        </w:r>
        <w:r w:rsidR="00B96242" w:rsidRPr="00752F7A" w:rsidDel="00B51DEB">
          <w:rPr>
            <w:szCs w:val="24"/>
          </w:rPr>
          <w:delText xml:space="preserve"> </w:delText>
        </w:r>
        <w:r w:rsidR="00E24042" w:rsidDel="00B51DEB">
          <w:rPr>
            <w:szCs w:val="24"/>
          </w:rPr>
          <w:delText>(</w:delText>
        </w:r>
        <w:r w:rsidRPr="00752F7A" w:rsidDel="00B51DEB">
          <w:rPr>
            <w:szCs w:val="24"/>
          </w:rPr>
          <w:delText>b</w:delText>
        </w:r>
        <w:r w:rsidR="00E24042" w:rsidDel="00B51DEB">
          <w:rPr>
            <w:szCs w:val="24"/>
          </w:rPr>
          <w:delText>)</w:delText>
        </w:r>
        <w:r w:rsidR="00584CE0" w:rsidDel="00B51DEB">
          <w:rPr>
            <w:szCs w:val="24"/>
          </w:rPr>
          <w:delText xml:space="preserve"> insert the word </w:delText>
        </w:r>
        <w:r w:rsidR="00DC3574" w:rsidDel="00B51DEB">
          <w:rPr>
            <w:szCs w:val="24"/>
          </w:rPr>
          <w:delText>“</w:delText>
        </w:r>
        <w:r w:rsidR="00584CE0" w:rsidDel="00B51DEB">
          <w:rPr>
            <w:szCs w:val="24"/>
          </w:rPr>
          <w:delText>or</w:delText>
        </w:r>
        <w:r w:rsidR="00DC3574" w:rsidRPr="00752F7A" w:rsidDel="00B51DEB">
          <w:rPr>
            <w:szCs w:val="24"/>
          </w:rPr>
          <w:delText>”</w:delText>
        </w:r>
        <w:r w:rsidR="00584CE0" w:rsidDel="00B51DEB">
          <w:rPr>
            <w:szCs w:val="24"/>
          </w:rPr>
          <w:delText xml:space="preserve"> and the following paragraph</w:delText>
        </w:r>
        <w:r w:rsidR="000A6771" w:rsidRPr="00AB6FB7" w:rsidDel="00B51DEB">
          <w:rPr>
            <w:szCs w:val="24"/>
          </w:rPr>
          <w:delText>—</w:delText>
        </w:r>
      </w:del>
    </w:p>
    <w:p w14:paraId="3ECD0A30" w14:textId="477D4BC8" w:rsidR="000C0CD2" w:rsidRPr="00752F7A" w:rsidDel="00B51DEB" w:rsidRDefault="000C0CD2" w:rsidP="00B51DEB">
      <w:pPr>
        <w:pStyle w:val="ListParagraph"/>
        <w:tabs>
          <w:tab w:val="clear" w:pos="709"/>
          <w:tab w:val="clear" w:pos="1418"/>
          <w:tab w:val="clear" w:pos="2126"/>
          <w:tab w:val="clear" w:pos="2835"/>
          <w:tab w:val="clear" w:pos="3544"/>
          <w:tab w:val="clear" w:pos="4253"/>
          <w:tab w:val="clear" w:pos="4961"/>
          <w:tab w:val="clear" w:pos="5670"/>
        </w:tabs>
        <w:spacing w:after="13"/>
        <w:ind w:left="1069"/>
        <w:rPr>
          <w:del w:id="778" w:author="Chataway, Francis [AU-AU]" w:date="2025-12-10T11:32:00Z"/>
          <w:szCs w:val="24"/>
          <w:shd w:val="clear" w:color="auto" w:fill="FFFFFF"/>
        </w:rPr>
        <w:pPrChange w:id="779" w:author="Chataway, Francis [AU-AU]" w:date="2025-12-10T11:33:00Z">
          <w:pPr>
            <w:pStyle w:val="ListParagraph"/>
            <w:tabs>
              <w:tab w:val="clear" w:pos="709"/>
              <w:tab w:val="clear" w:pos="1418"/>
              <w:tab w:val="clear" w:pos="2126"/>
              <w:tab w:val="clear" w:pos="2835"/>
              <w:tab w:val="clear" w:pos="3544"/>
              <w:tab w:val="clear" w:pos="4253"/>
              <w:tab w:val="clear" w:pos="4961"/>
              <w:tab w:val="clear" w:pos="5670"/>
            </w:tabs>
            <w:spacing w:after="13"/>
            <w:ind w:left="1069"/>
            <w:jc w:val="left"/>
          </w:pPr>
        </w:pPrChange>
      </w:pPr>
    </w:p>
    <w:p w14:paraId="199FD877" w14:textId="445F277C" w:rsidR="00824175" w:rsidRPr="00752F7A" w:rsidDel="00B51DEB" w:rsidRDefault="00905858" w:rsidP="00B51DEB">
      <w:pPr>
        <w:ind w:left="1069"/>
        <w:rPr>
          <w:del w:id="780" w:author="Chataway, Francis [AU-AU]" w:date="2025-12-10T11:32:00Z"/>
          <w:szCs w:val="24"/>
        </w:rPr>
        <w:pPrChange w:id="781" w:author="Chataway, Francis [AU-AU]" w:date="2025-12-10T11:33:00Z">
          <w:pPr>
            <w:ind w:left="1069"/>
          </w:pPr>
        </w:pPrChange>
      </w:pPr>
      <w:del w:id="782" w:author="Chataway, Francis [AU-AU]" w:date="2025-12-10T11:32:00Z">
        <w:r w:rsidRPr="00752F7A" w:rsidDel="00B51DEB">
          <w:rPr>
            <w:szCs w:val="24"/>
            <w:shd w:val="clear" w:color="auto" w:fill="FFFFFF"/>
          </w:rPr>
          <w:delText>“(</w:delText>
        </w:r>
        <w:r w:rsidR="009657C4" w:rsidRPr="00752F7A" w:rsidDel="00B51DEB">
          <w:rPr>
            <w:szCs w:val="24"/>
            <w:shd w:val="clear" w:color="auto" w:fill="FFFFFF"/>
          </w:rPr>
          <w:delText>c</w:delText>
        </w:r>
        <w:r w:rsidRPr="00752F7A" w:rsidDel="00B51DEB">
          <w:rPr>
            <w:szCs w:val="24"/>
            <w:shd w:val="clear" w:color="auto" w:fill="FFFFFF"/>
          </w:rPr>
          <w:delText xml:space="preserve">) Audit Scotland </w:delText>
        </w:r>
        <w:bookmarkStart w:id="783" w:name="_Hlk94027416"/>
        <w:r w:rsidRPr="00752F7A" w:rsidDel="00B51DEB">
          <w:rPr>
            <w:szCs w:val="24"/>
            <w:shd w:val="clear" w:color="auto" w:fill="FFFFFF"/>
          </w:rPr>
          <w:delText xml:space="preserve">any information </w:delText>
        </w:r>
        <w:r w:rsidR="00D8476C" w:rsidDel="00B51DEB">
          <w:rPr>
            <w:szCs w:val="24"/>
            <w:shd w:val="clear" w:color="auto" w:fill="FFFFFF"/>
          </w:rPr>
          <w:delText xml:space="preserve">so </w:delText>
        </w:r>
        <w:r w:rsidRPr="00752F7A" w:rsidDel="00B51DEB">
          <w:rPr>
            <w:szCs w:val="24"/>
            <w:shd w:val="clear" w:color="auto" w:fill="FFFFFF"/>
          </w:rPr>
          <w:delText>obtained or furnished if it appears to the Commissioner that the information relates to a matter which is, or could, fall within its powers under the </w:delText>
        </w:r>
        <w:r w:rsidRPr="00752F7A" w:rsidDel="00B51DEB">
          <w:rPr>
            <w:szCs w:val="24"/>
          </w:rPr>
          <w:delText>Public Finance and Accountability (Scotland) Act 2000</w:delText>
        </w:r>
        <w:bookmarkEnd w:id="783"/>
        <w:r w:rsidRPr="00752F7A" w:rsidDel="00B51DEB">
          <w:rPr>
            <w:szCs w:val="24"/>
          </w:rPr>
          <w:delText>.”</w:delText>
        </w:r>
        <w:r w:rsidR="00B96242" w:rsidDel="00B51DEB">
          <w:rPr>
            <w:szCs w:val="24"/>
          </w:rPr>
          <w:delText>.</w:delText>
        </w:r>
      </w:del>
    </w:p>
    <w:p w14:paraId="23AC2085" w14:textId="117A9B63" w:rsidR="005F157C" w:rsidRPr="00752F7A" w:rsidDel="00B51DEB" w:rsidRDefault="005F157C" w:rsidP="00B51DEB">
      <w:pPr>
        <w:rPr>
          <w:del w:id="784" w:author="Chataway, Francis [AU-AU]" w:date="2025-12-10T11:32:00Z"/>
          <w:szCs w:val="24"/>
        </w:rPr>
        <w:pPrChange w:id="785" w:author="Chataway, Francis [AU-AU]" w:date="2025-12-10T11:33:00Z">
          <w:pPr/>
        </w:pPrChange>
      </w:pPr>
    </w:p>
    <w:p w14:paraId="3A266632" w14:textId="58E52BB5" w:rsidR="005F157C" w:rsidRPr="00752F7A" w:rsidDel="00B51DEB" w:rsidRDefault="00905858" w:rsidP="00B51DEB">
      <w:pPr>
        <w:tabs>
          <w:tab w:val="clear" w:pos="709"/>
          <w:tab w:val="clear" w:pos="1418"/>
          <w:tab w:val="clear" w:pos="2126"/>
          <w:tab w:val="clear" w:pos="2835"/>
          <w:tab w:val="clear" w:pos="3544"/>
          <w:tab w:val="clear" w:pos="4253"/>
          <w:tab w:val="clear" w:pos="4961"/>
          <w:tab w:val="clear" w:pos="5670"/>
        </w:tabs>
        <w:spacing w:after="13"/>
        <w:ind w:left="720"/>
        <w:rPr>
          <w:del w:id="786" w:author="Chataway, Francis [AU-AU]" w:date="2025-12-10T11:32:00Z"/>
          <w:szCs w:val="24"/>
        </w:rPr>
        <w:pPrChange w:id="787" w:author="Chataway, Francis [AU-AU]" w:date="2025-12-10T11:33:00Z">
          <w:pPr>
            <w:tabs>
              <w:tab w:val="clear" w:pos="709"/>
              <w:tab w:val="clear" w:pos="1418"/>
              <w:tab w:val="clear" w:pos="2126"/>
              <w:tab w:val="clear" w:pos="2835"/>
              <w:tab w:val="clear" w:pos="3544"/>
              <w:tab w:val="clear" w:pos="4253"/>
              <w:tab w:val="clear" w:pos="4961"/>
              <w:tab w:val="clear" w:pos="5670"/>
            </w:tabs>
            <w:spacing w:after="13"/>
            <w:ind w:left="720"/>
            <w:jc w:val="left"/>
          </w:pPr>
        </w:pPrChange>
      </w:pPr>
      <w:del w:id="788" w:author="Chataway, Francis [AU-AU]" w:date="2025-12-10T11:32:00Z">
        <w:r w:rsidRPr="00752F7A" w:rsidDel="00B51DEB">
          <w:rPr>
            <w:szCs w:val="24"/>
          </w:rPr>
          <w:delText xml:space="preserve">(2) </w:delText>
        </w:r>
        <w:r w:rsidR="00D8476C" w:rsidDel="00B51DEB">
          <w:rPr>
            <w:szCs w:val="24"/>
          </w:rPr>
          <w:delText xml:space="preserve">In the title of section 63 for the words </w:delText>
        </w:r>
        <w:r w:rsidR="00DC3574" w:rsidDel="00B51DEB">
          <w:rPr>
            <w:szCs w:val="24"/>
          </w:rPr>
          <w:delText>“</w:delText>
        </w:r>
        <w:r w:rsidR="00D8476C" w:rsidDel="00B51DEB">
          <w:rPr>
            <w:szCs w:val="24"/>
          </w:rPr>
          <w:delText xml:space="preserve">Ombudsman </w:delText>
        </w:r>
        <w:r w:rsidR="00D8476C" w:rsidRPr="00D8476C" w:rsidDel="00B51DEB">
          <w:rPr>
            <w:szCs w:val="24"/>
          </w:rPr>
          <w:delText>or to Information Commissioner</w:delText>
        </w:r>
        <w:r w:rsidR="00DC3574" w:rsidRPr="00752F7A" w:rsidDel="00B51DEB">
          <w:rPr>
            <w:szCs w:val="24"/>
          </w:rPr>
          <w:delText>”</w:delText>
        </w:r>
        <w:r w:rsidR="00D8476C" w:rsidDel="00B51DEB">
          <w:rPr>
            <w:szCs w:val="24"/>
          </w:rPr>
          <w:delText xml:space="preserve"> substitute</w:delText>
        </w:r>
        <w:r w:rsidR="00057CAB" w:rsidRPr="00752F7A" w:rsidDel="00B51DEB">
          <w:rPr>
            <w:szCs w:val="24"/>
          </w:rPr>
          <w:delText xml:space="preserve"> </w:delText>
        </w:r>
        <w:r w:rsidR="00DC3574" w:rsidDel="00B51DEB">
          <w:rPr>
            <w:szCs w:val="24"/>
          </w:rPr>
          <w:delText>“</w:delText>
        </w:r>
        <w:r w:rsidR="00D8476C" w:rsidDel="00B51DEB">
          <w:rPr>
            <w:szCs w:val="24"/>
          </w:rPr>
          <w:delText>Ombudsman</w:delText>
        </w:r>
        <w:r w:rsidRPr="00752F7A" w:rsidDel="00B51DEB">
          <w:rPr>
            <w:szCs w:val="24"/>
          </w:rPr>
          <w:delText>, Information Commissioner or Audit Scotland”</w:delText>
        </w:r>
        <w:r w:rsidR="00B96242" w:rsidDel="00B51DEB">
          <w:rPr>
            <w:szCs w:val="24"/>
          </w:rPr>
          <w:delText>.</w:delText>
        </w:r>
      </w:del>
    </w:p>
    <w:p w14:paraId="08EF1739" w14:textId="6ACAA2C8" w:rsidR="00BE3809" w:rsidRPr="00752F7A" w:rsidDel="00B51DEB" w:rsidRDefault="00BE3809" w:rsidP="00B51DEB">
      <w:pPr>
        <w:pStyle w:val="legclearfix"/>
        <w:spacing w:before="0" w:beforeAutospacing="0" w:after="0" w:afterAutospacing="0"/>
        <w:jc w:val="both"/>
        <w:rPr>
          <w:del w:id="789" w:author="Chataway, Francis [AU-AU]" w:date="2025-12-10T11:32:00Z"/>
          <w:rStyle w:val="legds"/>
        </w:rPr>
        <w:pPrChange w:id="790" w:author="Chataway, Francis [AU-AU]" w:date="2025-12-10T11:33:00Z">
          <w:pPr>
            <w:pStyle w:val="legclearfix"/>
            <w:spacing w:before="0" w:beforeAutospacing="0" w:after="0" w:afterAutospacing="0"/>
          </w:pPr>
        </w:pPrChange>
      </w:pPr>
    </w:p>
    <w:p w14:paraId="1BC41740" w14:textId="7AD3BF4D" w:rsidR="00E73F2A" w:rsidDel="00B51DEB" w:rsidRDefault="00E73F2A" w:rsidP="00B51DEB">
      <w:pPr>
        <w:pStyle w:val="legclearfix"/>
        <w:spacing w:before="0" w:beforeAutospacing="0" w:after="0" w:afterAutospacing="0"/>
        <w:ind w:left="720" w:hanging="720"/>
        <w:jc w:val="both"/>
        <w:rPr>
          <w:del w:id="791" w:author="Chataway, Francis [AU-AU]" w:date="2025-12-10T11:32:00Z"/>
          <w:rStyle w:val="legds"/>
          <w:b/>
          <w:bCs/>
        </w:rPr>
        <w:pPrChange w:id="792" w:author="Chataway, Francis [AU-AU]" w:date="2025-12-10T11:33:00Z">
          <w:pPr>
            <w:pStyle w:val="legclearfix"/>
            <w:spacing w:before="0" w:beforeAutospacing="0" w:after="0" w:afterAutospacing="0"/>
            <w:ind w:left="720" w:hanging="720"/>
          </w:pPr>
        </w:pPrChange>
      </w:pPr>
    </w:p>
    <w:p w14:paraId="6327AEF9" w14:textId="3D66D499" w:rsidR="006D40D8" w:rsidRPr="00752F7A" w:rsidDel="00B51DEB" w:rsidRDefault="00905858" w:rsidP="00B51DEB">
      <w:pPr>
        <w:pStyle w:val="legclearfix"/>
        <w:spacing w:before="0" w:beforeAutospacing="0" w:after="0" w:afterAutospacing="0"/>
        <w:ind w:left="720" w:hanging="720"/>
        <w:jc w:val="both"/>
        <w:rPr>
          <w:del w:id="793" w:author="Chataway, Francis [AU-AU]" w:date="2025-12-10T11:32:00Z"/>
          <w:rStyle w:val="legds"/>
          <w:b/>
          <w:bCs/>
        </w:rPr>
        <w:pPrChange w:id="794" w:author="Chataway, Francis [AU-AU]" w:date="2025-12-10T11:33:00Z">
          <w:pPr>
            <w:pStyle w:val="legclearfix"/>
            <w:spacing w:before="0" w:beforeAutospacing="0" w:after="0" w:afterAutospacing="0"/>
            <w:ind w:left="720" w:hanging="720"/>
          </w:pPr>
        </w:pPrChange>
      </w:pPr>
      <w:del w:id="795" w:author="Chataway, Francis [AU-AU]" w:date="2025-12-10T11:32:00Z">
        <w:r w:rsidDel="00B51DEB">
          <w:rPr>
            <w:rStyle w:val="legds"/>
            <w:b/>
            <w:bCs/>
          </w:rPr>
          <w:delText>1</w:delText>
        </w:r>
        <w:r w:rsidR="00BE4BA9" w:rsidDel="00B51DEB">
          <w:rPr>
            <w:rStyle w:val="legds"/>
            <w:b/>
            <w:bCs/>
          </w:rPr>
          <w:delText>8</w:delText>
        </w:r>
        <w:r w:rsidR="008B070B" w:rsidRPr="00752F7A" w:rsidDel="00B51DEB">
          <w:rPr>
            <w:rStyle w:val="legds"/>
            <w:b/>
            <w:bCs/>
          </w:rPr>
          <w:tab/>
        </w:r>
        <w:r w:rsidRPr="00752F7A" w:rsidDel="00B51DEB">
          <w:rPr>
            <w:rStyle w:val="legds"/>
            <w:b/>
            <w:bCs/>
          </w:rPr>
          <w:delText>Offence of altering etc. records with intent to prevent disclosure</w:delText>
        </w:r>
      </w:del>
    </w:p>
    <w:p w14:paraId="04706672" w14:textId="2CF6D3BD" w:rsidR="006D40D8" w:rsidRPr="00752F7A" w:rsidDel="00B51DEB" w:rsidRDefault="006D40D8" w:rsidP="00B51DEB">
      <w:pPr>
        <w:pStyle w:val="legclearfix"/>
        <w:spacing w:before="0" w:beforeAutospacing="0" w:after="0" w:afterAutospacing="0"/>
        <w:jc w:val="both"/>
        <w:rPr>
          <w:del w:id="796" w:author="Chataway, Francis [AU-AU]" w:date="2025-12-10T11:32:00Z"/>
          <w:rStyle w:val="legds"/>
          <w:b/>
          <w:bCs/>
        </w:rPr>
        <w:pPrChange w:id="797" w:author="Chataway, Francis [AU-AU]" w:date="2025-12-10T11:33:00Z">
          <w:pPr>
            <w:pStyle w:val="legclearfix"/>
            <w:spacing w:before="0" w:beforeAutospacing="0" w:after="0" w:afterAutospacing="0"/>
          </w:pPr>
        </w:pPrChange>
      </w:pPr>
    </w:p>
    <w:p w14:paraId="202EDF59" w14:textId="40C12BBB" w:rsidR="00B96242" w:rsidDel="00B51DEB" w:rsidRDefault="00905858" w:rsidP="00B51DEB">
      <w:pPr>
        <w:pStyle w:val="legclearfix"/>
        <w:spacing w:before="0" w:beforeAutospacing="0" w:after="0" w:afterAutospacing="0"/>
        <w:ind w:left="720"/>
        <w:jc w:val="both"/>
        <w:rPr>
          <w:del w:id="798" w:author="Chataway, Francis [AU-AU]" w:date="2025-12-10T11:32:00Z"/>
          <w:rStyle w:val="legds"/>
        </w:rPr>
        <w:pPrChange w:id="799" w:author="Chataway, Francis [AU-AU]" w:date="2025-12-10T11:33:00Z">
          <w:pPr>
            <w:pStyle w:val="legclearfix"/>
            <w:spacing w:before="0" w:beforeAutospacing="0" w:after="0" w:afterAutospacing="0"/>
            <w:ind w:left="720"/>
          </w:pPr>
        </w:pPrChange>
      </w:pPr>
      <w:del w:id="800" w:author="Chataway, Francis [AU-AU]" w:date="2025-12-10T11:32:00Z">
        <w:r w:rsidRPr="00752F7A" w:rsidDel="00B51DEB">
          <w:rPr>
            <w:rStyle w:val="legds"/>
          </w:rPr>
          <w:delText xml:space="preserve">In </w:delText>
        </w:r>
        <w:r w:rsidDel="00B51DEB">
          <w:rPr>
            <w:rStyle w:val="legds"/>
          </w:rPr>
          <w:delText>s</w:delText>
        </w:r>
        <w:r w:rsidRPr="00752F7A" w:rsidDel="00B51DEB">
          <w:rPr>
            <w:rStyle w:val="legds"/>
          </w:rPr>
          <w:delText>ection 65 (</w:delText>
        </w:r>
        <w:r w:rsidDel="00B51DEB">
          <w:rPr>
            <w:rStyle w:val="legds"/>
          </w:rPr>
          <w:delText>o</w:delText>
        </w:r>
        <w:r w:rsidRPr="00752F7A" w:rsidDel="00B51DEB">
          <w:rPr>
            <w:rStyle w:val="legds"/>
          </w:rPr>
          <w:delText>ffence of altering etc. records with intent to prevent disclosure) of the FOI Act</w:delText>
        </w:r>
        <w:r w:rsidDel="00B51DEB">
          <w:rPr>
            <w:rStyle w:val="legds"/>
          </w:rPr>
          <w:delText>—</w:delText>
        </w:r>
      </w:del>
    </w:p>
    <w:p w14:paraId="10C82B76" w14:textId="4DB776E8" w:rsidR="00B96242" w:rsidDel="00B51DEB" w:rsidRDefault="00B96242" w:rsidP="00B51DEB">
      <w:pPr>
        <w:pStyle w:val="legclearfix"/>
        <w:spacing w:before="0" w:beforeAutospacing="0" w:after="0" w:afterAutospacing="0"/>
        <w:ind w:left="720"/>
        <w:jc w:val="both"/>
        <w:rPr>
          <w:del w:id="801" w:author="Chataway, Francis [AU-AU]" w:date="2025-12-10T11:32:00Z"/>
          <w:rStyle w:val="legds"/>
        </w:rPr>
        <w:pPrChange w:id="802" w:author="Chataway, Francis [AU-AU]" w:date="2025-12-10T11:33:00Z">
          <w:pPr>
            <w:pStyle w:val="legclearfix"/>
            <w:spacing w:before="0" w:beforeAutospacing="0" w:after="0" w:afterAutospacing="0"/>
            <w:ind w:left="720"/>
          </w:pPr>
        </w:pPrChange>
      </w:pPr>
    </w:p>
    <w:p w14:paraId="6716CAAD" w14:textId="4FF84922" w:rsidR="006D40D8" w:rsidRPr="00752F7A" w:rsidDel="00B51DEB" w:rsidRDefault="00905858" w:rsidP="00B51DEB">
      <w:pPr>
        <w:pStyle w:val="legclearfix"/>
        <w:spacing w:before="0" w:beforeAutospacing="0" w:after="0" w:afterAutospacing="0"/>
        <w:ind w:left="720"/>
        <w:jc w:val="both"/>
        <w:rPr>
          <w:del w:id="803" w:author="Chataway, Francis [AU-AU]" w:date="2025-12-10T11:32:00Z"/>
          <w:rStyle w:val="legds"/>
        </w:rPr>
        <w:pPrChange w:id="804" w:author="Chataway, Francis [AU-AU]" w:date="2025-12-10T11:33:00Z">
          <w:pPr>
            <w:pStyle w:val="legclearfix"/>
            <w:spacing w:before="0" w:beforeAutospacing="0" w:after="0" w:afterAutospacing="0"/>
            <w:ind w:left="720"/>
          </w:pPr>
        </w:pPrChange>
      </w:pPr>
      <w:del w:id="805" w:author="Chataway, Francis [AU-AU]" w:date="2025-12-10T11:32:00Z">
        <w:r w:rsidDel="00B51DEB">
          <w:rPr>
            <w:rStyle w:val="legds"/>
          </w:rPr>
          <w:delText xml:space="preserve">(a) </w:delText>
        </w:r>
        <w:r w:rsidRPr="00752F7A" w:rsidDel="00B51DEB">
          <w:rPr>
            <w:rStyle w:val="legds"/>
          </w:rPr>
          <w:delText>after subsection (1) insert</w:delText>
        </w:r>
        <w:r w:rsidR="00676245" w:rsidDel="00B51DEB">
          <w:rPr>
            <w:rStyle w:val="legds"/>
          </w:rPr>
          <w:delText>-</w:delText>
        </w:r>
        <w:r w:rsidR="00B93D23" w:rsidRPr="00752F7A" w:rsidDel="00B51DEB">
          <w:rPr>
            <w:rStyle w:val="legds"/>
          </w:rPr>
          <w:delText xml:space="preserve"> </w:delText>
        </w:r>
      </w:del>
    </w:p>
    <w:p w14:paraId="706A2F94" w14:textId="031A7971" w:rsidR="006D40D8" w:rsidRPr="00752F7A" w:rsidDel="00B51DEB" w:rsidRDefault="006D40D8" w:rsidP="00B51DEB">
      <w:pPr>
        <w:pStyle w:val="legclearfix"/>
        <w:spacing w:before="0" w:beforeAutospacing="0" w:after="0" w:afterAutospacing="0"/>
        <w:jc w:val="both"/>
        <w:rPr>
          <w:del w:id="806" w:author="Chataway, Francis [AU-AU]" w:date="2025-12-10T11:32:00Z"/>
          <w:rStyle w:val="legds"/>
        </w:rPr>
        <w:pPrChange w:id="807" w:author="Chataway, Francis [AU-AU]" w:date="2025-12-10T11:33:00Z">
          <w:pPr>
            <w:pStyle w:val="legclearfix"/>
            <w:spacing w:before="0" w:beforeAutospacing="0" w:after="0" w:afterAutospacing="0"/>
          </w:pPr>
        </w:pPrChange>
      </w:pPr>
    </w:p>
    <w:p w14:paraId="65D67D26" w14:textId="5B1F1CFE" w:rsidR="006D40D8" w:rsidRPr="00752F7A" w:rsidDel="00B51DEB" w:rsidRDefault="00905858" w:rsidP="00B51DEB">
      <w:pPr>
        <w:pStyle w:val="legclearfix"/>
        <w:spacing w:before="0" w:beforeAutospacing="0" w:after="0" w:afterAutospacing="0"/>
        <w:ind w:left="720"/>
        <w:jc w:val="both"/>
        <w:rPr>
          <w:del w:id="808" w:author="Chataway, Francis [AU-AU]" w:date="2025-12-10T11:32:00Z"/>
          <w:rStyle w:val="legds"/>
        </w:rPr>
        <w:pPrChange w:id="809" w:author="Chataway, Francis [AU-AU]" w:date="2025-12-10T11:33:00Z">
          <w:pPr>
            <w:pStyle w:val="legclearfix"/>
            <w:spacing w:before="0" w:beforeAutospacing="0" w:after="0" w:afterAutospacing="0"/>
            <w:ind w:left="720"/>
          </w:pPr>
        </w:pPrChange>
      </w:pPr>
      <w:del w:id="810" w:author="Chataway, Francis [AU-AU]" w:date="2025-12-10T11:32:00Z">
        <w:r w:rsidRPr="00752F7A" w:rsidDel="00B51DEB">
          <w:rPr>
            <w:rStyle w:val="legds"/>
          </w:rPr>
          <w:delText>“(1A) A person to whom this subsection applies who, with the intention of preventing the disclosure of information were that information to be requested under section 1, destroys or procures the destruction of a record held by a Scottish public authority, is guilty of an offence.</w:delText>
        </w:r>
        <w:r w:rsidR="00DC3574" w:rsidRPr="00752F7A" w:rsidDel="00B51DEB">
          <w:delText>”</w:delText>
        </w:r>
        <w:r w:rsidR="00B96242" w:rsidDel="00B51DEB">
          <w:rPr>
            <w:rStyle w:val="legds"/>
          </w:rPr>
          <w:delText>,</w:delText>
        </w:r>
      </w:del>
    </w:p>
    <w:p w14:paraId="708C196E" w14:textId="53A82EEA" w:rsidR="006D40D8" w:rsidRPr="00752F7A" w:rsidDel="00B51DEB" w:rsidRDefault="006D40D8" w:rsidP="00B51DEB">
      <w:pPr>
        <w:pStyle w:val="legclearfix"/>
        <w:spacing w:before="0" w:beforeAutospacing="0" w:after="0" w:afterAutospacing="0"/>
        <w:jc w:val="both"/>
        <w:rPr>
          <w:del w:id="811" w:author="Chataway, Francis [AU-AU]" w:date="2025-12-10T11:32:00Z"/>
          <w:rStyle w:val="legds"/>
          <w:b/>
          <w:bCs/>
        </w:rPr>
        <w:pPrChange w:id="812" w:author="Chataway, Francis [AU-AU]" w:date="2025-12-10T11:33:00Z">
          <w:pPr>
            <w:pStyle w:val="legclearfix"/>
            <w:spacing w:before="0" w:beforeAutospacing="0" w:after="0" w:afterAutospacing="0"/>
          </w:pPr>
        </w:pPrChange>
      </w:pPr>
    </w:p>
    <w:p w14:paraId="46CE3016" w14:textId="38B7C924" w:rsidR="006F56B1" w:rsidRPr="00752F7A" w:rsidDel="00B51DEB" w:rsidRDefault="00905858" w:rsidP="00B51DEB">
      <w:pPr>
        <w:pStyle w:val="legclearfix"/>
        <w:spacing w:before="0" w:beforeAutospacing="0" w:after="0" w:afterAutospacing="0"/>
        <w:ind w:left="720"/>
        <w:jc w:val="both"/>
        <w:rPr>
          <w:del w:id="813" w:author="Chataway, Francis [AU-AU]" w:date="2025-12-10T11:32:00Z"/>
          <w:rStyle w:val="legds"/>
        </w:rPr>
        <w:pPrChange w:id="814" w:author="Chataway, Francis [AU-AU]" w:date="2025-12-10T11:33:00Z">
          <w:pPr>
            <w:pStyle w:val="legclearfix"/>
            <w:spacing w:before="0" w:beforeAutospacing="0" w:after="0" w:afterAutospacing="0"/>
            <w:ind w:left="720"/>
          </w:pPr>
        </w:pPrChange>
      </w:pPr>
      <w:del w:id="815" w:author="Chataway, Francis [AU-AU]" w:date="2025-12-10T11:32:00Z">
        <w:r w:rsidDel="00B51DEB">
          <w:rPr>
            <w:rStyle w:val="legds"/>
          </w:rPr>
          <w:delText>(b)</w:delText>
        </w:r>
        <w:r w:rsidR="0058106C" w:rsidRPr="00752F7A" w:rsidDel="00B51DEB">
          <w:rPr>
            <w:rStyle w:val="legds"/>
          </w:rPr>
          <w:delText xml:space="preserve"> </w:delText>
        </w:r>
        <w:r w:rsidDel="00B51DEB">
          <w:rPr>
            <w:rStyle w:val="legds"/>
          </w:rPr>
          <w:delText xml:space="preserve">in </w:delText>
        </w:r>
        <w:r w:rsidR="0058106C" w:rsidRPr="00752F7A" w:rsidDel="00B51DEB">
          <w:rPr>
            <w:rStyle w:val="legds"/>
          </w:rPr>
          <w:delText>subsection</w:delText>
        </w:r>
        <w:r w:rsidR="006D40D8" w:rsidRPr="00752F7A" w:rsidDel="00B51DEB">
          <w:rPr>
            <w:rStyle w:val="legds"/>
          </w:rPr>
          <w:delText xml:space="preserve"> (2)</w:delText>
        </w:r>
        <w:r w:rsidR="00C4039B" w:rsidDel="00B51DEB">
          <w:rPr>
            <w:rStyle w:val="legds"/>
          </w:rPr>
          <w:delText>,</w:delText>
        </w:r>
        <w:r w:rsidR="006D40D8" w:rsidRPr="00752F7A" w:rsidDel="00B51DEB">
          <w:rPr>
            <w:rStyle w:val="legds"/>
          </w:rPr>
          <w:delText xml:space="preserve"> </w:delText>
        </w:r>
        <w:r w:rsidR="00FE33FC" w:rsidDel="00B51DEB">
          <w:rPr>
            <w:rStyle w:val="legds"/>
          </w:rPr>
          <w:delText>for</w:delText>
        </w:r>
        <w:r w:rsidR="00FE33FC" w:rsidRPr="00752F7A" w:rsidDel="00B51DEB">
          <w:rPr>
            <w:rStyle w:val="legds"/>
          </w:rPr>
          <w:delText xml:space="preserve"> </w:delText>
        </w:r>
        <w:r w:rsidR="005C1B2A" w:rsidRPr="00752F7A" w:rsidDel="00B51DEB">
          <w:rPr>
            <w:rStyle w:val="legds"/>
          </w:rPr>
          <w:delText>“Subsection (1)</w:delText>
        </w:r>
        <w:r w:rsidR="00FE33FC" w:rsidDel="00B51DEB">
          <w:rPr>
            <w:rStyle w:val="legds"/>
          </w:rPr>
          <w:delText xml:space="preserve"> applies</w:delText>
        </w:r>
        <w:r w:rsidR="005C1B2A" w:rsidRPr="00752F7A" w:rsidDel="00B51DEB">
          <w:rPr>
            <w:rStyle w:val="legds"/>
          </w:rPr>
          <w:delText>”</w:delText>
        </w:r>
        <w:r w:rsidR="005C1B2A" w:rsidDel="00B51DEB">
          <w:rPr>
            <w:rStyle w:val="legds"/>
          </w:rPr>
          <w:delText xml:space="preserve"> </w:delText>
        </w:r>
        <w:r w:rsidR="00FE33FC" w:rsidDel="00B51DEB">
          <w:rPr>
            <w:rStyle w:val="legds"/>
          </w:rPr>
          <w:delText>substitute</w:delText>
        </w:r>
        <w:r w:rsidR="00FE33FC" w:rsidRPr="00752F7A" w:rsidDel="00B51DEB">
          <w:rPr>
            <w:rStyle w:val="legds"/>
          </w:rPr>
          <w:delText xml:space="preserve"> </w:delText>
        </w:r>
        <w:r w:rsidR="0031611A" w:rsidRPr="00752F7A" w:rsidDel="00B51DEB">
          <w:rPr>
            <w:rStyle w:val="legds"/>
          </w:rPr>
          <w:delText>“</w:delText>
        </w:r>
        <w:r w:rsidR="00FE33FC" w:rsidDel="00B51DEB">
          <w:rPr>
            <w:rStyle w:val="legds"/>
          </w:rPr>
          <w:delText>Subsections (1) and (</w:delText>
        </w:r>
        <w:r w:rsidR="0031611A" w:rsidRPr="00752F7A" w:rsidDel="00B51DEB">
          <w:rPr>
            <w:rStyle w:val="legds"/>
          </w:rPr>
          <w:delText>1A</w:delText>
        </w:r>
        <w:r w:rsidR="00FE33FC" w:rsidDel="00B51DEB">
          <w:rPr>
            <w:rStyle w:val="legds"/>
          </w:rPr>
          <w:delText>) apply</w:delText>
        </w:r>
        <w:r w:rsidR="0031611A" w:rsidRPr="00752F7A" w:rsidDel="00B51DEB">
          <w:rPr>
            <w:rStyle w:val="legds"/>
          </w:rPr>
          <w:delText>”</w:delText>
        </w:r>
        <w:r w:rsidRPr="00752F7A" w:rsidDel="00B51DEB">
          <w:rPr>
            <w:rStyle w:val="legds"/>
          </w:rPr>
          <w:delText>.</w:delText>
        </w:r>
      </w:del>
    </w:p>
    <w:p w14:paraId="7CACE011" w14:textId="7DAC4C4E" w:rsidR="00307B6B" w:rsidRPr="00752F7A" w:rsidDel="00B51DEB" w:rsidRDefault="00307B6B" w:rsidP="00B51DEB">
      <w:pPr>
        <w:pStyle w:val="legclearfix"/>
        <w:spacing w:before="0" w:beforeAutospacing="0" w:after="0" w:afterAutospacing="0"/>
        <w:ind w:left="720"/>
        <w:jc w:val="both"/>
        <w:rPr>
          <w:del w:id="816" w:author="Chataway, Francis [AU-AU]" w:date="2025-12-10T11:32:00Z"/>
          <w:rStyle w:val="legds"/>
        </w:rPr>
        <w:pPrChange w:id="817" w:author="Chataway, Francis [AU-AU]" w:date="2025-12-10T11:33:00Z">
          <w:pPr>
            <w:pStyle w:val="legclearfix"/>
            <w:spacing w:before="0" w:beforeAutospacing="0" w:after="0" w:afterAutospacing="0"/>
            <w:ind w:left="720"/>
          </w:pPr>
        </w:pPrChange>
      </w:pPr>
    </w:p>
    <w:p w14:paraId="7B6B678B" w14:textId="275307C8" w:rsidR="003C047F" w:rsidRPr="00752F7A" w:rsidDel="00B51DEB" w:rsidRDefault="00905858" w:rsidP="00B51DEB">
      <w:pPr>
        <w:pStyle w:val="legclearfix"/>
        <w:spacing w:before="0" w:beforeAutospacing="0" w:after="13" w:afterAutospacing="0"/>
        <w:ind w:left="720"/>
        <w:jc w:val="both"/>
        <w:rPr>
          <w:del w:id="818" w:author="Chataway, Francis [AU-AU]" w:date="2025-12-10T11:32:00Z"/>
          <w:rStyle w:val="legds"/>
        </w:rPr>
        <w:pPrChange w:id="819" w:author="Chataway, Francis [AU-AU]" w:date="2025-12-10T11:33:00Z">
          <w:pPr>
            <w:pStyle w:val="legclearfix"/>
            <w:spacing w:before="0" w:beforeAutospacing="0" w:after="13" w:afterAutospacing="0"/>
            <w:ind w:left="720"/>
          </w:pPr>
        </w:pPrChange>
      </w:pPr>
      <w:del w:id="820" w:author="Chataway, Francis [AU-AU]" w:date="2025-12-10T11:32:00Z">
        <w:r w:rsidDel="00B51DEB">
          <w:rPr>
            <w:rStyle w:val="legds"/>
          </w:rPr>
          <w:delText>(c)</w:delText>
        </w:r>
        <w:r w:rsidR="006F56B1" w:rsidRPr="00752F7A" w:rsidDel="00B51DEB">
          <w:rPr>
            <w:rStyle w:val="legds"/>
          </w:rPr>
          <w:delText xml:space="preserve"> </w:delText>
        </w:r>
        <w:r w:rsidDel="00B51DEB">
          <w:rPr>
            <w:rStyle w:val="legds"/>
          </w:rPr>
          <w:delText xml:space="preserve">in </w:delText>
        </w:r>
        <w:r w:rsidR="006F56B1" w:rsidRPr="00752F7A" w:rsidDel="00B51DEB">
          <w:rPr>
            <w:rStyle w:val="legds"/>
          </w:rPr>
          <w:delText>subsection (3)</w:delText>
        </w:r>
        <w:r w:rsidR="00C4039B" w:rsidDel="00B51DEB">
          <w:rPr>
            <w:rStyle w:val="legds"/>
          </w:rPr>
          <w:delText>,</w:delText>
        </w:r>
        <w:r w:rsidR="005C1B2A" w:rsidDel="00B51DEB">
          <w:rPr>
            <w:rStyle w:val="legds"/>
          </w:rPr>
          <w:delText xml:space="preserve"> </w:delText>
        </w:r>
        <w:r w:rsidR="005C1B2A" w:rsidRPr="00752F7A" w:rsidDel="00B51DEB">
          <w:rPr>
            <w:rStyle w:val="legds"/>
          </w:rPr>
          <w:delText>after “subsection (1)”</w:delText>
        </w:r>
        <w:r w:rsidR="006F56B1" w:rsidRPr="00752F7A" w:rsidDel="00B51DEB">
          <w:rPr>
            <w:rStyle w:val="legds"/>
          </w:rPr>
          <w:delText xml:space="preserve"> insert “</w:delText>
        </w:r>
        <w:r w:rsidDel="00B51DEB">
          <w:rPr>
            <w:rStyle w:val="legds"/>
          </w:rPr>
          <w:delText xml:space="preserve">or </w:delText>
        </w:r>
        <w:r w:rsidR="006F56B1" w:rsidRPr="00752F7A" w:rsidDel="00B51DEB">
          <w:rPr>
            <w:rStyle w:val="legds"/>
          </w:rPr>
          <w:delText>1A”</w:delText>
        </w:r>
        <w:r w:rsidR="00307B6B" w:rsidRPr="00752F7A" w:rsidDel="00B51DEB">
          <w:rPr>
            <w:rStyle w:val="legds"/>
          </w:rPr>
          <w:delText>.</w:delText>
        </w:r>
      </w:del>
    </w:p>
    <w:p w14:paraId="364C23F6" w14:textId="375E419F" w:rsidR="009172AF" w:rsidRPr="00752F7A" w:rsidDel="00B51DEB" w:rsidRDefault="009172AF" w:rsidP="00B51DEB">
      <w:pPr>
        <w:pStyle w:val="legclearfix"/>
        <w:shd w:val="clear" w:color="auto" w:fill="FFFFFF"/>
        <w:spacing w:before="0" w:beforeAutospacing="0" w:after="0" w:afterAutospacing="0"/>
        <w:jc w:val="both"/>
        <w:rPr>
          <w:del w:id="821" w:author="Chataway, Francis [AU-AU]" w:date="2025-12-10T11:32:00Z"/>
          <w:rStyle w:val="legds"/>
        </w:rPr>
        <w:pPrChange w:id="822" w:author="Chataway, Francis [AU-AU]" w:date="2025-12-10T11:33:00Z">
          <w:pPr>
            <w:pStyle w:val="legclearfix"/>
            <w:shd w:val="clear" w:color="auto" w:fill="FFFFFF"/>
            <w:spacing w:before="0" w:beforeAutospacing="0" w:after="0" w:afterAutospacing="0"/>
          </w:pPr>
        </w:pPrChange>
      </w:pPr>
    </w:p>
    <w:p w14:paraId="41D192FD" w14:textId="01A3C71F" w:rsidR="009172AF" w:rsidRPr="00752F7A" w:rsidDel="00B51DEB" w:rsidRDefault="00905858" w:rsidP="00B51DEB">
      <w:pPr>
        <w:pStyle w:val="legclearfix"/>
        <w:jc w:val="both"/>
        <w:rPr>
          <w:del w:id="823" w:author="Chataway, Francis [AU-AU]" w:date="2025-12-10T11:32:00Z"/>
          <w:rStyle w:val="legds"/>
          <w:b/>
          <w:bCs/>
        </w:rPr>
        <w:pPrChange w:id="824" w:author="Chataway, Francis [AU-AU]" w:date="2025-12-10T11:33:00Z">
          <w:pPr>
            <w:pStyle w:val="legclearfix"/>
          </w:pPr>
        </w:pPrChange>
      </w:pPr>
      <w:del w:id="825" w:author="Chataway, Francis [AU-AU]" w:date="2025-12-10T11:32:00Z">
        <w:r w:rsidDel="00B51DEB">
          <w:rPr>
            <w:rStyle w:val="legds"/>
            <w:b/>
            <w:bCs/>
          </w:rPr>
          <w:delText>19</w:delText>
        </w:r>
        <w:r w:rsidR="008B070B" w:rsidRPr="00752F7A" w:rsidDel="00B51DEB">
          <w:rPr>
            <w:rStyle w:val="legds"/>
            <w:b/>
            <w:bCs/>
          </w:rPr>
          <w:tab/>
        </w:r>
        <w:r w:rsidRPr="00752F7A" w:rsidDel="00B51DEB">
          <w:rPr>
            <w:rStyle w:val="legds"/>
            <w:b/>
            <w:bCs/>
          </w:rPr>
          <w:delText>Time limit for proceedings</w:delText>
        </w:r>
      </w:del>
    </w:p>
    <w:p w14:paraId="18E83248" w14:textId="5C28F1A6" w:rsidR="00B96242" w:rsidDel="00B51DEB" w:rsidRDefault="00905858" w:rsidP="00B51DEB">
      <w:pPr>
        <w:ind w:left="709"/>
        <w:rPr>
          <w:del w:id="826" w:author="Chataway, Francis [AU-AU]" w:date="2025-12-10T11:32:00Z"/>
          <w:szCs w:val="24"/>
        </w:rPr>
        <w:pPrChange w:id="827" w:author="Chataway, Francis [AU-AU]" w:date="2025-12-10T11:33:00Z">
          <w:pPr>
            <w:ind w:left="709"/>
          </w:pPr>
        </w:pPrChange>
      </w:pPr>
      <w:del w:id="828" w:author="Chataway, Francis [AU-AU]" w:date="2025-12-10T11:32:00Z">
        <w:r w:rsidRPr="00752F7A" w:rsidDel="00B51DEB">
          <w:rPr>
            <w:szCs w:val="24"/>
          </w:rPr>
          <w:delText>In section 65A</w:delText>
        </w:r>
        <w:r w:rsidR="00FE33FC" w:rsidDel="00B51DEB">
          <w:rPr>
            <w:szCs w:val="24"/>
          </w:rPr>
          <w:delText xml:space="preserve"> (time limit for proceedings) of the FOI Act</w:delText>
        </w:r>
        <w:r w:rsidDel="00B51DEB">
          <w:rPr>
            <w:szCs w:val="24"/>
          </w:rPr>
          <w:delText>—</w:delText>
        </w:r>
      </w:del>
    </w:p>
    <w:p w14:paraId="0D80FF3A" w14:textId="29CB48C2" w:rsidR="00B96242" w:rsidDel="00B51DEB" w:rsidRDefault="00B96242" w:rsidP="00B51DEB">
      <w:pPr>
        <w:ind w:left="709"/>
        <w:rPr>
          <w:del w:id="829" w:author="Chataway, Francis [AU-AU]" w:date="2025-12-10T11:32:00Z"/>
          <w:szCs w:val="24"/>
        </w:rPr>
        <w:pPrChange w:id="830" w:author="Chataway, Francis [AU-AU]" w:date="2025-12-10T11:33:00Z">
          <w:pPr>
            <w:ind w:left="709"/>
          </w:pPr>
        </w:pPrChange>
      </w:pPr>
    </w:p>
    <w:p w14:paraId="756B7F55" w14:textId="1D1F7253" w:rsidR="00FE33FC" w:rsidDel="00B51DEB" w:rsidRDefault="00905858" w:rsidP="00B51DEB">
      <w:pPr>
        <w:pStyle w:val="ListParagraph"/>
        <w:numPr>
          <w:ilvl w:val="0"/>
          <w:numId w:val="39"/>
        </w:numPr>
        <w:rPr>
          <w:del w:id="831" w:author="Chataway, Francis [AU-AU]" w:date="2025-12-10T11:32:00Z"/>
          <w:szCs w:val="24"/>
        </w:rPr>
        <w:pPrChange w:id="832" w:author="Chataway, Francis [AU-AU]" w:date="2025-12-10T11:33:00Z">
          <w:pPr>
            <w:pStyle w:val="ListParagraph"/>
            <w:numPr>
              <w:numId w:val="39"/>
            </w:numPr>
            <w:ind w:left="1069" w:hanging="360"/>
          </w:pPr>
        </w:pPrChange>
      </w:pPr>
      <w:del w:id="833" w:author="Chataway, Francis [AU-AU]" w:date="2025-12-10T11:32:00Z">
        <w:r w:rsidDel="00B51DEB">
          <w:rPr>
            <w:szCs w:val="24"/>
          </w:rPr>
          <w:delText>for</w:delText>
        </w:r>
        <w:r w:rsidR="00B96242" w:rsidDel="00B51DEB">
          <w:rPr>
            <w:szCs w:val="24"/>
          </w:rPr>
          <w:delText xml:space="preserve"> subsection </w:delText>
        </w:r>
        <w:r w:rsidR="009172AF" w:rsidRPr="00B96242" w:rsidDel="00B51DEB">
          <w:rPr>
            <w:szCs w:val="24"/>
          </w:rPr>
          <w:delText>(2)</w:delText>
        </w:r>
        <w:r w:rsidDel="00B51DEB">
          <w:rPr>
            <w:szCs w:val="24"/>
          </w:rPr>
          <w:delText xml:space="preserve"> substitute—</w:delText>
        </w:r>
      </w:del>
    </w:p>
    <w:p w14:paraId="7BF1FD9F" w14:textId="5A719FD6" w:rsidR="00FE33FC" w:rsidDel="00B51DEB" w:rsidRDefault="00FE33FC" w:rsidP="00B51DEB">
      <w:pPr>
        <w:ind w:left="709"/>
        <w:rPr>
          <w:del w:id="834" w:author="Chataway, Francis [AU-AU]" w:date="2025-12-10T11:32:00Z"/>
          <w:szCs w:val="24"/>
        </w:rPr>
        <w:pPrChange w:id="835" w:author="Chataway, Francis [AU-AU]" w:date="2025-12-10T11:33:00Z">
          <w:pPr>
            <w:ind w:left="709"/>
          </w:pPr>
        </w:pPrChange>
      </w:pPr>
    </w:p>
    <w:p w14:paraId="2000D685" w14:textId="59FDD152" w:rsidR="009172AF" w:rsidRPr="00FE33FC" w:rsidDel="00B51DEB" w:rsidRDefault="00905858" w:rsidP="00B51DEB">
      <w:pPr>
        <w:ind w:left="709"/>
        <w:rPr>
          <w:del w:id="836" w:author="Chataway, Francis [AU-AU]" w:date="2025-12-10T11:32:00Z"/>
          <w:szCs w:val="24"/>
        </w:rPr>
        <w:pPrChange w:id="837" w:author="Chataway, Francis [AU-AU]" w:date="2025-12-10T11:33:00Z">
          <w:pPr>
            <w:ind w:left="709"/>
          </w:pPr>
        </w:pPrChange>
      </w:pPr>
      <w:del w:id="838" w:author="Chataway, Francis [AU-AU]" w:date="2025-12-10T11:32:00Z">
        <w:r w:rsidDel="00B51DEB">
          <w:rPr>
            <w:szCs w:val="24"/>
          </w:rPr>
          <w:delText>“</w:delText>
        </w:r>
        <w:r w:rsidR="00FE33FC" w:rsidDel="00B51DEB">
          <w:rPr>
            <w:szCs w:val="24"/>
          </w:rPr>
          <w:delText xml:space="preserve">(2) No such proceedings may be commenced more than 3 years after </w:delText>
        </w:r>
        <w:r w:rsidR="00625215" w:rsidDel="00B51DEB">
          <w:rPr>
            <w:szCs w:val="24"/>
          </w:rPr>
          <w:delText>the commencement of a criminal investigation in relation to the offence or alleged offence.</w:delText>
        </w:r>
        <w:r w:rsidRPr="00752F7A" w:rsidDel="00B51DEB">
          <w:rPr>
            <w:szCs w:val="24"/>
          </w:rPr>
          <w:delText>”</w:delText>
        </w:r>
      </w:del>
    </w:p>
    <w:p w14:paraId="2CAC1180" w14:textId="79541280" w:rsidR="00EF55D2" w:rsidRPr="00752F7A" w:rsidDel="00B51DEB" w:rsidRDefault="00EF55D2" w:rsidP="00B51DEB">
      <w:pPr>
        <w:rPr>
          <w:del w:id="839" w:author="Chataway, Francis [AU-AU]" w:date="2025-12-10T11:32:00Z"/>
          <w:szCs w:val="24"/>
        </w:rPr>
        <w:pPrChange w:id="840" w:author="Chataway, Francis [AU-AU]" w:date="2025-12-10T11:33:00Z">
          <w:pPr/>
        </w:pPrChange>
      </w:pPr>
    </w:p>
    <w:p w14:paraId="36CB3DD5" w14:textId="5D9F41B8" w:rsidR="009172AF" w:rsidRPr="00752F7A" w:rsidDel="00B51DEB" w:rsidRDefault="00905858" w:rsidP="00B51DEB">
      <w:pPr>
        <w:pStyle w:val="ListParagraph"/>
        <w:rPr>
          <w:del w:id="841" w:author="Chataway, Francis [AU-AU]" w:date="2025-12-10T11:32:00Z"/>
          <w:szCs w:val="24"/>
        </w:rPr>
        <w:pPrChange w:id="842" w:author="Chataway, Francis [AU-AU]" w:date="2025-12-10T11:33:00Z">
          <w:pPr>
            <w:pStyle w:val="ListParagraph"/>
          </w:pPr>
        </w:pPrChange>
      </w:pPr>
      <w:del w:id="843" w:author="Chataway, Francis [AU-AU]" w:date="2025-12-10T11:32:00Z">
        <w:r w:rsidDel="00B51DEB">
          <w:rPr>
            <w:szCs w:val="24"/>
          </w:rPr>
          <w:delText>(b)</w:delText>
        </w:r>
        <w:r w:rsidR="00E22E4C" w:rsidRPr="00752F7A" w:rsidDel="00B51DEB">
          <w:rPr>
            <w:rStyle w:val="legds"/>
            <w:szCs w:val="24"/>
          </w:rPr>
          <w:delText xml:space="preserve"> </w:delText>
        </w:r>
        <w:r w:rsidR="00E22E4C" w:rsidRPr="00752F7A" w:rsidDel="00B51DEB">
          <w:rPr>
            <w:szCs w:val="24"/>
          </w:rPr>
          <w:delText xml:space="preserve">subsection </w:delText>
        </w:r>
        <w:r w:rsidRPr="00752F7A" w:rsidDel="00B51DEB">
          <w:rPr>
            <w:szCs w:val="24"/>
          </w:rPr>
          <w:delText>(3)</w:delText>
        </w:r>
        <w:r w:rsidR="00625215" w:rsidDel="00B51DEB">
          <w:rPr>
            <w:szCs w:val="24"/>
          </w:rPr>
          <w:delText xml:space="preserve"> is repealed</w:delText>
        </w:r>
        <w:r w:rsidDel="00B51DEB">
          <w:rPr>
            <w:szCs w:val="24"/>
          </w:rPr>
          <w:delText>.</w:delText>
        </w:r>
        <w:r w:rsidRPr="00752F7A" w:rsidDel="00B51DEB">
          <w:rPr>
            <w:szCs w:val="24"/>
          </w:rPr>
          <w:delText xml:space="preserve"> </w:delText>
        </w:r>
      </w:del>
    </w:p>
    <w:p w14:paraId="3B9CFBF9" w14:textId="0D6F4A0B" w:rsidR="00386A47" w:rsidDel="00B51DEB" w:rsidRDefault="00905858" w:rsidP="00B51DEB">
      <w:pPr>
        <w:rPr>
          <w:del w:id="844" w:author="Chataway, Francis [AU-AU]" w:date="2025-12-10T11:32:00Z"/>
          <w:szCs w:val="24"/>
          <w:shd w:val="clear" w:color="auto" w:fill="FFFFFF"/>
        </w:rPr>
        <w:pPrChange w:id="845" w:author="Chataway, Francis [AU-AU]" w:date="2025-12-10T11:33:00Z">
          <w:pPr>
            <w:jc w:val="left"/>
          </w:pPr>
        </w:pPrChange>
      </w:pPr>
      <w:del w:id="846" w:author="Chataway, Francis [AU-AU]" w:date="2025-12-10T11:32:00Z">
        <w:r w:rsidDel="00B51DEB">
          <w:rPr>
            <w:szCs w:val="24"/>
            <w:shd w:val="clear" w:color="auto" w:fill="FFFFFF"/>
          </w:rPr>
          <w:tab/>
        </w:r>
        <w:r w:rsidDel="00B51DEB">
          <w:rPr>
            <w:szCs w:val="24"/>
            <w:shd w:val="clear" w:color="auto" w:fill="FFFFFF"/>
          </w:rPr>
          <w:tab/>
        </w:r>
        <w:r w:rsidDel="00B51DEB">
          <w:rPr>
            <w:szCs w:val="24"/>
            <w:shd w:val="clear" w:color="auto" w:fill="FFFFFF"/>
          </w:rPr>
          <w:tab/>
        </w:r>
        <w:r w:rsidDel="00B51DEB">
          <w:rPr>
            <w:szCs w:val="24"/>
            <w:shd w:val="clear" w:color="auto" w:fill="FFFFFF"/>
          </w:rPr>
          <w:tab/>
        </w:r>
        <w:r w:rsidDel="00B51DEB">
          <w:rPr>
            <w:szCs w:val="24"/>
            <w:shd w:val="clear" w:color="auto" w:fill="FFFFFF"/>
          </w:rPr>
          <w:tab/>
        </w:r>
      </w:del>
    </w:p>
    <w:p w14:paraId="058AB323" w14:textId="01783508" w:rsidR="00E73F2A" w:rsidDel="00B51DEB" w:rsidRDefault="00E73F2A" w:rsidP="00B51DEB">
      <w:pPr>
        <w:rPr>
          <w:del w:id="847" w:author="Chataway, Francis [AU-AU]" w:date="2025-12-10T11:32:00Z"/>
          <w:szCs w:val="24"/>
          <w:shd w:val="clear" w:color="auto" w:fill="FFFFFF"/>
        </w:rPr>
        <w:pPrChange w:id="848" w:author="Chataway, Francis [AU-AU]" w:date="2025-12-10T11:33:00Z">
          <w:pPr>
            <w:jc w:val="left"/>
          </w:pPr>
        </w:pPrChange>
      </w:pPr>
    </w:p>
    <w:p w14:paraId="682C411C" w14:textId="1CE062FF" w:rsidR="00B856B1" w:rsidRPr="00752F7A" w:rsidDel="00B51DEB" w:rsidRDefault="00905858" w:rsidP="00B51DEB">
      <w:pPr>
        <w:rPr>
          <w:del w:id="849" w:author="Chataway, Francis [AU-AU]" w:date="2025-12-10T11:32:00Z"/>
          <w:b/>
          <w:bCs/>
          <w:i/>
          <w:iCs/>
          <w:szCs w:val="24"/>
          <w:shd w:val="clear" w:color="auto" w:fill="FFFFFF"/>
        </w:rPr>
        <w:pPrChange w:id="850" w:author="Chataway, Francis [AU-AU]" w:date="2025-12-10T11:33:00Z">
          <w:pPr>
            <w:jc w:val="center"/>
          </w:pPr>
        </w:pPrChange>
      </w:pPr>
      <w:del w:id="851" w:author="Chataway, Francis [AU-AU]" w:date="2025-12-10T11:32:00Z">
        <w:r w:rsidDel="00B51DEB">
          <w:rPr>
            <w:b/>
            <w:bCs/>
            <w:i/>
            <w:iCs/>
            <w:szCs w:val="24"/>
            <w:shd w:val="clear" w:color="auto" w:fill="FFFFFF"/>
          </w:rPr>
          <w:delText>Final</w:delText>
        </w:r>
        <w:r w:rsidRPr="00752F7A" w:rsidDel="00B51DEB">
          <w:rPr>
            <w:b/>
            <w:bCs/>
            <w:i/>
            <w:iCs/>
            <w:szCs w:val="24"/>
            <w:shd w:val="clear" w:color="auto" w:fill="FFFFFF"/>
          </w:rPr>
          <w:delText xml:space="preserve"> </w:delText>
        </w:r>
        <w:r w:rsidDel="00B51DEB">
          <w:rPr>
            <w:b/>
            <w:bCs/>
            <w:i/>
            <w:iCs/>
            <w:szCs w:val="24"/>
            <w:shd w:val="clear" w:color="auto" w:fill="FFFFFF"/>
          </w:rPr>
          <w:delText>p</w:delText>
        </w:r>
        <w:r w:rsidRPr="00752F7A" w:rsidDel="00B51DEB">
          <w:rPr>
            <w:b/>
            <w:bCs/>
            <w:i/>
            <w:iCs/>
            <w:szCs w:val="24"/>
            <w:shd w:val="clear" w:color="auto" w:fill="FFFFFF"/>
          </w:rPr>
          <w:delText>rovisions</w:delText>
        </w:r>
      </w:del>
    </w:p>
    <w:p w14:paraId="55518C73" w14:textId="67429319" w:rsidR="00B856B1" w:rsidRPr="00752F7A" w:rsidDel="00B51DEB" w:rsidRDefault="00B856B1" w:rsidP="00B51DEB">
      <w:pPr>
        <w:rPr>
          <w:del w:id="852" w:author="Chataway, Francis [AU-AU]" w:date="2025-12-10T11:32:00Z"/>
          <w:b/>
          <w:bCs/>
          <w:i/>
          <w:iCs/>
          <w:szCs w:val="24"/>
          <w:shd w:val="clear" w:color="auto" w:fill="FFFFFF"/>
        </w:rPr>
        <w:pPrChange w:id="853" w:author="Chataway, Francis [AU-AU]" w:date="2025-12-10T11:33:00Z">
          <w:pPr>
            <w:jc w:val="center"/>
          </w:pPr>
        </w:pPrChange>
      </w:pPr>
    </w:p>
    <w:p w14:paraId="6B3859A0" w14:textId="289224D0" w:rsidR="00625215" w:rsidDel="00B51DEB" w:rsidRDefault="00905858" w:rsidP="00B51DEB">
      <w:pPr>
        <w:rPr>
          <w:del w:id="854" w:author="Chataway, Francis [AU-AU]" w:date="2025-12-10T11:32:00Z"/>
          <w:b/>
          <w:bCs/>
          <w:szCs w:val="24"/>
        </w:rPr>
        <w:pPrChange w:id="855" w:author="Chataway, Francis [AU-AU]" w:date="2025-12-10T11:33:00Z">
          <w:pPr>
            <w:jc w:val="left"/>
          </w:pPr>
        </w:pPrChange>
      </w:pPr>
      <w:del w:id="856" w:author="Chataway, Francis [AU-AU]" w:date="2025-12-10T11:32:00Z">
        <w:r w:rsidDel="00B51DEB">
          <w:rPr>
            <w:b/>
            <w:bCs/>
            <w:szCs w:val="24"/>
          </w:rPr>
          <w:delText>2</w:delText>
        </w:r>
        <w:r w:rsidR="00BE4BA9" w:rsidDel="00B51DEB">
          <w:rPr>
            <w:b/>
            <w:bCs/>
            <w:szCs w:val="24"/>
          </w:rPr>
          <w:delText>0</w:delText>
        </w:r>
        <w:r w:rsidDel="00B51DEB">
          <w:rPr>
            <w:b/>
            <w:bCs/>
            <w:szCs w:val="24"/>
          </w:rPr>
          <w:tab/>
          <w:delText>Ancillary provision</w:delText>
        </w:r>
      </w:del>
    </w:p>
    <w:p w14:paraId="6DED43DC" w14:textId="099AFD9B" w:rsidR="00625215" w:rsidDel="00B51DEB" w:rsidRDefault="00625215" w:rsidP="00B51DEB">
      <w:pPr>
        <w:rPr>
          <w:del w:id="857" w:author="Chataway, Francis [AU-AU]" w:date="2025-12-10T11:32:00Z"/>
          <w:b/>
          <w:bCs/>
          <w:szCs w:val="24"/>
        </w:rPr>
        <w:pPrChange w:id="858" w:author="Chataway, Francis [AU-AU]" w:date="2025-12-10T11:33:00Z">
          <w:pPr>
            <w:jc w:val="left"/>
          </w:pPr>
        </w:pPrChange>
      </w:pPr>
    </w:p>
    <w:p w14:paraId="31967A04" w14:textId="2E59F763" w:rsidR="00625215" w:rsidDel="00B51DEB" w:rsidRDefault="00905858" w:rsidP="00B51DEB">
      <w:pPr>
        <w:ind w:left="709"/>
        <w:rPr>
          <w:del w:id="859" w:author="Chataway, Francis [AU-AU]" w:date="2025-12-10T11:32:00Z"/>
          <w:szCs w:val="24"/>
        </w:rPr>
        <w:pPrChange w:id="860" w:author="Chataway, Francis [AU-AU]" w:date="2025-12-10T11:33:00Z">
          <w:pPr>
            <w:ind w:left="709"/>
            <w:jc w:val="left"/>
          </w:pPr>
        </w:pPrChange>
      </w:pPr>
      <w:del w:id="861" w:author="Chataway, Francis [AU-AU]" w:date="2025-12-10T11:32:00Z">
        <w:r w:rsidRPr="00DC3574" w:rsidDel="00B51DEB">
          <w:rPr>
            <w:szCs w:val="24"/>
          </w:rPr>
          <w:delText>(1) The Scottish Ministers may by regulations make any incidental, supplementary, consequential, transitional, transitory or saving provision they consider appropriate for the purposes of, in connection with or for giving full effect to this Act.</w:delText>
        </w:r>
      </w:del>
    </w:p>
    <w:p w14:paraId="7F2807EE" w14:textId="4C745EE4" w:rsidR="00625215" w:rsidRPr="00DC3574" w:rsidDel="00B51DEB" w:rsidRDefault="00625215" w:rsidP="00B51DEB">
      <w:pPr>
        <w:ind w:left="709"/>
        <w:rPr>
          <w:del w:id="862" w:author="Chataway, Francis [AU-AU]" w:date="2025-12-10T11:32:00Z"/>
          <w:szCs w:val="24"/>
        </w:rPr>
        <w:pPrChange w:id="863" w:author="Chataway, Francis [AU-AU]" w:date="2025-12-10T11:33:00Z">
          <w:pPr>
            <w:ind w:left="709"/>
            <w:jc w:val="left"/>
          </w:pPr>
        </w:pPrChange>
      </w:pPr>
    </w:p>
    <w:p w14:paraId="663FFB61" w14:textId="6B487162" w:rsidR="00625215" w:rsidDel="00B51DEB" w:rsidRDefault="00905858" w:rsidP="00B51DEB">
      <w:pPr>
        <w:ind w:left="709"/>
        <w:rPr>
          <w:del w:id="864" w:author="Chataway, Francis [AU-AU]" w:date="2025-12-10T11:32:00Z"/>
          <w:szCs w:val="24"/>
        </w:rPr>
        <w:pPrChange w:id="865" w:author="Chataway, Francis [AU-AU]" w:date="2025-12-10T11:33:00Z">
          <w:pPr>
            <w:ind w:left="709"/>
            <w:jc w:val="left"/>
          </w:pPr>
        </w:pPrChange>
      </w:pPr>
      <w:del w:id="866" w:author="Chataway, Francis [AU-AU]" w:date="2025-12-10T11:32:00Z">
        <w:r w:rsidRPr="00DC3574" w:rsidDel="00B51DEB">
          <w:rPr>
            <w:szCs w:val="24"/>
          </w:rPr>
          <w:delText>(2) Regulations under this section may make different provision for different purposes.</w:delText>
        </w:r>
      </w:del>
    </w:p>
    <w:p w14:paraId="24EC9235" w14:textId="55329F35" w:rsidR="00625215" w:rsidDel="00B51DEB" w:rsidRDefault="00625215" w:rsidP="00B51DEB">
      <w:pPr>
        <w:ind w:left="709"/>
        <w:rPr>
          <w:del w:id="867" w:author="Chataway, Francis [AU-AU]" w:date="2025-12-10T11:32:00Z"/>
          <w:szCs w:val="24"/>
        </w:rPr>
        <w:pPrChange w:id="868" w:author="Chataway, Francis [AU-AU]" w:date="2025-12-10T11:33:00Z">
          <w:pPr>
            <w:ind w:left="709"/>
            <w:jc w:val="left"/>
          </w:pPr>
        </w:pPrChange>
      </w:pPr>
    </w:p>
    <w:p w14:paraId="4380C7F0" w14:textId="6D1B7DCD" w:rsidR="00625215" w:rsidRPr="00DC3574" w:rsidDel="00B51DEB" w:rsidRDefault="00905858" w:rsidP="00B51DEB">
      <w:pPr>
        <w:ind w:left="709"/>
        <w:rPr>
          <w:del w:id="869" w:author="Chataway, Francis [AU-AU]" w:date="2025-12-10T11:32:00Z"/>
          <w:szCs w:val="24"/>
        </w:rPr>
        <w:pPrChange w:id="870" w:author="Chataway, Francis [AU-AU]" w:date="2025-12-10T11:33:00Z">
          <w:pPr>
            <w:ind w:left="709"/>
            <w:jc w:val="left"/>
          </w:pPr>
        </w:pPrChange>
      </w:pPr>
      <w:del w:id="871" w:author="Chataway, Francis [AU-AU]" w:date="2025-12-10T11:32:00Z">
        <w:r w:rsidDel="00B51DEB">
          <w:rPr>
            <w:szCs w:val="24"/>
          </w:rPr>
          <w:delText>(3) Regulations under this section are subject to the negative procedure.</w:delText>
        </w:r>
      </w:del>
    </w:p>
    <w:p w14:paraId="0B0C8189" w14:textId="52B61B88" w:rsidR="00625215" w:rsidDel="00B51DEB" w:rsidRDefault="00625215" w:rsidP="00B51DEB">
      <w:pPr>
        <w:rPr>
          <w:del w:id="872" w:author="Chataway, Francis [AU-AU]" w:date="2025-12-10T11:32:00Z"/>
          <w:b/>
          <w:bCs/>
          <w:szCs w:val="24"/>
        </w:rPr>
        <w:pPrChange w:id="873" w:author="Chataway, Francis [AU-AU]" w:date="2025-12-10T11:33:00Z">
          <w:pPr>
            <w:jc w:val="left"/>
          </w:pPr>
        </w:pPrChange>
      </w:pPr>
    </w:p>
    <w:p w14:paraId="106DA2BB" w14:textId="2F4B0633" w:rsidR="00E73F2A" w:rsidDel="00B51DEB" w:rsidRDefault="00E73F2A" w:rsidP="00B51DEB">
      <w:pPr>
        <w:rPr>
          <w:del w:id="874" w:author="Chataway, Francis [AU-AU]" w:date="2025-12-10T11:32:00Z"/>
          <w:b/>
          <w:bCs/>
          <w:szCs w:val="24"/>
        </w:rPr>
        <w:pPrChange w:id="875" w:author="Chataway, Francis [AU-AU]" w:date="2025-12-10T11:33:00Z">
          <w:pPr>
            <w:jc w:val="left"/>
          </w:pPr>
        </w:pPrChange>
      </w:pPr>
    </w:p>
    <w:p w14:paraId="1502A480" w14:textId="5FE3E224" w:rsidR="00B856B1" w:rsidRPr="00752F7A" w:rsidDel="00B51DEB" w:rsidRDefault="00905858" w:rsidP="00B51DEB">
      <w:pPr>
        <w:rPr>
          <w:del w:id="876" w:author="Chataway, Francis [AU-AU]" w:date="2025-12-10T11:32:00Z"/>
          <w:b/>
          <w:bCs/>
          <w:szCs w:val="24"/>
        </w:rPr>
        <w:pPrChange w:id="877" w:author="Chataway, Francis [AU-AU]" w:date="2025-12-10T11:33:00Z">
          <w:pPr>
            <w:jc w:val="left"/>
          </w:pPr>
        </w:pPrChange>
      </w:pPr>
      <w:del w:id="878" w:author="Chataway, Francis [AU-AU]" w:date="2025-12-10T11:32:00Z">
        <w:r w:rsidRPr="00752F7A" w:rsidDel="00B51DEB">
          <w:rPr>
            <w:b/>
            <w:bCs/>
            <w:szCs w:val="24"/>
          </w:rPr>
          <w:delText>2</w:delText>
        </w:r>
        <w:r w:rsidR="00B01A22" w:rsidDel="00B51DEB">
          <w:rPr>
            <w:b/>
            <w:bCs/>
            <w:szCs w:val="24"/>
          </w:rPr>
          <w:delText>1</w:delText>
        </w:r>
        <w:r w:rsidRPr="00752F7A" w:rsidDel="00B51DEB">
          <w:rPr>
            <w:b/>
            <w:bCs/>
            <w:szCs w:val="24"/>
          </w:rPr>
          <w:tab/>
        </w:r>
        <w:r w:rsidR="00625215" w:rsidDel="00B51DEB">
          <w:rPr>
            <w:b/>
            <w:bCs/>
            <w:szCs w:val="24"/>
          </w:rPr>
          <w:delText>Interpretation</w:delText>
        </w:r>
      </w:del>
    </w:p>
    <w:p w14:paraId="3EBD3EF5" w14:textId="44676A27" w:rsidR="00B856B1" w:rsidRPr="00752F7A" w:rsidDel="00B51DEB" w:rsidRDefault="00B856B1" w:rsidP="00B51DEB">
      <w:pPr>
        <w:rPr>
          <w:del w:id="879" w:author="Chataway, Francis [AU-AU]" w:date="2025-12-10T11:32:00Z"/>
          <w:b/>
          <w:bCs/>
          <w:szCs w:val="24"/>
        </w:rPr>
        <w:pPrChange w:id="880" w:author="Chataway, Francis [AU-AU]" w:date="2025-12-10T11:33:00Z">
          <w:pPr>
            <w:jc w:val="left"/>
          </w:pPr>
        </w:pPrChange>
      </w:pPr>
    </w:p>
    <w:p w14:paraId="3C9106A1" w14:textId="5CE54AB8" w:rsidR="00B856B1" w:rsidRPr="00752F7A" w:rsidDel="00B51DEB" w:rsidRDefault="00905858" w:rsidP="00B51DEB">
      <w:pPr>
        <w:pStyle w:val="ListParagraph"/>
        <w:ind w:left="709"/>
        <w:rPr>
          <w:del w:id="881" w:author="Chataway, Francis [AU-AU]" w:date="2025-12-10T11:32:00Z"/>
          <w:szCs w:val="24"/>
        </w:rPr>
        <w:pPrChange w:id="882" w:author="Chataway, Francis [AU-AU]" w:date="2025-12-10T11:33:00Z">
          <w:pPr>
            <w:pStyle w:val="ListParagraph"/>
            <w:ind w:left="709"/>
          </w:pPr>
        </w:pPrChange>
      </w:pPr>
      <w:del w:id="883" w:author="Chataway, Francis [AU-AU]" w:date="2025-12-10T11:32:00Z">
        <w:r w:rsidDel="00B51DEB">
          <w:rPr>
            <w:szCs w:val="24"/>
          </w:rPr>
          <w:delText xml:space="preserve">In this Act, </w:delText>
        </w:r>
        <w:r w:rsidR="0006352A" w:rsidRPr="00752F7A" w:rsidDel="00B51DEB">
          <w:rPr>
            <w:szCs w:val="24"/>
          </w:rPr>
          <w:delText>“</w:delText>
        </w:r>
        <w:r w:rsidRPr="00752F7A" w:rsidDel="00B51DEB">
          <w:rPr>
            <w:szCs w:val="24"/>
          </w:rPr>
          <w:delText>the FOI Act</w:delText>
        </w:r>
        <w:r w:rsidR="0006352A" w:rsidRPr="00752F7A" w:rsidDel="00B51DEB">
          <w:rPr>
            <w:szCs w:val="24"/>
          </w:rPr>
          <w:delText>”</w:delText>
        </w:r>
        <w:r w:rsidRPr="00752F7A" w:rsidDel="00B51DEB">
          <w:rPr>
            <w:szCs w:val="24"/>
          </w:rPr>
          <w:delText xml:space="preserve"> means the Freedom of Information (Scotland) Act 2002.</w:delText>
        </w:r>
      </w:del>
    </w:p>
    <w:p w14:paraId="30F0F4EA" w14:textId="637059FF" w:rsidR="00B856B1" w:rsidRPr="00752F7A" w:rsidDel="00B51DEB" w:rsidRDefault="00B856B1" w:rsidP="00B51DEB">
      <w:pPr>
        <w:rPr>
          <w:del w:id="884" w:author="Chataway, Francis [AU-AU]" w:date="2025-12-10T11:32:00Z"/>
          <w:szCs w:val="24"/>
        </w:rPr>
        <w:pPrChange w:id="885" w:author="Chataway, Francis [AU-AU]" w:date="2025-12-10T11:33:00Z">
          <w:pPr/>
        </w:pPrChange>
      </w:pPr>
    </w:p>
    <w:p w14:paraId="5FDFD144" w14:textId="68396DB7" w:rsidR="00E73F2A" w:rsidDel="00B51DEB" w:rsidRDefault="00E73F2A" w:rsidP="00B51DEB">
      <w:pPr>
        <w:rPr>
          <w:del w:id="886" w:author="Chataway, Francis [AU-AU]" w:date="2025-12-10T11:32:00Z"/>
          <w:b/>
          <w:bCs/>
          <w:szCs w:val="24"/>
        </w:rPr>
        <w:pPrChange w:id="887" w:author="Chataway, Francis [AU-AU]" w:date="2025-12-10T11:33:00Z">
          <w:pPr/>
        </w:pPrChange>
      </w:pPr>
    </w:p>
    <w:p w14:paraId="3943622F" w14:textId="0463A7C3" w:rsidR="00B856B1" w:rsidRPr="00752F7A" w:rsidDel="00B51DEB" w:rsidRDefault="00905858" w:rsidP="00B51DEB">
      <w:pPr>
        <w:rPr>
          <w:del w:id="888" w:author="Chataway, Francis [AU-AU]" w:date="2025-12-10T11:32:00Z"/>
          <w:b/>
          <w:bCs/>
          <w:szCs w:val="24"/>
        </w:rPr>
        <w:pPrChange w:id="889" w:author="Chataway, Francis [AU-AU]" w:date="2025-12-10T11:33:00Z">
          <w:pPr/>
        </w:pPrChange>
      </w:pPr>
      <w:del w:id="890" w:author="Chataway, Francis [AU-AU]" w:date="2025-12-10T11:32:00Z">
        <w:r w:rsidRPr="00752F7A" w:rsidDel="00B51DEB">
          <w:rPr>
            <w:b/>
            <w:bCs/>
            <w:szCs w:val="24"/>
          </w:rPr>
          <w:delText>2</w:delText>
        </w:r>
        <w:r w:rsidR="00B01A22" w:rsidDel="00B51DEB">
          <w:rPr>
            <w:b/>
            <w:bCs/>
            <w:szCs w:val="24"/>
          </w:rPr>
          <w:delText>2</w:delText>
        </w:r>
        <w:r w:rsidRPr="00752F7A" w:rsidDel="00B51DEB">
          <w:rPr>
            <w:b/>
            <w:bCs/>
            <w:szCs w:val="24"/>
          </w:rPr>
          <w:tab/>
          <w:delText>Commencement</w:delText>
        </w:r>
      </w:del>
    </w:p>
    <w:p w14:paraId="178EC18E" w14:textId="7E27A8B2" w:rsidR="00556E4D" w:rsidDel="00B51DEB" w:rsidRDefault="00556E4D" w:rsidP="00B51DEB">
      <w:pPr>
        <w:rPr>
          <w:del w:id="891" w:author="Chataway, Francis [AU-AU]" w:date="2025-12-10T11:32:00Z"/>
          <w:b/>
          <w:bCs/>
          <w:szCs w:val="24"/>
        </w:rPr>
        <w:pPrChange w:id="892" w:author="Chataway, Francis [AU-AU]" w:date="2025-12-10T11:33:00Z">
          <w:pPr/>
        </w:pPrChange>
      </w:pPr>
    </w:p>
    <w:p w14:paraId="52D28FD9" w14:textId="34428E1A" w:rsidR="00C7644D" w:rsidRPr="00F80D7D" w:rsidDel="00B51DEB" w:rsidRDefault="00905858" w:rsidP="00B51DEB">
      <w:pPr>
        <w:ind w:left="709"/>
        <w:rPr>
          <w:del w:id="893" w:author="Chataway, Francis [AU-AU]" w:date="2025-12-10T11:32:00Z"/>
          <w:szCs w:val="24"/>
        </w:rPr>
        <w:pPrChange w:id="894" w:author="Chataway, Francis [AU-AU]" w:date="2025-12-10T11:33:00Z">
          <w:pPr>
            <w:ind w:left="709"/>
          </w:pPr>
        </w:pPrChange>
      </w:pPr>
      <w:del w:id="895" w:author="Chataway, Francis [AU-AU]" w:date="2025-12-10T11:32:00Z">
        <w:r w:rsidRPr="00F80D7D" w:rsidDel="00B51DEB">
          <w:rPr>
            <w:szCs w:val="24"/>
          </w:rPr>
          <w:delText>(1)</w:delText>
        </w:r>
        <w:r w:rsidR="00676245" w:rsidDel="00B51DEB">
          <w:rPr>
            <w:szCs w:val="24"/>
          </w:rPr>
          <w:delText xml:space="preserve"> </w:delText>
        </w:r>
        <w:r w:rsidR="00625215" w:rsidDel="00B51DEB">
          <w:rPr>
            <w:szCs w:val="24"/>
          </w:rPr>
          <w:delText>This section and sections 1, 2, 3, 4, 5</w:delText>
        </w:r>
        <w:r w:rsidR="00D56DA3" w:rsidDel="00B51DEB">
          <w:rPr>
            <w:szCs w:val="24"/>
          </w:rPr>
          <w:delText>, 6, 9, 10, 11, 13, 14, 1</w:delText>
        </w:r>
        <w:r w:rsidR="00BE4BA9" w:rsidDel="00B51DEB">
          <w:rPr>
            <w:szCs w:val="24"/>
          </w:rPr>
          <w:delText>7</w:delText>
        </w:r>
        <w:r w:rsidR="00D56DA3" w:rsidDel="00B51DEB">
          <w:rPr>
            <w:szCs w:val="24"/>
          </w:rPr>
          <w:delText>, 1</w:delText>
        </w:r>
        <w:r w:rsidR="00BE4BA9" w:rsidDel="00B51DEB">
          <w:rPr>
            <w:szCs w:val="24"/>
          </w:rPr>
          <w:delText>8</w:delText>
        </w:r>
        <w:r w:rsidR="00D56DA3" w:rsidDel="00B51DEB">
          <w:rPr>
            <w:szCs w:val="24"/>
          </w:rPr>
          <w:delText xml:space="preserve">, </w:delText>
        </w:r>
        <w:r w:rsidR="00BE4BA9" w:rsidDel="00B51DEB">
          <w:rPr>
            <w:szCs w:val="24"/>
          </w:rPr>
          <w:delText>19, 20, 21</w:delText>
        </w:r>
        <w:r w:rsidR="00D56DA3" w:rsidDel="00B51DEB">
          <w:rPr>
            <w:szCs w:val="24"/>
          </w:rPr>
          <w:delText xml:space="preserve"> and 2</w:delText>
        </w:r>
        <w:r w:rsidR="00BE4BA9" w:rsidDel="00B51DEB">
          <w:rPr>
            <w:szCs w:val="24"/>
          </w:rPr>
          <w:delText>3</w:delText>
        </w:r>
        <w:r w:rsidRPr="00F80D7D" w:rsidDel="00B51DEB">
          <w:rPr>
            <w:szCs w:val="24"/>
          </w:rPr>
          <w:delText xml:space="preserve"> come into force on the day after Royal Assent</w:delText>
        </w:r>
        <w:r w:rsidR="00D56DA3" w:rsidDel="00B51DEB">
          <w:rPr>
            <w:szCs w:val="24"/>
          </w:rPr>
          <w:delText>.</w:delText>
        </w:r>
      </w:del>
    </w:p>
    <w:p w14:paraId="72E552CB" w14:textId="7852471F" w:rsidR="00C7644D" w:rsidRPr="00F80D7D" w:rsidDel="00B51DEB" w:rsidRDefault="00C7644D" w:rsidP="00B51DEB">
      <w:pPr>
        <w:rPr>
          <w:del w:id="896" w:author="Chataway, Francis [AU-AU]" w:date="2025-12-10T11:32:00Z"/>
          <w:szCs w:val="24"/>
        </w:rPr>
        <w:pPrChange w:id="897" w:author="Chataway, Francis [AU-AU]" w:date="2025-12-10T11:33:00Z">
          <w:pPr/>
        </w:pPrChange>
      </w:pPr>
    </w:p>
    <w:p w14:paraId="3103F572" w14:textId="54564BD5" w:rsidR="00C7644D" w:rsidRPr="003E0BCF" w:rsidDel="00B51DEB" w:rsidRDefault="00905858" w:rsidP="00B51DEB">
      <w:pPr>
        <w:ind w:left="709"/>
        <w:rPr>
          <w:del w:id="898" w:author="Chataway, Francis [AU-AU]" w:date="2025-12-10T11:32:00Z"/>
          <w:szCs w:val="24"/>
        </w:rPr>
        <w:pPrChange w:id="899" w:author="Chataway, Francis [AU-AU]" w:date="2025-12-10T11:33:00Z">
          <w:pPr>
            <w:ind w:left="709"/>
          </w:pPr>
        </w:pPrChange>
      </w:pPr>
      <w:del w:id="900" w:author="Chataway, Francis [AU-AU]" w:date="2025-12-10T11:32:00Z">
        <w:r w:rsidRPr="006064BE" w:rsidDel="00B51DEB">
          <w:rPr>
            <w:szCs w:val="24"/>
          </w:rPr>
          <w:delText xml:space="preserve">(2) </w:delText>
        </w:r>
        <w:r w:rsidR="00394AB0" w:rsidDel="00B51DEB">
          <w:rPr>
            <w:szCs w:val="24"/>
          </w:rPr>
          <w:delText xml:space="preserve"> </w:delText>
        </w:r>
        <w:r w:rsidR="00D56DA3" w:rsidDel="00B51DEB">
          <w:rPr>
            <w:szCs w:val="24"/>
          </w:rPr>
          <w:delText>The remaining</w:delText>
        </w:r>
        <w:r w:rsidR="007E16E8" w:rsidRPr="003E0BCF" w:rsidDel="00B51DEB">
          <w:rPr>
            <w:szCs w:val="24"/>
          </w:rPr>
          <w:delText xml:space="preserve"> </w:delText>
        </w:r>
        <w:r w:rsidRPr="003E0BCF" w:rsidDel="00B51DEB">
          <w:rPr>
            <w:szCs w:val="24"/>
          </w:rPr>
          <w:delText>provisions of this Act come into force—</w:delText>
        </w:r>
      </w:del>
    </w:p>
    <w:p w14:paraId="18364D41" w14:textId="7E8D045A" w:rsidR="00C7644D" w:rsidRPr="00F80D7D" w:rsidDel="00B51DEB" w:rsidRDefault="00905858" w:rsidP="00B51DEB">
      <w:pPr>
        <w:ind w:left="1418"/>
        <w:rPr>
          <w:del w:id="901" w:author="Chataway, Francis [AU-AU]" w:date="2025-12-10T11:32:00Z"/>
          <w:szCs w:val="24"/>
        </w:rPr>
        <w:pPrChange w:id="902" w:author="Chataway, Francis [AU-AU]" w:date="2025-12-10T11:33:00Z">
          <w:pPr>
            <w:ind w:left="1418"/>
          </w:pPr>
        </w:pPrChange>
      </w:pPr>
      <w:del w:id="903" w:author="Chataway, Francis [AU-AU]" w:date="2025-12-10T11:32:00Z">
        <w:r w:rsidRPr="00F80D7D" w:rsidDel="00B51DEB">
          <w:rPr>
            <w:szCs w:val="24"/>
          </w:rPr>
          <w:delText xml:space="preserve">(a) at the end of a period of </w:delText>
        </w:r>
        <w:r w:rsidR="00997F2A" w:rsidDel="00B51DEB">
          <w:rPr>
            <w:szCs w:val="24"/>
          </w:rPr>
          <w:delText>12</w:delText>
        </w:r>
        <w:r w:rsidRPr="00F80D7D" w:rsidDel="00B51DEB">
          <w:rPr>
            <w:szCs w:val="24"/>
          </w:rPr>
          <w:delText xml:space="preserve"> months beginning with the day of Royal Assent,</w:delText>
        </w:r>
        <w:r w:rsidR="00D56DA3" w:rsidDel="00B51DEB">
          <w:rPr>
            <w:szCs w:val="24"/>
          </w:rPr>
          <w:delText xml:space="preserve"> or</w:delText>
        </w:r>
      </w:del>
    </w:p>
    <w:p w14:paraId="56E29EB6" w14:textId="22A2F9DD" w:rsidR="00C7644D" w:rsidDel="00B51DEB" w:rsidRDefault="00905858" w:rsidP="00B51DEB">
      <w:pPr>
        <w:rPr>
          <w:del w:id="904" w:author="Chataway, Francis [AU-AU]" w:date="2025-12-10T11:32:00Z"/>
          <w:szCs w:val="24"/>
        </w:rPr>
        <w:pPrChange w:id="905" w:author="Chataway, Francis [AU-AU]" w:date="2025-12-10T11:33:00Z">
          <w:pPr/>
        </w:pPrChange>
      </w:pPr>
      <w:del w:id="906" w:author="Chataway, Francis [AU-AU]" w:date="2025-12-10T11:32:00Z">
        <w:r w:rsidRPr="00F80D7D" w:rsidDel="00B51DEB">
          <w:rPr>
            <w:szCs w:val="24"/>
          </w:rPr>
          <w:tab/>
        </w:r>
        <w:r w:rsidR="00C8197A" w:rsidDel="00B51DEB">
          <w:rPr>
            <w:szCs w:val="24"/>
          </w:rPr>
          <w:tab/>
        </w:r>
        <w:r w:rsidRPr="00F80D7D" w:rsidDel="00B51DEB">
          <w:rPr>
            <w:szCs w:val="24"/>
          </w:rPr>
          <w:delText>(b) on such earlier day as the Scottish Ministers may by regulations appoint.</w:delText>
        </w:r>
      </w:del>
    </w:p>
    <w:p w14:paraId="1C21009F" w14:textId="61586854" w:rsidR="00D938BF" w:rsidDel="00B51DEB" w:rsidRDefault="00D938BF" w:rsidP="00B51DEB">
      <w:pPr>
        <w:rPr>
          <w:del w:id="907" w:author="Chataway, Francis [AU-AU]" w:date="2025-12-10T11:32:00Z"/>
          <w:szCs w:val="24"/>
        </w:rPr>
        <w:pPrChange w:id="908" w:author="Chataway, Francis [AU-AU]" w:date="2025-12-10T11:33:00Z">
          <w:pPr/>
        </w:pPrChange>
      </w:pPr>
    </w:p>
    <w:p w14:paraId="2B9F80BF" w14:textId="7074503F" w:rsidR="00D938BF" w:rsidRPr="00D938BF" w:rsidDel="00B51DEB" w:rsidRDefault="00905858" w:rsidP="00B51DEB">
      <w:pPr>
        <w:rPr>
          <w:del w:id="909" w:author="Chataway, Francis [AU-AU]" w:date="2025-12-10T11:32:00Z"/>
          <w:szCs w:val="24"/>
        </w:rPr>
        <w:pPrChange w:id="910" w:author="Chataway, Francis [AU-AU]" w:date="2025-12-10T11:33:00Z">
          <w:pPr/>
        </w:pPrChange>
      </w:pPr>
      <w:del w:id="911" w:author="Chataway, Francis [AU-AU]" w:date="2025-12-10T11:32:00Z">
        <w:r w:rsidDel="00B51DEB">
          <w:rPr>
            <w:szCs w:val="24"/>
          </w:rPr>
          <w:tab/>
        </w:r>
        <w:r w:rsidRPr="00D938BF" w:rsidDel="00B51DEB">
          <w:rPr>
            <w:szCs w:val="24"/>
          </w:rPr>
          <w:delText>(3) Regulations under this section may–</w:delText>
        </w:r>
      </w:del>
    </w:p>
    <w:p w14:paraId="211AE7EB" w14:textId="7A392FD7" w:rsidR="00D938BF" w:rsidRPr="00D938BF" w:rsidDel="00B51DEB" w:rsidRDefault="00905858" w:rsidP="00B51DEB">
      <w:pPr>
        <w:rPr>
          <w:del w:id="912" w:author="Chataway, Francis [AU-AU]" w:date="2025-12-10T11:32:00Z"/>
          <w:szCs w:val="24"/>
        </w:rPr>
        <w:pPrChange w:id="913" w:author="Chataway, Francis [AU-AU]" w:date="2025-12-10T11:33:00Z">
          <w:pPr/>
        </w:pPrChange>
      </w:pPr>
      <w:del w:id="914" w:author="Chataway, Francis [AU-AU]" w:date="2025-12-10T11:32:00Z">
        <w:r w:rsidDel="00B51DEB">
          <w:rPr>
            <w:szCs w:val="24"/>
          </w:rPr>
          <w:tab/>
        </w:r>
        <w:r w:rsidDel="00B51DEB">
          <w:rPr>
            <w:szCs w:val="24"/>
          </w:rPr>
          <w:tab/>
        </w:r>
        <w:r w:rsidRPr="00D938BF" w:rsidDel="00B51DEB">
          <w:rPr>
            <w:szCs w:val="24"/>
          </w:rPr>
          <w:delText>(a) include transitional, transitory or saving provision,</w:delText>
        </w:r>
      </w:del>
    </w:p>
    <w:p w14:paraId="2A4B3211" w14:textId="4E56B950" w:rsidR="00D938BF" w:rsidRPr="00F80D7D" w:rsidDel="00B51DEB" w:rsidRDefault="00905858" w:rsidP="00B51DEB">
      <w:pPr>
        <w:rPr>
          <w:del w:id="915" w:author="Chataway, Francis [AU-AU]" w:date="2025-12-10T11:32:00Z"/>
          <w:szCs w:val="24"/>
        </w:rPr>
        <w:pPrChange w:id="916" w:author="Chataway, Francis [AU-AU]" w:date="2025-12-10T11:33:00Z">
          <w:pPr/>
        </w:pPrChange>
      </w:pPr>
      <w:del w:id="917" w:author="Chataway, Francis [AU-AU]" w:date="2025-12-10T11:32:00Z">
        <w:r w:rsidDel="00B51DEB">
          <w:rPr>
            <w:szCs w:val="24"/>
          </w:rPr>
          <w:tab/>
        </w:r>
        <w:r w:rsidDel="00B51DEB">
          <w:rPr>
            <w:szCs w:val="24"/>
          </w:rPr>
          <w:tab/>
        </w:r>
        <w:r w:rsidRPr="00D938BF" w:rsidDel="00B51DEB">
          <w:rPr>
            <w:szCs w:val="24"/>
          </w:rPr>
          <w:delText>(b) make different provision for different purposes.</w:delText>
        </w:r>
      </w:del>
    </w:p>
    <w:p w14:paraId="4EEF92D8" w14:textId="700FFEDD" w:rsidR="00C7644D" w:rsidRPr="00F80D7D" w:rsidDel="00B51DEB" w:rsidRDefault="00C7644D" w:rsidP="00B51DEB">
      <w:pPr>
        <w:rPr>
          <w:del w:id="918" w:author="Chataway, Francis [AU-AU]" w:date="2025-12-10T11:32:00Z"/>
          <w:szCs w:val="24"/>
        </w:rPr>
        <w:pPrChange w:id="919" w:author="Chataway, Francis [AU-AU]" w:date="2025-12-10T11:33:00Z">
          <w:pPr/>
        </w:pPrChange>
      </w:pPr>
    </w:p>
    <w:p w14:paraId="57E7B53A" w14:textId="30B14518" w:rsidR="006508B9" w:rsidRPr="00752F7A" w:rsidDel="00B51DEB" w:rsidRDefault="006508B9" w:rsidP="00B51DEB">
      <w:pPr>
        <w:rPr>
          <w:del w:id="920" w:author="Chataway, Francis [AU-AU]" w:date="2025-12-10T11:32:00Z"/>
          <w:szCs w:val="24"/>
        </w:rPr>
        <w:pPrChange w:id="921" w:author="Chataway, Francis [AU-AU]" w:date="2025-12-10T11:33:00Z">
          <w:pPr/>
        </w:pPrChange>
      </w:pPr>
    </w:p>
    <w:p w14:paraId="500EEC27" w14:textId="02A44816" w:rsidR="00D747D5" w:rsidRPr="00752F7A" w:rsidDel="00B51DEB" w:rsidRDefault="00905858" w:rsidP="00B51DEB">
      <w:pPr>
        <w:tabs>
          <w:tab w:val="clear" w:pos="709"/>
          <w:tab w:val="clear" w:pos="1418"/>
          <w:tab w:val="clear" w:pos="2126"/>
          <w:tab w:val="clear" w:pos="2835"/>
          <w:tab w:val="clear" w:pos="3544"/>
          <w:tab w:val="clear" w:pos="4253"/>
          <w:tab w:val="clear" w:pos="4961"/>
          <w:tab w:val="clear" w:pos="5670"/>
        </w:tabs>
        <w:spacing w:after="160" w:line="259" w:lineRule="auto"/>
        <w:rPr>
          <w:del w:id="922" w:author="Chataway, Francis [AU-AU]" w:date="2025-12-10T11:32:00Z"/>
          <w:b/>
          <w:bCs/>
          <w:szCs w:val="24"/>
        </w:rPr>
        <w:pPrChange w:id="923" w:author="Chataway, Francis [AU-AU]" w:date="2025-12-10T11:33:00Z">
          <w:pPr>
            <w:tabs>
              <w:tab w:val="clear" w:pos="709"/>
              <w:tab w:val="clear" w:pos="1418"/>
              <w:tab w:val="clear" w:pos="2126"/>
              <w:tab w:val="clear" w:pos="2835"/>
              <w:tab w:val="clear" w:pos="3544"/>
              <w:tab w:val="clear" w:pos="4253"/>
              <w:tab w:val="clear" w:pos="4961"/>
              <w:tab w:val="clear" w:pos="5670"/>
            </w:tabs>
            <w:spacing w:after="160" w:line="259" w:lineRule="auto"/>
            <w:jc w:val="left"/>
          </w:pPr>
        </w:pPrChange>
      </w:pPr>
      <w:del w:id="924" w:author="Chataway, Francis [AU-AU]" w:date="2025-12-10T11:32:00Z">
        <w:r w:rsidRPr="00752F7A" w:rsidDel="00B51DEB">
          <w:rPr>
            <w:b/>
            <w:bCs/>
            <w:szCs w:val="24"/>
          </w:rPr>
          <w:delText>2</w:delText>
        </w:r>
        <w:r w:rsidR="00B01A22" w:rsidDel="00B51DEB">
          <w:rPr>
            <w:b/>
            <w:bCs/>
            <w:szCs w:val="24"/>
          </w:rPr>
          <w:delText>3</w:delText>
        </w:r>
        <w:r w:rsidR="00F50259" w:rsidRPr="00752F7A" w:rsidDel="00B51DEB">
          <w:rPr>
            <w:b/>
            <w:bCs/>
            <w:szCs w:val="24"/>
          </w:rPr>
          <w:tab/>
        </w:r>
        <w:r w:rsidRPr="00752F7A" w:rsidDel="00B51DEB">
          <w:rPr>
            <w:b/>
            <w:bCs/>
            <w:szCs w:val="24"/>
          </w:rPr>
          <w:delText xml:space="preserve">Short </w:delText>
        </w:r>
        <w:r w:rsidR="00625215" w:rsidDel="00B51DEB">
          <w:rPr>
            <w:b/>
            <w:bCs/>
            <w:szCs w:val="24"/>
          </w:rPr>
          <w:delText>t</w:delText>
        </w:r>
        <w:r w:rsidRPr="00752F7A" w:rsidDel="00B51DEB">
          <w:rPr>
            <w:b/>
            <w:bCs/>
            <w:szCs w:val="24"/>
          </w:rPr>
          <w:delText xml:space="preserve">itle </w:delText>
        </w:r>
      </w:del>
    </w:p>
    <w:p w14:paraId="17630019" w14:textId="59C96F19" w:rsidR="00F50259" w:rsidRPr="00752F7A" w:rsidDel="00B51DEB" w:rsidRDefault="00905858" w:rsidP="00B51DEB">
      <w:pPr>
        <w:tabs>
          <w:tab w:val="clear" w:pos="709"/>
          <w:tab w:val="clear" w:pos="1418"/>
          <w:tab w:val="clear" w:pos="2126"/>
          <w:tab w:val="clear" w:pos="2835"/>
          <w:tab w:val="clear" w:pos="3544"/>
          <w:tab w:val="clear" w:pos="4253"/>
          <w:tab w:val="clear" w:pos="4961"/>
          <w:tab w:val="clear" w:pos="5670"/>
        </w:tabs>
        <w:spacing w:after="160" w:line="259" w:lineRule="auto"/>
        <w:ind w:firstLine="720"/>
        <w:rPr>
          <w:del w:id="925" w:author="Chataway, Francis [AU-AU]" w:date="2025-12-10T11:32:00Z"/>
          <w:b/>
          <w:bCs/>
          <w:szCs w:val="24"/>
        </w:rPr>
        <w:pPrChange w:id="926" w:author="Chataway, Francis [AU-AU]" w:date="2025-12-10T11:33:00Z">
          <w:pPr>
            <w:tabs>
              <w:tab w:val="clear" w:pos="709"/>
              <w:tab w:val="clear" w:pos="1418"/>
              <w:tab w:val="clear" w:pos="2126"/>
              <w:tab w:val="clear" w:pos="2835"/>
              <w:tab w:val="clear" w:pos="3544"/>
              <w:tab w:val="clear" w:pos="4253"/>
              <w:tab w:val="clear" w:pos="4961"/>
              <w:tab w:val="clear" w:pos="5670"/>
            </w:tabs>
            <w:spacing w:after="160" w:line="259" w:lineRule="auto"/>
            <w:ind w:firstLine="720"/>
            <w:jc w:val="left"/>
          </w:pPr>
        </w:pPrChange>
      </w:pPr>
      <w:del w:id="927" w:author="Chataway, Francis [AU-AU]" w:date="2025-12-10T11:32:00Z">
        <w:r w:rsidRPr="00685C57" w:rsidDel="00B51DEB">
          <w:delText xml:space="preserve">The short title of this </w:delText>
        </w:r>
        <w:r w:rsidR="00B96242" w:rsidDel="00B51DEB">
          <w:delText>Act</w:delText>
        </w:r>
        <w:r w:rsidRPr="00685C57" w:rsidDel="00B51DEB">
          <w:delText xml:space="preserve"> is the</w:delText>
        </w:r>
        <w:r w:rsidDel="00B51DEB">
          <w:rPr>
            <w:i/>
            <w:iCs/>
          </w:rPr>
          <w:delText xml:space="preserve"> </w:delText>
        </w:r>
        <w:r w:rsidRPr="00B955F1" w:rsidDel="00B51DEB">
          <w:delText>Freedom of Information Reform (Scotland</w:delText>
        </w:r>
        <w:r w:rsidDel="00B51DEB">
          <w:delText>)</w:delText>
        </w:r>
        <w:r w:rsidR="00625215" w:rsidDel="00B51DEB">
          <w:delText xml:space="preserve"> </w:delText>
        </w:r>
        <w:r w:rsidR="00B96242" w:rsidDel="00B51DEB">
          <w:delText>Act</w:delText>
        </w:r>
        <w:r w:rsidR="00625215" w:rsidDel="00B51DEB">
          <w:delText xml:space="preserve"> 2025</w:delText>
        </w:r>
        <w:r w:rsidDel="00B51DEB">
          <w:delText>.</w:delText>
        </w:r>
        <w:r w:rsidRPr="00752F7A" w:rsidDel="00B51DEB">
          <w:rPr>
            <w:b/>
            <w:bCs/>
            <w:szCs w:val="24"/>
          </w:rPr>
          <w:br w:type="page"/>
        </w:r>
      </w:del>
    </w:p>
    <w:p w14:paraId="19284E3F" w14:textId="727199E6" w:rsidR="00852D54" w:rsidRPr="00752F7A" w:rsidDel="00B51DEB" w:rsidRDefault="00905858" w:rsidP="00B51DEB">
      <w:pPr>
        <w:rPr>
          <w:del w:id="928" w:author="Chataway, Francis [AU-AU]" w:date="2025-12-10T11:32:00Z"/>
          <w:b/>
          <w:bCs/>
          <w:szCs w:val="24"/>
        </w:rPr>
        <w:pPrChange w:id="929" w:author="Chataway, Francis [AU-AU]" w:date="2025-12-10T11:33:00Z">
          <w:pPr>
            <w:jc w:val="center"/>
          </w:pPr>
        </w:pPrChange>
      </w:pPr>
      <w:del w:id="930" w:author="Chataway, Francis [AU-AU]" w:date="2025-12-10T11:32:00Z">
        <w:r w:rsidRPr="00752F7A" w:rsidDel="00B51DEB">
          <w:rPr>
            <w:b/>
            <w:bCs/>
            <w:szCs w:val="24"/>
          </w:rPr>
          <w:delText>FREEDOM OF INFORMATION REFORM (SCOTLAND) BILL</w:delText>
        </w:r>
      </w:del>
    </w:p>
    <w:p w14:paraId="1F81B289" w14:textId="63A0699B" w:rsidR="00B856B1" w:rsidRPr="00752F7A" w:rsidDel="00B51DEB" w:rsidRDefault="00905858" w:rsidP="00B51DEB">
      <w:pPr>
        <w:rPr>
          <w:del w:id="931" w:author="Chataway, Francis [AU-AU]" w:date="2025-12-10T11:32:00Z"/>
          <w:szCs w:val="24"/>
        </w:rPr>
        <w:pPrChange w:id="932" w:author="Chataway, Francis [AU-AU]" w:date="2025-12-10T11:33:00Z">
          <w:pPr>
            <w:jc w:val="center"/>
          </w:pPr>
        </w:pPrChange>
      </w:pPr>
      <w:del w:id="933" w:author="Chataway, Francis [AU-AU]" w:date="2025-12-10T11:32:00Z">
        <w:r w:rsidRPr="00752F7A" w:rsidDel="00B51DEB">
          <w:rPr>
            <w:szCs w:val="24"/>
          </w:rPr>
          <w:delText>[AS INTRODUCED]</w:delText>
        </w:r>
      </w:del>
    </w:p>
    <w:p w14:paraId="41642C70" w14:textId="1C004E0E" w:rsidR="00824175" w:rsidRPr="00752F7A" w:rsidDel="00B51DEB" w:rsidRDefault="00824175" w:rsidP="00B51DEB">
      <w:pPr>
        <w:ind w:left="709" w:hanging="709"/>
        <w:rPr>
          <w:del w:id="934" w:author="Chataway, Francis [AU-AU]" w:date="2025-12-10T11:32:00Z"/>
          <w:b/>
          <w:bCs/>
          <w:szCs w:val="24"/>
          <w:shd w:val="clear" w:color="auto" w:fill="FFFFFF"/>
        </w:rPr>
        <w:pPrChange w:id="935" w:author="Chataway, Francis [AU-AU]" w:date="2025-12-10T11:33:00Z">
          <w:pPr>
            <w:ind w:left="709" w:hanging="709"/>
            <w:jc w:val="left"/>
          </w:pPr>
        </w:pPrChange>
      </w:pPr>
    </w:p>
    <w:p w14:paraId="0EC95BEB" w14:textId="57D6A4DE" w:rsidR="00852D54" w:rsidRPr="00752F7A" w:rsidDel="00B51DEB" w:rsidRDefault="00905858" w:rsidP="00B51DEB">
      <w:pPr>
        <w:spacing w:line="259" w:lineRule="auto"/>
        <w:rPr>
          <w:del w:id="936" w:author="Chataway, Francis [AU-AU]" w:date="2025-12-10T11:32:00Z"/>
          <w:szCs w:val="24"/>
        </w:rPr>
        <w:pPrChange w:id="937" w:author="Chataway, Francis [AU-AU]" w:date="2025-12-10T11:33:00Z">
          <w:pPr>
            <w:spacing w:line="259" w:lineRule="auto"/>
            <w:jc w:val="left"/>
          </w:pPr>
        </w:pPrChange>
      </w:pPr>
      <w:del w:id="938" w:author="Chataway, Francis [AU-AU]" w:date="2025-12-10T11:32:00Z">
        <w:r w:rsidRPr="00752F7A" w:rsidDel="00B51DEB">
          <w:rPr>
            <w:szCs w:val="24"/>
          </w:rPr>
          <w:delText xml:space="preserve">An </w:delText>
        </w:r>
        <w:r w:rsidR="00D56DA3" w:rsidDel="00B51DEB">
          <w:rPr>
            <w:szCs w:val="24"/>
          </w:rPr>
          <w:delText>A</w:delText>
        </w:r>
        <w:r w:rsidRPr="00752F7A" w:rsidDel="00B51DEB">
          <w:rPr>
            <w:szCs w:val="24"/>
          </w:rPr>
          <w:delText>ct of the Scottish Parliament to amend the Freedom of Information (Scotland) Act 2002</w:delText>
        </w:r>
        <w:r w:rsidR="00D56DA3" w:rsidDel="00B51DEB">
          <w:rPr>
            <w:szCs w:val="24"/>
          </w:rPr>
          <w:delText xml:space="preserve"> to make provision amending the definition of Scottish public authority, to make provision as regards t</w:delText>
        </w:r>
        <w:r w:rsidR="00D56DA3" w:rsidRPr="00D56DA3" w:rsidDel="00B51DEB">
          <w:rPr>
            <w:szCs w:val="24"/>
          </w:rPr>
          <w:delText>he proactive publication of information</w:delText>
        </w:r>
        <w:r w:rsidR="00D56DA3" w:rsidDel="00B51DEB">
          <w:rPr>
            <w:szCs w:val="24"/>
          </w:rPr>
          <w:delText>, to make further provision as regards enforcement; and for connected purposes</w:delText>
        </w:r>
        <w:r w:rsidRPr="00752F7A" w:rsidDel="00B51DEB">
          <w:rPr>
            <w:szCs w:val="24"/>
          </w:rPr>
          <w:delText>.</w:delText>
        </w:r>
      </w:del>
    </w:p>
    <w:p w14:paraId="2FADEBCF" w14:textId="1D5BC0FC" w:rsidR="00C6329D" w:rsidRPr="00752F7A" w:rsidDel="00B51DEB" w:rsidRDefault="00905858" w:rsidP="00B51DEB">
      <w:pPr>
        <w:rPr>
          <w:del w:id="939" w:author="Chataway, Francis [AU-AU]" w:date="2025-12-10T11:32:00Z"/>
          <w:szCs w:val="24"/>
        </w:rPr>
        <w:pPrChange w:id="940" w:author="Chataway, Francis [AU-AU]" w:date="2025-12-10T11:33:00Z">
          <w:pPr>
            <w:jc w:val="left"/>
          </w:pPr>
        </w:pPrChange>
      </w:pPr>
      <w:del w:id="941" w:author="Chataway, Francis [AU-AU]" w:date="2025-12-10T11:32:00Z">
        <w:r w:rsidRPr="00752F7A" w:rsidDel="00B51DEB">
          <w:rPr>
            <w:b/>
            <w:bCs/>
            <w:szCs w:val="24"/>
          </w:rPr>
          <w:br/>
        </w:r>
        <w:r w:rsidRPr="00752F7A" w:rsidDel="00B51DEB">
          <w:rPr>
            <w:szCs w:val="24"/>
          </w:rPr>
          <w:delText>Introduced by: Katy Clark</w:delText>
        </w:r>
        <w:r w:rsidRPr="00752F7A" w:rsidDel="00B51DEB">
          <w:rPr>
            <w:szCs w:val="24"/>
          </w:rPr>
          <w:br/>
          <w:delText xml:space="preserve">On: </w:delText>
        </w:r>
        <w:r w:rsidRPr="00752F7A" w:rsidDel="00B51DEB">
          <w:rPr>
            <w:color w:val="FF0000"/>
            <w:szCs w:val="24"/>
          </w:rPr>
          <w:delText>[Date]</w:delText>
        </w:r>
        <w:r w:rsidRPr="00752F7A" w:rsidDel="00B51DEB">
          <w:rPr>
            <w:szCs w:val="24"/>
          </w:rPr>
          <w:br/>
          <w:delText>Bill type: Member’s Bill</w:delText>
        </w:r>
      </w:del>
    </w:p>
    <w:p w14:paraId="69D9F0EC" w14:textId="64074F13" w:rsidR="002C6A43" w:rsidRPr="00752F7A" w:rsidDel="00B51DEB" w:rsidRDefault="002C6A43" w:rsidP="00B51DEB">
      <w:pPr>
        <w:rPr>
          <w:del w:id="942" w:author="Chataway, Francis [AU-AU]" w:date="2025-12-10T11:32:00Z"/>
          <w:szCs w:val="24"/>
        </w:rPr>
        <w:pPrChange w:id="943" w:author="Chataway, Francis [AU-AU]" w:date="2025-12-10T11:33:00Z">
          <w:pPr>
            <w:jc w:val="left"/>
          </w:pPr>
        </w:pPrChange>
      </w:pPr>
    </w:p>
    <w:p w14:paraId="3A9090DD" w14:textId="07716957" w:rsidR="002C6A43" w:rsidRPr="00752F7A" w:rsidDel="00B51DEB" w:rsidRDefault="002C6A43" w:rsidP="00B51DEB">
      <w:pPr>
        <w:rPr>
          <w:del w:id="944" w:author="Chataway, Francis [AU-AU]" w:date="2025-12-10T11:32:00Z"/>
          <w:szCs w:val="24"/>
        </w:rPr>
        <w:pPrChange w:id="945" w:author="Chataway, Francis [AU-AU]" w:date="2025-12-10T11:33:00Z">
          <w:pPr>
            <w:jc w:val="left"/>
          </w:pPr>
        </w:pPrChange>
      </w:pPr>
    </w:p>
    <w:p w14:paraId="703B29C4" w14:textId="24E2F57D" w:rsidR="002C6A43" w:rsidRPr="00752F7A" w:rsidDel="00B51DEB" w:rsidRDefault="002C6A43" w:rsidP="00B51DEB">
      <w:pPr>
        <w:rPr>
          <w:del w:id="946" w:author="Chataway, Francis [AU-AU]" w:date="2025-12-10T11:32:00Z"/>
          <w:szCs w:val="24"/>
        </w:rPr>
        <w:pPrChange w:id="947" w:author="Chataway, Francis [AU-AU]" w:date="2025-12-10T11:33:00Z">
          <w:pPr>
            <w:jc w:val="left"/>
          </w:pPr>
        </w:pPrChange>
      </w:pPr>
    </w:p>
    <w:p w14:paraId="22314B1F" w14:textId="31F08FCE" w:rsidR="002C6A43" w:rsidRPr="00752F7A" w:rsidDel="00B51DEB" w:rsidRDefault="002C6A43" w:rsidP="00B51DEB">
      <w:pPr>
        <w:rPr>
          <w:del w:id="948" w:author="Chataway, Francis [AU-AU]" w:date="2025-12-10T11:32:00Z"/>
          <w:szCs w:val="24"/>
        </w:rPr>
        <w:pPrChange w:id="949" w:author="Chataway, Francis [AU-AU]" w:date="2025-12-10T11:33:00Z">
          <w:pPr>
            <w:jc w:val="left"/>
          </w:pPr>
        </w:pPrChange>
      </w:pPr>
    </w:p>
    <w:p w14:paraId="39A0F0E8" w14:textId="74C9B20A" w:rsidR="002C6A43" w:rsidRPr="00752F7A" w:rsidDel="00B51DEB" w:rsidRDefault="002C6A43" w:rsidP="00B51DEB">
      <w:pPr>
        <w:rPr>
          <w:del w:id="950" w:author="Chataway, Francis [AU-AU]" w:date="2025-12-10T11:32:00Z"/>
          <w:szCs w:val="24"/>
        </w:rPr>
        <w:pPrChange w:id="951" w:author="Chataway, Francis [AU-AU]" w:date="2025-12-10T11:33:00Z">
          <w:pPr>
            <w:jc w:val="left"/>
          </w:pPr>
        </w:pPrChange>
      </w:pPr>
    </w:p>
    <w:p w14:paraId="2A0E5316" w14:textId="78C03286" w:rsidR="002C6A43" w:rsidRPr="00752F7A" w:rsidDel="00B51DEB" w:rsidRDefault="002C6A43" w:rsidP="00B51DEB">
      <w:pPr>
        <w:rPr>
          <w:del w:id="952" w:author="Chataway, Francis [AU-AU]" w:date="2025-12-10T11:32:00Z"/>
          <w:szCs w:val="24"/>
        </w:rPr>
        <w:pPrChange w:id="953" w:author="Chataway, Francis [AU-AU]" w:date="2025-12-10T11:33:00Z">
          <w:pPr>
            <w:jc w:val="left"/>
          </w:pPr>
        </w:pPrChange>
      </w:pPr>
    </w:p>
    <w:p w14:paraId="5936EE42" w14:textId="005F397E" w:rsidR="002C6A43" w:rsidRPr="00752F7A" w:rsidDel="00B51DEB" w:rsidRDefault="002C6A43" w:rsidP="00B51DEB">
      <w:pPr>
        <w:rPr>
          <w:del w:id="954" w:author="Chataway, Francis [AU-AU]" w:date="2025-12-10T11:32:00Z"/>
          <w:szCs w:val="24"/>
        </w:rPr>
        <w:pPrChange w:id="955" w:author="Chataway, Francis [AU-AU]" w:date="2025-12-10T11:33:00Z">
          <w:pPr>
            <w:jc w:val="left"/>
          </w:pPr>
        </w:pPrChange>
      </w:pPr>
    </w:p>
    <w:p w14:paraId="01CED984" w14:textId="602D3F28" w:rsidR="002C6A43" w:rsidRPr="00752F7A" w:rsidDel="00B51DEB" w:rsidRDefault="002C6A43" w:rsidP="00B51DEB">
      <w:pPr>
        <w:rPr>
          <w:del w:id="956" w:author="Chataway, Francis [AU-AU]" w:date="2025-12-10T11:32:00Z"/>
          <w:szCs w:val="24"/>
        </w:rPr>
        <w:pPrChange w:id="957" w:author="Chataway, Francis [AU-AU]" w:date="2025-12-10T11:33:00Z">
          <w:pPr>
            <w:jc w:val="left"/>
          </w:pPr>
        </w:pPrChange>
      </w:pPr>
    </w:p>
    <w:p w14:paraId="4DA1A1FA" w14:textId="42DCDE10" w:rsidR="002C6A43" w:rsidRPr="00752F7A" w:rsidDel="00B51DEB" w:rsidRDefault="002C6A43" w:rsidP="00B51DEB">
      <w:pPr>
        <w:rPr>
          <w:del w:id="958" w:author="Chataway, Francis [AU-AU]" w:date="2025-12-10T11:32:00Z"/>
          <w:szCs w:val="24"/>
        </w:rPr>
        <w:pPrChange w:id="959" w:author="Chataway, Francis [AU-AU]" w:date="2025-12-10T11:33:00Z">
          <w:pPr>
            <w:jc w:val="left"/>
          </w:pPr>
        </w:pPrChange>
      </w:pPr>
    </w:p>
    <w:p w14:paraId="59C42D11" w14:textId="2E3FEFB1" w:rsidR="002C6A43" w:rsidRPr="00752F7A" w:rsidDel="00B51DEB" w:rsidRDefault="002C6A43" w:rsidP="00B51DEB">
      <w:pPr>
        <w:rPr>
          <w:del w:id="960" w:author="Chataway, Francis [AU-AU]" w:date="2025-12-10T11:32:00Z"/>
          <w:szCs w:val="24"/>
        </w:rPr>
        <w:pPrChange w:id="961" w:author="Chataway, Francis [AU-AU]" w:date="2025-12-10T11:33:00Z">
          <w:pPr>
            <w:jc w:val="left"/>
          </w:pPr>
        </w:pPrChange>
      </w:pPr>
    </w:p>
    <w:p w14:paraId="1E9EF062" w14:textId="65DB3802" w:rsidR="002C6A43" w:rsidRPr="00752F7A" w:rsidDel="00B51DEB" w:rsidRDefault="002C6A43" w:rsidP="00B51DEB">
      <w:pPr>
        <w:rPr>
          <w:del w:id="962" w:author="Chataway, Francis [AU-AU]" w:date="2025-12-10T11:32:00Z"/>
          <w:szCs w:val="24"/>
        </w:rPr>
        <w:pPrChange w:id="963" w:author="Chataway, Francis [AU-AU]" w:date="2025-12-10T11:33:00Z">
          <w:pPr>
            <w:jc w:val="left"/>
          </w:pPr>
        </w:pPrChange>
      </w:pPr>
    </w:p>
    <w:p w14:paraId="784D2550" w14:textId="26009558" w:rsidR="002C6A43" w:rsidRPr="00752F7A" w:rsidDel="00B51DEB" w:rsidRDefault="002C6A43" w:rsidP="00B51DEB">
      <w:pPr>
        <w:rPr>
          <w:del w:id="964" w:author="Chataway, Francis [AU-AU]" w:date="2025-12-10T11:32:00Z"/>
          <w:szCs w:val="24"/>
        </w:rPr>
        <w:pPrChange w:id="965" w:author="Chataway, Francis [AU-AU]" w:date="2025-12-10T11:33:00Z">
          <w:pPr>
            <w:jc w:val="left"/>
          </w:pPr>
        </w:pPrChange>
      </w:pPr>
    </w:p>
    <w:p w14:paraId="29D8D844" w14:textId="7F6E2B07" w:rsidR="002C6A43" w:rsidRPr="00752F7A" w:rsidDel="00B51DEB" w:rsidRDefault="002C6A43" w:rsidP="00B51DEB">
      <w:pPr>
        <w:rPr>
          <w:del w:id="966" w:author="Chataway, Francis [AU-AU]" w:date="2025-12-10T11:32:00Z"/>
          <w:szCs w:val="24"/>
        </w:rPr>
        <w:pPrChange w:id="967" w:author="Chataway, Francis [AU-AU]" w:date="2025-12-10T11:33:00Z">
          <w:pPr>
            <w:jc w:val="left"/>
          </w:pPr>
        </w:pPrChange>
      </w:pPr>
    </w:p>
    <w:p w14:paraId="2EF59DBC" w14:textId="4075B87C" w:rsidR="00852D54" w:rsidRPr="00752F7A" w:rsidDel="00B51DEB" w:rsidRDefault="00852D54" w:rsidP="00B51DEB">
      <w:pPr>
        <w:rPr>
          <w:del w:id="968" w:author="Chataway, Francis [AU-AU]" w:date="2025-12-10T11:32:00Z"/>
          <w:szCs w:val="24"/>
        </w:rPr>
        <w:pPrChange w:id="969" w:author="Chataway, Francis [AU-AU]" w:date="2025-12-10T11:33:00Z">
          <w:pPr>
            <w:jc w:val="left"/>
          </w:pPr>
        </w:pPrChange>
      </w:pPr>
    </w:p>
    <w:p w14:paraId="7978D3C0" w14:textId="6B4A9A1F" w:rsidR="00852D54" w:rsidRPr="00752F7A" w:rsidDel="00B51DEB" w:rsidRDefault="00905858" w:rsidP="00B51DEB">
      <w:pPr>
        <w:autoSpaceDE w:val="0"/>
        <w:autoSpaceDN w:val="0"/>
        <w:adjustRightInd w:val="0"/>
        <w:rPr>
          <w:del w:id="970" w:author="Chataway, Francis [AU-AU]" w:date="2025-12-10T11:32:00Z"/>
          <w:color w:val="000000"/>
          <w:szCs w:val="24"/>
        </w:rPr>
        <w:pPrChange w:id="971" w:author="Chataway, Francis [AU-AU]" w:date="2025-12-10T11:33:00Z">
          <w:pPr>
            <w:autoSpaceDE w:val="0"/>
            <w:autoSpaceDN w:val="0"/>
            <w:adjustRightInd w:val="0"/>
            <w:jc w:val="center"/>
          </w:pPr>
        </w:pPrChange>
      </w:pPr>
      <w:del w:id="972" w:author="Chataway, Francis [AU-AU]" w:date="2025-12-10T11:32:00Z">
        <w:r w:rsidRPr="00752F7A" w:rsidDel="00B51DEB">
          <w:rPr>
            <w:color w:val="000000"/>
            <w:szCs w:val="24"/>
          </w:rPr>
          <w:delText> Parliamentary copyright.  Scottish Parliamentary Corporate Body</w:delText>
        </w:r>
      </w:del>
    </w:p>
    <w:p w14:paraId="2B6071AD" w14:textId="28077AB1" w:rsidR="00852D54" w:rsidRPr="00752F7A" w:rsidDel="00B51DEB" w:rsidRDefault="00852D54" w:rsidP="00B51DEB">
      <w:pPr>
        <w:autoSpaceDE w:val="0"/>
        <w:autoSpaceDN w:val="0"/>
        <w:adjustRightInd w:val="0"/>
        <w:rPr>
          <w:del w:id="973" w:author="Chataway, Francis [AU-AU]" w:date="2025-12-10T11:32:00Z"/>
          <w:color w:val="000000"/>
          <w:szCs w:val="24"/>
        </w:rPr>
        <w:pPrChange w:id="974" w:author="Chataway, Francis [AU-AU]" w:date="2025-12-10T11:33:00Z">
          <w:pPr>
            <w:autoSpaceDE w:val="0"/>
            <w:autoSpaceDN w:val="0"/>
            <w:adjustRightInd w:val="0"/>
            <w:jc w:val="center"/>
          </w:pPr>
        </w:pPrChange>
      </w:pPr>
    </w:p>
    <w:p w14:paraId="2DF5B651" w14:textId="738B44F3" w:rsidR="00852D54" w:rsidRPr="00752F7A" w:rsidDel="00B51DEB" w:rsidRDefault="00905858" w:rsidP="00B51DEB">
      <w:pPr>
        <w:autoSpaceDE w:val="0"/>
        <w:autoSpaceDN w:val="0"/>
        <w:adjustRightInd w:val="0"/>
        <w:rPr>
          <w:del w:id="975" w:author="Chataway, Francis [AU-AU]" w:date="2025-12-10T11:32:00Z"/>
          <w:color w:val="000000"/>
          <w:szCs w:val="24"/>
        </w:rPr>
        <w:pPrChange w:id="976" w:author="Chataway, Francis [AU-AU]" w:date="2025-12-10T11:33:00Z">
          <w:pPr>
            <w:autoSpaceDE w:val="0"/>
            <w:autoSpaceDN w:val="0"/>
            <w:adjustRightInd w:val="0"/>
            <w:jc w:val="center"/>
          </w:pPr>
        </w:pPrChange>
      </w:pPr>
      <w:del w:id="977" w:author="Chataway, Francis [AU-AU]" w:date="2025-12-10T11:32:00Z">
        <w:r w:rsidRPr="00752F7A" w:rsidDel="00B51DEB">
          <w:rPr>
            <w:color w:val="000000"/>
            <w:szCs w:val="24"/>
          </w:rPr>
          <w:delText>Information on the Scottish Parliament’s copyright policy can be found on the website -</w:delText>
        </w:r>
      </w:del>
    </w:p>
    <w:p w14:paraId="46600B4E" w14:textId="414B13A7" w:rsidR="00852D54" w:rsidRPr="00752F7A" w:rsidDel="00B51DEB" w:rsidRDefault="004524F8" w:rsidP="00B51DEB">
      <w:pPr>
        <w:autoSpaceDE w:val="0"/>
        <w:autoSpaceDN w:val="0"/>
        <w:adjustRightInd w:val="0"/>
        <w:rPr>
          <w:del w:id="978" w:author="Chataway, Francis [AU-AU]" w:date="2025-12-10T11:32:00Z"/>
          <w:rStyle w:val="Hyperlink"/>
          <w:szCs w:val="24"/>
          <w:u w:val="none"/>
        </w:rPr>
        <w:pPrChange w:id="979" w:author="Chataway, Francis [AU-AU]" w:date="2025-12-10T11:33:00Z">
          <w:pPr>
            <w:autoSpaceDE w:val="0"/>
            <w:autoSpaceDN w:val="0"/>
            <w:adjustRightInd w:val="0"/>
            <w:jc w:val="center"/>
          </w:pPr>
        </w:pPrChange>
      </w:pPr>
      <w:del w:id="980" w:author="Chataway, Francis [AU-AU]" w:date="2025-12-10T11:32:00Z">
        <w:r w:rsidDel="00B51DEB">
          <w:fldChar w:fldCharType="begin"/>
        </w:r>
        <w:r w:rsidDel="00B51DEB">
          <w:delInstrText xml:space="preserve"> HYPERLINK "http://www.parliament.scot/index.aspx" </w:delInstrText>
        </w:r>
        <w:r w:rsidDel="00B51DEB">
          <w:fldChar w:fldCharType="separate"/>
        </w:r>
        <w:r w:rsidR="00905858" w:rsidRPr="00752F7A" w:rsidDel="00B51DEB">
          <w:rPr>
            <w:rStyle w:val="Hyperlink"/>
            <w:szCs w:val="24"/>
          </w:rPr>
          <w:delText>www.parliament.scot</w:delText>
        </w:r>
        <w:r w:rsidDel="00B51DEB">
          <w:rPr>
            <w:rStyle w:val="Hyperlink"/>
            <w:szCs w:val="24"/>
          </w:rPr>
          <w:fldChar w:fldCharType="end"/>
        </w:r>
        <w:r w:rsidR="00905858" w:rsidRPr="00752F7A" w:rsidDel="00B51DEB">
          <w:rPr>
            <w:rStyle w:val="Hyperlink"/>
            <w:szCs w:val="24"/>
          </w:rPr>
          <w:delText>.</w:delText>
        </w:r>
        <w:r w:rsidR="00905858" w:rsidRPr="00752F7A" w:rsidDel="00B51DEB">
          <w:rPr>
            <w:rStyle w:val="Hyperlink"/>
            <w:szCs w:val="24"/>
          </w:rPr>
          <w:br/>
        </w:r>
      </w:del>
    </w:p>
    <w:p w14:paraId="67425C03" w14:textId="75C53044" w:rsidR="00852D54" w:rsidRPr="00752F7A" w:rsidDel="00B51DEB" w:rsidRDefault="00905858" w:rsidP="00B51DEB">
      <w:pPr>
        <w:autoSpaceDE w:val="0"/>
        <w:autoSpaceDN w:val="0"/>
        <w:adjustRightInd w:val="0"/>
        <w:rPr>
          <w:del w:id="981" w:author="Chataway, Francis [AU-AU]" w:date="2025-12-10T11:32:00Z"/>
          <w:color w:val="000000"/>
          <w:szCs w:val="24"/>
        </w:rPr>
        <w:pPrChange w:id="982" w:author="Chataway, Francis [AU-AU]" w:date="2025-12-10T11:33:00Z">
          <w:pPr>
            <w:autoSpaceDE w:val="0"/>
            <w:autoSpaceDN w:val="0"/>
            <w:adjustRightInd w:val="0"/>
            <w:jc w:val="center"/>
          </w:pPr>
        </w:pPrChange>
      </w:pPr>
      <w:del w:id="983" w:author="Chataway, Francis [AU-AU]" w:date="2025-12-10T11:32:00Z">
        <w:r w:rsidRPr="00752F7A" w:rsidDel="00B51DEB">
          <w:rPr>
            <w:color w:val="000000"/>
            <w:szCs w:val="24"/>
          </w:rPr>
          <w:delText>Produced and published in Scotland by the Scottish Parliamentary Corporate Body.</w:delText>
        </w:r>
      </w:del>
    </w:p>
    <w:p w14:paraId="74686DB8" w14:textId="2870527B" w:rsidR="00852D54" w:rsidRPr="00752F7A" w:rsidDel="00B51DEB" w:rsidRDefault="00905858" w:rsidP="00B51DEB">
      <w:pPr>
        <w:autoSpaceDE w:val="0"/>
        <w:autoSpaceDN w:val="0"/>
        <w:adjustRightInd w:val="0"/>
        <w:rPr>
          <w:del w:id="984" w:author="Chataway, Francis [AU-AU]" w:date="2025-12-10T11:32:00Z"/>
          <w:color w:val="000000"/>
          <w:szCs w:val="24"/>
        </w:rPr>
        <w:pPrChange w:id="985" w:author="Chataway, Francis [AU-AU]" w:date="2025-12-10T11:33:00Z">
          <w:pPr>
            <w:autoSpaceDE w:val="0"/>
            <w:autoSpaceDN w:val="0"/>
            <w:adjustRightInd w:val="0"/>
            <w:jc w:val="center"/>
          </w:pPr>
        </w:pPrChange>
      </w:pPr>
      <w:del w:id="986" w:author="Chataway, Francis [AU-AU]" w:date="2025-12-10T11:32:00Z">
        <w:r w:rsidRPr="00752F7A" w:rsidDel="00B51DEB">
          <w:rPr>
            <w:color w:val="000000"/>
            <w:szCs w:val="24"/>
          </w:rPr>
          <w:br/>
          <w:delText xml:space="preserve">All documents are available on the Scottish Parliament website at </w:delText>
        </w:r>
        <w:r w:rsidR="004524F8" w:rsidDel="00B51DEB">
          <w:fldChar w:fldCharType="begin"/>
        </w:r>
        <w:r w:rsidR="004524F8" w:rsidDel="00B51DEB">
          <w:delInstrText xml:space="preserve"> HYPERLINK "http://www.parliament.scot/documents" </w:delInstrText>
        </w:r>
        <w:r w:rsidR="004524F8" w:rsidDel="00B51DEB">
          <w:fldChar w:fldCharType="separate"/>
        </w:r>
        <w:r w:rsidRPr="00752F7A" w:rsidDel="00B51DEB">
          <w:rPr>
            <w:rStyle w:val="Hyperlink"/>
            <w:szCs w:val="24"/>
          </w:rPr>
          <w:delText>www.parliament.scot/documents</w:delText>
        </w:r>
        <w:r w:rsidR="004524F8" w:rsidDel="00B51DEB">
          <w:rPr>
            <w:rStyle w:val="Hyperlink"/>
            <w:szCs w:val="24"/>
          </w:rPr>
          <w:fldChar w:fldCharType="end"/>
        </w:r>
        <w:r w:rsidRPr="00752F7A" w:rsidDel="00B51DEB">
          <w:rPr>
            <w:color w:val="000000"/>
            <w:szCs w:val="24"/>
          </w:rPr>
          <w:delText xml:space="preserve"> </w:delText>
        </w:r>
      </w:del>
    </w:p>
    <w:p w14:paraId="36EE21DD" w14:textId="77777777" w:rsidR="00852D54" w:rsidRPr="00852D54" w:rsidRDefault="00852D54" w:rsidP="00B51DEB">
      <w:pPr>
        <w:spacing w:line="259" w:lineRule="auto"/>
        <w:jc w:val="left"/>
        <w:rPr>
          <w:rFonts w:ascii="Arial" w:hAnsi="Arial" w:cs="Arial"/>
          <w:color w:val="000000"/>
          <w:sz w:val="20"/>
        </w:rPr>
        <w:pPrChange w:id="987" w:author="Chataway, Francis [AU-AU]" w:date="2025-12-10T11:33:00Z">
          <w:pPr>
            <w:autoSpaceDE w:val="0"/>
            <w:autoSpaceDN w:val="0"/>
            <w:adjustRightInd w:val="0"/>
            <w:jc w:val="center"/>
          </w:pPr>
        </w:pPrChange>
      </w:pPr>
    </w:p>
    <w:sectPr w:rsidR="00852D54" w:rsidRPr="00852D54">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AD04" w14:textId="77777777" w:rsidR="004524F8" w:rsidRDefault="004524F8">
      <w:r>
        <w:separator/>
      </w:r>
    </w:p>
  </w:endnote>
  <w:endnote w:type="continuationSeparator" w:id="0">
    <w:p w14:paraId="49D7AE05" w14:textId="77777777" w:rsidR="004524F8" w:rsidRDefault="00452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6464086"/>
      <w:docPartObj>
        <w:docPartGallery w:val="Page Numbers (Bottom of Page)"/>
        <w:docPartUnique/>
      </w:docPartObj>
    </w:sdtPr>
    <w:sdtEndPr>
      <w:rPr>
        <w:noProof/>
      </w:rPr>
    </w:sdtEndPr>
    <w:sdtContent>
      <w:p w14:paraId="1E7C522B" w14:textId="18081731" w:rsidR="00A22107" w:rsidRDefault="00905858">
        <w:pPr>
          <w:pStyle w:val="Footer"/>
          <w:jc w:val="right"/>
        </w:pPr>
        <w:r>
          <w:fldChar w:fldCharType="begin"/>
        </w:r>
        <w:r>
          <w:instrText xml:space="preserve"> PAGE   \* MERGEFORMAT </w:instrText>
        </w:r>
        <w:r>
          <w:fldChar w:fldCharType="separate"/>
        </w:r>
        <w:r>
          <w:rPr>
            <w:noProof/>
          </w:rPr>
          <w:t>13</w:t>
        </w:r>
        <w:r>
          <w:rPr>
            <w:noProof/>
          </w:rPr>
          <w:fldChar w:fldCharType="end"/>
        </w:r>
      </w:p>
    </w:sdtContent>
  </w:sdt>
  <w:sdt>
    <w:sdtPr>
      <w:alias w:val="BHDC Content"/>
      <w:tag w:val="6227A6473AAD4C258B28D8AB19992489DOCID_FOOTER"/>
      <w:id w:val="-1626066914"/>
      <w:placeholder>
        <w:docPart w:val="5131193E7F9A4A23B41975AB475BC7DE"/>
      </w:placeholder>
    </w:sdtPr>
    <w:sdtEndPr/>
    <w:sdtContent>
      <w:p w14:paraId="03C5E26B" w14:textId="40242C43" w:rsidR="00A22107" w:rsidRDefault="00905858" w:rsidP="00A56155">
        <w:pPr>
          <w:pStyle w:val="DocID"/>
        </w:pPr>
        <w:r>
          <w:t>77089938v3</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CA8C1" w14:textId="77777777" w:rsidR="004524F8" w:rsidRDefault="004524F8">
      <w:r>
        <w:separator/>
      </w:r>
    </w:p>
  </w:footnote>
  <w:footnote w:type="continuationSeparator" w:id="0">
    <w:p w14:paraId="14EDA999" w14:textId="77777777" w:rsidR="004524F8" w:rsidRDefault="004524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F9D43" w14:textId="038521DA" w:rsidR="00A22107" w:rsidRPr="00BF6721" w:rsidRDefault="00905858">
    <w:pPr>
      <w:pStyle w:val="Header"/>
      <w:rPr>
        <w:i/>
        <w:iCs/>
      </w:rPr>
    </w:pPr>
    <w:r>
      <w:rPr>
        <w:i/>
        <w:iCs/>
      </w:rPr>
      <w:t>Freedom of Information</w:t>
    </w:r>
    <w:r w:rsidR="00F50259">
      <w:rPr>
        <w:i/>
        <w:iCs/>
      </w:rPr>
      <w:t xml:space="preserve"> Reform</w:t>
    </w:r>
    <w:r>
      <w:rPr>
        <w:i/>
        <w:iCs/>
      </w:rPr>
      <w:t xml:space="preserve"> (Scotland Bill)</w:t>
    </w:r>
    <w:r>
      <w:rPr>
        <w:i/>
        <w:iCs/>
      </w:rPr>
      <w:tab/>
    </w:r>
    <w:r>
      <w:rPr>
        <w:i/>
        <w:i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2804"/>
    <w:multiLevelType w:val="hybridMultilevel"/>
    <w:tmpl w:val="B1DCCA7C"/>
    <w:lvl w:ilvl="0" w:tplc="68AAB4D6">
      <w:start w:val="1"/>
      <w:numFmt w:val="lowerLetter"/>
      <w:lvlText w:val="(%1)"/>
      <w:lvlJc w:val="left"/>
      <w:pPr>
        <w:ind w:left="1069" w:hanging="360"/>
      </w:pPr>
      <w:rPr>
        <w:rFonts w:hint="default"/>
      </w:rPr>
    </w:lvl>
    <w:lvl w:ilvl="1" w:tplc="1B9698F6" w:tentative="1">
      <w:start w:val="1"/>
      <w:numFmt w:val="lowerLetter"/>
      <w:lvlText w:val="%2."/>
      <w:lvlJc w:val="left"/>
      <w:pPr>
        <w:ind w:left="1789" w:hanging="360"/>
      </w:pPr>
    </w:lvl>
    <w:lvl w:ilvl="2" w:tplc="8F10E7EE" w:tentative="1">
      <w:start w:val="1"/>
      <w:numFmt w:val="lowerRoman"/>
      <w:lvlText w:val="%3."/>
      <w:lvlJc w:val="right"/>
      <w:pPr>
        <w:ind w:left="2509" w:hanging="180"/>
      </w:pPr>
    </w:lvl>
    <w:lvl w:ilvl="3" w:tplc="5590DCB8" w:tentative="1">
      <w:start w:val="1"/>
      <w:numFmt w:val="decimal"/>
      <w:lvlText w:val="%4."/>
      <w:lvlJc w:val="left"/>
      <w:pPr>
        <w:ind w:left="3229" w:hanging="360"/>
      </w:pPr>
    </w:lvl>
    <w:lvl w:ilvl="4" w:tplc="3CF02344" w:tentative="1">
      <w:start w:val="1"/>
      <w:numFmt w:val="lowerLetter"/>
      <w:lvlText w:val="%5."/>
      <w:lvlJc w:val="left"/>
      <w:pPr>
        <w:ind w:left="3949" w:hanging="360"/>
      </w:pPr>
    </w:lvl>
    <w:lvl w:ilvl="5" w:tplc="4F225FD6" w:tentative="1">
      <w:start w:val="1"/>
      <w:numFmt w:val="lowerRoman"/>
      <w:lvlText w:val="%6."/>
      <w:lvlJc w:val="right"/>
      <w:pPr>
        <w:ind w:left="4669" w:hanging="180"/>
      </w:pPr>
    </w:lvl>
    <w:lvl w:ilvl="6" w:tplc="FF04075C" w:tentative="1">
      <w:start w:val="1"/>
      <w:numFmt w:val="decimal"/>
      <w:lvlText w:val="%7."/>
      <w:lvlJc w:val="left"/>
      <w:pPr>
        <w:ind w:left="5389" w:hanging="360"/>
      </w:pPr>
    </w:lvl>
    <w:lvl w:ilvl="7" w:tplc="D2EADA20" w:tentative="1">
      <w:start w:val="1"/>
      <w:numFmt w:val="lowerLetter"/>
      <w:lvlText w:val="%8."/>
      <w:lvlJc w:val="left"/>
      <w:pPr>
        <w:ind w:left="6109" w:hanging="360"/>
      </w:pPr>
    </w:lvl>
    <w:lvl w:ilvl="8" w:tplc="9EF23A0E" w:tentative="1">
      <w:start w:val="1"/>
      <w:numFmt w:val="lowerRoman"/>
      <w:lvlText w:val="%9."/>
      <w:lvlJc w:val="right"/>
      <w:pPr>
        <w:ind w:left="6829" w:hanging="180"/>
      </w:pPr>
    </w:lvl>
  </w:abstractNum>
  <w:abstractNum w:abstractNumId="1" w15:restartNumberingAfterBreak="0">
    <w:nsid w:val="043637F9"/>
    <w:multiLevelType w:val="hybridMultilevel"/>
    <w:tmpl w:val="FC6A222E"/>
    <w:lvl w:ilvl="0" w:tplc="A5B6E03E">
      <w:start w:val="1"/>
      <w:numFmt w:val="decimal"/>
      <w:lvlText w:val="(%1)"/>
      <w:lvlJc w:val="left"/>
      <w:pPr>
        <w:ind w:left="720" w:hanging="360"/>
      </w:pPr>
      <w:rPr>
        <w:rFonts w:hint="default"/>
      </w:rPr>
    </w:lvl>
    <w:lvl w:ilvl="1" w:tplc="35A213FC" w:tentative="1">
      <w:start w:val="1"/>
      <w:numFmt w:val="lowerLetter"/>
      <w:lvlText w:val="%2."/>
      <w:lvlJc w:val="left"/>
      <w:pPr>
        <w:ind w:left="1440" w:hanging="360"/>
      </w:pPr>
    </w:lvl>
    <w:lvl w:ilvl="2" w:tplc="2D2C38CE" w:tentative="1">
      <w:start w:val="1"/>
      <w:numFmt w:val="lowerRoman"/>
      <w:lvlText w:val="%3."/>
      <w:lvlJc w:val="right"/>
      <w:pPr>
        <w:ind w:left="2160" w:hanging="180"/>
      </w:pPr>
    </w:lvl>
    <w:lvl w:ilvl="3" w:tplc="A3CA2B0A" w:tentative="1">
      <w:start w:val="1"/>
      <w:numFmt w:val="decimal"/>
      <w:lvlText w:val="%4."/>
      <w:lvlJc w:val="left"/>
      <w:pPr>
        <w:ind w:left="2880" w:hanging="360"/>
      </w:pPr>
    </w:lvl>
    <w:lvl w:ilvl="4" w:tplc="A642D6F0" w:tentative="1">
      <w:start w:val="1"/>
      <w:numFmt w:val="lowerLetter"/>
      <w:lvlText w:val="%5."/>
      <w:lvlJc w:val="left"/>
      <w:pPr>
        <w:ind w:left="3600" w:hanging="360"/>
      </w:pPr>
    </w:lvl>
    <w:lvl w:ilvl="5" w:tplc="5D0CEC76" w:tentative="1">
      <w:start w:val="1"/>
      <w:numFmt w:val="lowerRoman"/>
      <w:lvlText w:val="%6."/>
      <w:lvlJc w:val="right"/>
      <w:pPr>
        <w:ind w:left="4320" w:hanging="180"/>
      </w:pPr>
    </w:lvl>
    <w:lvl w:ilvl="6" w:tplc="162A9BEA" w:tentative="1">
      <w:start w:val="1"/>
      <w:numFmt w:val="decimal"/>
      <w:lvlText w:val="%7."/>
      <w:lvlJc w:val="left"/>
      <w:pPr>
        <w:ind w:left="5040" w:hanging="360"/>
      </w:pPr>
    </w:lvl>
    <w:lvl w:ilvl="7" w:tplc="DE3E7198" w:tentative="1">
      <w:start w:val="1"/>
      <w:numFmt w:val="lowerLetter"/>
      <w:lvlText w:val="%8."/>
      <w:lvlJc w:val="left"/>
      <w:pPr>
        <w:ind w:left="5760" w:hanging="360"/>
      </w:pPr>
    </w:lvl>
    <w:lvl w:ilvl="8" w:tplc="522CC5C8" w:tentative="1">
      <w:start w:val="1"/>
      <w:numFmt w:val="lowerRoman"/>
      <w:lvlText w:val="%9."/>
      <w:lvlJc w:val="right"/>
      <w:pPr>
        <w:ind w:left="6480" w:hanging="180"/>
      </w:pPr>
    </w:lvl>
  </w:abstractNum>
  <w:abstractNum w:abstractNumId="2" w15:restartNumberingAfterBreak="0">
    <w:nsid w:val="05F36DA2"/>
    <w:multiLevelType w:val="hybridMultilevel"/>
    <w:tmpl w:val="4E7C6770"/>
    <w:lvl w:ilvl="0" w:tplc="28186E18">
      <w:start w:val="1"/>
      <w:numFmt w:val="lowerLetter"/>
      <w:lvlText w:val="(%1)"/>
      <w:lvlJc w:val="left"/>
      <w:pPr>
        <w:ind w:left="2138" w:hanging="360"/>
      </w:pPr>
      <w:rPr>
        <w:rFonts w:hint="default"/>
      </w:rPr>
    </w:lvl>
    <w:lvl w:ilvl="1" w:tplc="1F2AFB3C" w:tentative="1">
      <w:start w:val="1"/>
      <w:numFmt w:val="lowerLetter"/>
      <w:lvlText w:val="%2."/>
      <w:lvlJc w:val="left"/>
      <w:pPr>
        <w:ind w:left="2858" w:hanging="360"/>
      </w:pPr>
    </w:lvl>
    <w:lvl w:ilvl="2" w:tplc="F9E8DE98" w:tentative="1">
      <w:start w:val="1"/>
      <w:numFmt w:val="lowerRoman"/>
      <w:lvlText w:val="%3."/>
      <w:lvlJc w:val="right"/>
      <w:pPr>
        <w:ind w:left="3578" w:hanging="180"/>
      </w:pPr>
    </w:lvl>
    <w:lvl w:ilvl="3" w:tplc="F78A0C92" w:tentative="1">
      <w:start w:val="1"/>
      <w:numFmt w:val="decimal"/>
      <w:lvlText w:val="%4."/>
      <w:lvlJc w:val="left"/>
      <w:pPr>
        <w:ind w:left="4298" w:hanging="360"/>
      </w:pPr>
    </w:lvl>
    <w:lvl w:ilvl="4" w:tplc="A6D84DA2" w:tentative="1">
      <w:start w:val="1"/>
      <w:numFmt w:val="lowerLetter"/>
      <w:lvlText w:val="%5."/>
      <w:lvlJc w:val="left"/>
      <w:pPr>
        <w:ind w:left="5018" w:hanging="360"/>
      </w:pPr>
    </w:lvl>
    <w:lvl w:ilvl="5" w:tplc="8E4C9B22" w:tentative="1">
      <w:start w:val="1"/>
      <w:numFmt w:val="lowerRoman"/>
      <w:lvlText w:val="%6."/>
      <w:lvlJc w:val="right"/>
      <w:pPr>
        <w:ind w:left="5738" w:hanging="180"/>
      </w:pPr>
    </w:lvl>
    <w:lvl w:ilvl="6" w:tplc="102255E0" w:tentative="1">
      <w:start w:val="1"/>
      <w:numFmt w:val="decimal"/>
      <w:lvlText w:val="%7."/>
      <w:lvlJc w:val="left"/>
      <w:pPr>
        <w:ind w:left="6458" w:hanging="360"/>
      </w:pPr>
    </w:lvl>
    <w:lvl w:ilvl="7" w:tplc="E08A922A" w:tentative="1">
      <w:start w:val="1"/>
      <w:numFmt w:val="lowerLetter"/>
      <w:lvlText w:val="%8."/>
      <w:lvlJc w:val="left"/>
      <w:pPr>
        <w:ind w:left="7178" w:hanging="360"/>
      </w:pPr>
    </w:lvl>
    <w:lvl w:ilvl="8" w:tplc="E1121940" w:tentative="1">
      <w:start w:val="1"/>
      <w:numFmt w:val="lowerRoman"/>
      <w:lvlText w:val="%9."/>
      <w:lvlJc w:val="right"/>
      <w:pPr>
        <w:ind w:left="7898" w:hanging="180"/>
      </w:pPr>
    </w:lvl>
  </w:abstractNum>
  <w:abstractNum w:abstractNumId="3" w15:restartNumberingAfterBreak="0">
    <w:nsid w:val="08C1020D"/>
    <w:multiLevelType w:val="hybridMultilevel"/>
    <w:tmpl w:val="FA74E314"/>
    <w:lvl w:ilvl="0" w:tplc="B3CC4296">
      <w:start w:val="1"/>
      <w:numFmt w:val="decimal"/>
      <w:lvlText w:val="%1"/>
      <w:lvlJc w:val="left"/>
      <w:pPr>
        <w:ind w:left="1080" w:hanging="720"/>
      </w:pPr>
      <w:rPr>
        <w:rFonts w:hint="default"/>
      </w:rPr>
    </w:lvl>
    <w:lvl w:ilvl="1" w:tplc="CDBEAA68">
      <w:start w:val="1"/>
      <w:numFmt w:val="lowerLetter"/>
      <w:lvlText w:val="%2."/>
      <w:lvlJc w:val="left"/>
      <w:pPr>
        <w:ind w:left="1440" w:hanging="360"/>
      </w:pPr>
    </w:lvl>
    <w:lvl w:ilvl="2" w:tplc="D52803D8" w:tentative="1">
      <w:start w:val="1"/>
      <w:numFmt w:val="lowerRoman"/>
      <w:lvlText w:val="%3."/>
      <w:lvlJc w:val="right"/>
      <w:pPr>
        <w:ind w:left="2160" w:hanging="180"/>
      </w:pPr>
    </w:lvl>
    <w:lvl w:ilvl="3" w:tplc="B5680B82" w:tentative="1">
      <w:start w:val="1"/>
      <w:numFmt w:val="decimal"/>
      <w:lvlText w:val="%4."/>
      <w:lvlJc w:val="left"/>
      <w:pPr>
        <w:ind w:left="2880" w:hanging="360"/>
      </w:pPr>
    </w:lvl>
    <w:lvl w:ilvl="4" w:tplc="E8CEB340" w:tentative="1">
      <w:start w:val="1"/>
      <w:numFmt w:val="lowerLetter"/>
      <w:lvlText w:val="%5."/>
      <w:lvlJc w:val="left"/>
      <w:pPr>
        <w:ind w:left="3600" w:hanging="360"/>
      </w:pPr>
    </w:lvl>
    <w:lvl w:ilvl="5" w:tplc="13B8F452" w:tentative="1">
      <w:start w:val="1"/>
      <w:numFmt w:val="lowerRoman"/>
      <w:lvlText w:val="%6."/>
      <w:lvlJc w:val="right"/>
      <w:pPr>
        <w:ind w:left="4320" w:hanging="180"/>
      </w:pPr>
    </w:lvl>
    <w:lvl w:ilvl="6" w:tplc="99024CEE" w:tentative="1">
      <w:start w:val="1"/>
      <w:numFmt w:val="decimal"/>
      <w:lvlText w:val="%7."/>
      <w:lvlJc w:val="left"/>
      <w:pPr>
        <w:ind w:left="5040" w:hanging="360"/>
      </w:pPr>
    </w:lvl>
    <w:lvl w:ilvl="7" w:tplc="B7D8579C" w:tentative="1">
      <w:start w:val="1"/>
      <w:numFmt w:val="lowerLetter"/>
      <w:lvlText w:val="%8."/>
      <w:lvlJc w:val="left"/>
      <w:pPr>
        <w:ind w:left="5760" w:hanging="360"/>
      </w:pPr>
    </w:lvl>
    <w:lvl w:ilvl="8" w:tplc="7F9E766A" w:tentative="1">
      <w:start w:val="1"/>
      <w:numFmt w:val="lowerRoman"/>
      <w:lvlText w:val="%9."/>
      <w:lvlJc w:val="right"/>
      <w:pPr>
        <w:ind w:left="6480" w:hanging="180"/>
      </w:pPr>
    </w:lvl>
  </w:abstractNum>
  <w:abstractNum w:abstractNumId="4" w15:restartNumberingAfterBreak="0">
    <w:nsid w:val="0BF02859"/>
    <w:multiLevelType w:val="hybridMultilevel"/>
    <w:tmpl w:val="4886B63E"/>
    <w:lvl w:ilvl="0" w:tplc="07FA7B98">
      <w:start w:val="1"/>
      <w:numFmt w:val="lowerLetter"/>
      <w:lvlText w:val="(%1)"/>
      <w:lvlJc w:val="left"/>
      <w:pPr>
        <w:ind w:left="1440" w:hanging="360"/>
      </w:pPr>
      <w:rPr>
        <w:rFonts w:hint="default"/>
      </w:rPr>
    </w:lvl>
    <w:lvl w:ilvl="1" w:tplc="D6B8ED8E" w:tentative="1">
      <w:start w:val="1"/>
      <w:numFmt w:val="lowerLetter"/>
      <w:lvlText w:val="%2."/>
      <w:lvlJc w:val="left"/>
      <w:pPr>
        <w:ind w:left="2340" w:hanging="360"/>
      </w:pPr>
    </w:lvl>
    <w:lvl w:ilvl="2" w:tplc="F2F8AF0C" w:tentative="1">
      <w:start w:val="1"/>
      <w:numFmt w:val="lowerRoman"/>
      <w:lvlText w:val="%3."/>
      <w:lvlJc w:val="right"/>
      <w:pPr>
        <w:ind w:left="3060" w:hanging="180"/>
      </w:pPr>
    </w:lvl>
    <w:lvl w:ilvl="3" w:tplc="FFEA5148" w:tentative="1">
      <w:start w:val="1"/>
      <w:numFmt w:val="decimal"/>
      <w:lvlText w:val="%4."/>
      <w:lvlJc w:val="left"/>
      <w:pPr>
        <w:ind w:left="3780" w:hanging="360"/>
      </w:pPr>
    </w:lvl>
    <w:lvl w:ilvl="4" w:tplc="8A64819A" w:tentative="1">
      <w:start w:val="1"/>
      <w:numFmt w:val="lowerLetter"/>
      <w:lvlText w:val="%5."/>
      <w:lvlJc w:val="left"/>
      <w:pPr>
        <w:ind w:left="4500" w:hanging="360"/>
      </w:pPr>
    </w:lvl>
    <w:lvl w:ilvl="5" w:tplc="8F6233AC" w:tentative="1">
      <w:start w:val="1"/>
      <w:numFmt w:val="lowerRoman"/>
      <w:lvlText w:val="%6."/>
      <w:lvlJc w:val="right"/>
      <w:pPr>
        <w:ind w:left="5220" w:hanging="180"/>
      </w:pPr>
    </w:lvl>
    <w:lvl w:ilvl="6" w:tplc="B55E7700" w:tentative="1">
      <w:start w:val="1"/>
      <w:numFmt w:val="decimal"/>
      <w:lvlText w:val="%7."/>
      <w:lvlJc w:val="left"/>
      <w:pPr>
        <w:ind w:left="5940" w:hanging="360"/>
      </w:pPr>
    </w:lvl>
    <w:lvl w:ilvl="7" w:tplc="A62A4040" w:tentative="1">
      <w:start w:val="1"/>
      <w:numFmt w:val="lowerLetter"/>
      <w:lvlText w:val="%8."/>
      <w:lvlJc w:val="left"/>
      <w:pPr>
        <w:ind w:left="6660" w:hanging="360"/>
      </w:pPr>
    </w:lvl>
    <w:lvl w:ilvl="8" w:tplc="29364446" w:tentative="1">
      <w:start w:val="1"/>
      <w:numFmt w:val="lowerRoman"/>
      <w:lvlText w:val="%9."/>
      <w:lvlJc w:val="right"/>
      <w:pPr>
        <w:ind w:left="7380" w:hanging="180"/>
      </w:pPr>
    </w:lvl>
  </w:abstractNum>
  <w:abstractNum w:abstractNumId="5" w15:restartNumberingAfterBreak="0">
    <w:nsid w:val="149721A8"/>
    <w:multiLevelType w:val="hybridMultilevel"/>
    <w:tmpl w:val="7C5C66CA"/>
    <w:lvl w:ilvl="0" w:tplc="D698FCFA">
      <w:start w:val="1"/>
      <w:numFmt w:val="decimal"/>
      <w:lvlText w:val="(%1)"/>
      <w:lvlJc w:val="left"/>
      <w:pPr>
        <w:ind w:left="720" w:hanging="360"/>
      </w:pPr>
      <w:rPr>
        <w:rFonts w:hint="default"/>
      </w:rPr>
    </w:lvl>
    <w:lvl w:ilvl="1" w:tplc="86D4D6D4" w:tentative="1">
      <w:start w:val="1"/>
      <w:numFmt w:val="lowerLetter"/>
      <w:lvlText w:val="%2."/>
      <w:lvlJc w:val="left"/>
      <w:pPr>
        <w:ind w:left="1440" w:hanging="360"/>
      </w:pPr>
    </w:lvl>
    <w:lvl w:ilvl="2" w:tplc="29167DC2" w:tentative="1">
      <w:start w:val="1"/>
      <w:numFmt w:val="lowerRoman"/>
      <w:lvlText w:val="%3."/>
      <w:lvlJc w:val="right"/>
      <w:pPr>
        <w:ind w:left="2160" w:hanging="180"/>
      </w:pPr>
    </w:lvl>
    <w:lvl w:ilvl="3" w:tplc="EC2871B6" w:tentative="1">
      <w:start w:val="1"/>
      <w:numFmt w:val="decimal"/>
      <w:lvlText w:val="%4."/>
      <w:lvlJc w:val="left"/>
      <w:pPr>
        <w:ind w:left="2880" w:hanging="360"/>
      </w:pPr>
    </w:lvl>
    <w:lvl w:ilvl="4" w:tplc="EE920EAE" w:tentative="1">
      <w:start w:val="1"/>
      <w:numFmt w:val="lowerLetter"/>
      <w:lvlText w:val="%5."/>
      <w:lvlJc w:val="left"/>
      <w:pPr>
        <w:ind w:left="3600" w:hanging="360"/>
      </w:pPr>
    </w:lvl>
    <w:lvl w:ilvl="5" w:tplc="67DE379C" w:tentative="1">
      <w:start w:val="1"/>
      <w:numFmt w:val="lowerRoman"/>
      <w:lvlText w:val="%6."/>
      <w:lvlJc w:val="right"/>
      <w:pPr>
        <w:ind w:left="4320" w:hanging="180"/>
      </w:pPr>
    </w:lvl>
    <w:lvl w:ilvl="6" w:tplc="A948C39E" w:tentative="1">
      <w:start w:val="1"/>
      <w:numFmt w:val="decimal"/>
      <w:lvlText w:val="%7."/>
      <w:lvlJc w:val="left"/>
      <w:pPr>
        <w:ind w:left="5040" w:hanging="360"/>
      </w:pPr>
    </w:lvl>
    <w:lvl w:ilvl="7" w:tplc="181C5E74" w:tentative="1">
      <w:start w:val="1"/>
      <w:numFmt w:val="lowerLetter"/>
      <w:lvlText w:val="%8."/>
      <w:lvlJc w:val="left"/>
      <w:pPr>
        <w:ind w:left="5760" w:hanging="360"/>
      </w:pPr>
    </w:lvl>
    <w:lvl w:ilvl="8" w:tplc="24E6F9CA" w:tentative="1">
      <w:start w:val="1"/>
      <w:numFmt w:val="lowerRoman"/>
      <w:lvlText w:val="%9."/>
      <w:lvlJc w:val="right"/>
      <w:pPr>
        <w:ind w:left="6480" w:hanging="180"/>
      </w:pPr>
    </w:lvl>
  </w:abstractNum>
  <w:abstractNum w:abstractNumId="6" w15:restartNumberingAfterBreak="0">
    <w:nsid w:val="17386A9E"/>
    <w:multiLevelType w:val="hybridMultilevel"/>
    <w:tmpl w:val="1578F336"/>
    <w:lvl w:ilvl="0" w:tplc="57D60B70">
      <w:start w:val="1"/>
      <w:numFmt w:val="decimal"/>
      <w:lvlText w:val="(%1)"/>
      <w:lvlJc w:val="left"/>
      <w:pPr>
        <w:ind w:left="1778" w:hanging="360"/>
      </w:pPr>
      <w:rPr>
        <w:rFonts w:hint="default"/>
      </w:rPr>
    </w:lvl>
    <w:lvl w:ilvl="1" w:tplc="1C44B1EA" w:tentative="1">
      <w:start w:val="1"/>
      <w:numFmt w:val="lowerLetter"/>
      <w:lvlText w:val="%2."/>
      <w:lvlJc w:val="left"/>
      <w:pPr>
        <w:ind w:left="2498" w:hanging="360"/>
      </w:pPr>
    </w:lvl>
    <w:lvl w:ilvl="2" w:tplc="EEA6E59A" w:tentative="1">
      <w:start w:val="1"/>
      <w:numFmt w:val="lowerRoman"/>
      <w:lvlText w:val="%3."/>
      <w:lvlJc w:val="right"/>
      <w:pPr>
        <w:ind w:left="3218" w:hanging="180"/>
      </w:pPr>
    </w:lvl>
    <w:lvl w:ilvl="3" w:tplc="D4ECF044" w:tentative="1">
      <w:start w:val="1"/>
      <w:numFmt w:val="decimal"/>
      <w:lvlText w:val="%4."/>
      <w:lvlJc w:val="left"/>
      <w:pPr>
        <w:ind w:left="3938" w:hanging="360"/>
      </w:pPr>
    </w:lvl>
    <w:lvl w:ilvl="4" w:tplc="0BB216E0" w:tentative="1">
      <w:start w:val="1"/>
      <w:numFmt w:val="lowerLetter"/>
      <w:lvlText w:val="%5."/>
      <w:lvlJc w:val="left"/>
      <w:pPr>
        <w:ind w:left="4658" w:hanging="360"/>
      </w:pPr>
    </w:lvl>
    <w:lvl w:ilvl="5" w:tplc="0E7293C6" w:tentative="1">
      <w:start w:val="1"/>
      <w:numFmt w:val="lowerRoman"/>
      <w:lvlText w:val="%6."/>
      <w:lvlJc w:val="right"/>
      <w:pPr>
        <w:ind w:left="5378" w:hanging="180"/>
      </w:pPr>
    </w:lvl>
    <w:lvl w:ilvl="6" w:tplc="AD9A5E50" w:tentative="1">
      <w:start w:val="1"/>
      <w:numFmt w:val="decimal"/>
      <w:lvlText w:val="%7."/>
      <w:lvlJc w:val="left"/>
      <w:pPr>
        <w:ind w:left="6098" w:hanging="360"/>
      </w:pPr>
    </w:lvl>
    <w:lvl w:ilvl="7" w:tplc="9F807E4C" w:tentative="1">
      <w:start w:val="1"/>
      <w:numFmt w:val="lowerLetter"/>
      <w:lvlText w:val="%8."/>
      <w:lvlJc w:val="left"/>
      <w:pPr>
        <w:ind w:left="6818" w:hanging="360"/>
      </w:pPr>
    </w:lvl>
    <w:lvl w:ilvl="8" w:tplc="91B44574" w:tentative="1">
      <w:start w:val="1"/>
      <w:numFmt w:val="lowerRoman"/>
      <w:lvlText w:val="%9."/>
      <w:lvlJc w:val="right"/>
      <w:pPr>
        <w:ind w:left="7538" w:hanging="180"/>
      </w:pPr>
    </w:lvl>
  </w:abstractNum>
  <w:abstractNum w:abstractNumId="7" w15:restartNumberingAfterBreak="0">
    <w:nsid w:val="195D2885"/>
    <w:multiLevelType w:val="hybridMultilevel"/>
    <w:tmpl w:val="95BAA474"/>
    <w:lvl w:ilvl="0" w:tplc="DBA6246A">
      <w:start w:val="1"/>
      <w:numFmt w:val="decimal"/>
      <w:lvlText w:val="(%1)"/>
      <w:lvlJc w:val="left"/>
      <w:pPr>
        <w:ind w:left="1080" w:hanging="360"/>
      </w:pPr>
      <w:rPr>
        <w:rFonts w:ascii="Times New Roman" w:hAnsi="Times New Roman" w:cs="Times New Roman" w:hint="default"/>
        <w:color w:val="000000"/>
      </w:rPr>
    </w:lvl>
    <w:lvl w:ilvl="1" w:tplc="5220064A" w:tentative="1">
      <w:start w:val="1"/>
      <w:numFmt w:val="lowerLetter"/>
      <w:lvlText w:val="%2."/>
      <w:lvlJc w:val="left"/>
      <w:pPr>
        <w:ind w:left="1800" w:hanging="360"/>
      </w:pPr>
    </w:lvl>
    <w:lvl w:ilvl="2" w:tplc="800A874C" w:tentative="1">
      <w:start w:val="1"/>
      <w:numFmt w:val="lowerRoman"/>
      <w:lvlText w:val="%3."/>
      <w:lvlJc w:val="right"/>
      <w:pPr>
        <w:ind w:left="2520" w:hanging="180"/>
      </w:pPr>
    </w:lvl>
    <w:lvl w:ilvl="3" w:tplc="E2C65F06" w:tentative="1">
      <w:start w:val="1"/>
      <w:numFmt w:val="decimal"/>
      <w:lvlText w:val="%4."/>
      <w:lvlJc w:val="left"/>
      <w:pPr>
        <w:ind w:left="3240" w:hanging="360"/>
      </w:pPr>
    </w:lvl>
    <w:lvl w:ilvl="4" w:tplc="FBA6C7B6" w:tentative="1">
      <w:start w:val="1"/>
      <w:numFmt w:val="lowerLetter"/>
      <w:lvlText w:val="%5."/>
      <w:lvlJc w:val="left"/>
      <w:pPr>
        <w:ind w:left="3960" w:hanging="360"/>
      </w:pPr>
    </w:lvl>
    <w:lvl w:ilvl="5" w:tplc="1316882E" w:tentative="1">
      <w:start w:val="1"/>
      <w:numFmt w:val="lowerRoman"/>
      <w:lvlText w:val="%6."/>
      <w:lvlJc w:val="right"/>
      <w:pPr>
        <w:ind w:left="4680" w:hanging="180"/>
      </w:pPr>
    </w:lvl>
    <w:lvl w:ilvl="6" w:tplc="E4764380" w:tentative="1">
      <w:start w:val="1"/>
      <w:numFmt w:val="decimal"/>
      <w:lvlText w:val="%7."/>
      <w:lvlJc w:val="left"/>
      <w:pPr>
        <w:ind w:left="5400" w:hanging="360"/>
      </w:pPr>
    </w:lvl>
    <w:lvl w:ilvl="7" w:tplc="E4564B20" w:tentative="1">
      <w:start w:val="1"/>
      <w:numFmt w:val="lowerLetter"/>
      <w:lvlText w:val="%8."/>
      <w:lvlJc w:val="left"/>
      <w:pPr>
        <w:ind w:left="6120" w:hanging="360"/>
      </w:pPr>
    </w:lvl>
    <w:lvl w:ilvl="8" w:tplc="99FCF8B8" w:tentative="1">
      <w:start w:val="1"/>
      <w:numFmt w:val="lowerRoman"/>
      <w:lvlText w:val="%9."/>
      <w:lvlJc w:val="right"/>
      <w:pPr>
        <w:ind w:left="6840" w:hanging="180"/>
      </w:pPr>
    </w:lvl>
  </w:abstractNum>
  <w:abstractNum w:abstractNumId="8" w15:restartNumberingAfterBreak="0">
    <w:nsid w:val="1ACD5FC3"/>
    <w:multiLevelType w:val="hybridMultilevel"/>
    <w:tmpl w:val="B5C24A8C"/>
    <w:lvl w:ilvl="0" w:tplc="2496EBDC">
      <w:start w:val="1"/>
      <w:numFmt w:val="decimal"/>
      <w:lvlText w:val="(%1)"/>
      <w:lvlJc w:val="left"/>
      <w:pPr>
        <w:ind w:left="1065" w:hanging="360"/>
      </w:pPr>
      <w:rPr>
        <w:rFonts w:hint="default"/>
      </w:rPr>
    </w:lvl>
    <w:lvl w:ilvl="1" w:tplc="20469C3E" w:tentative="1">
      <w:start w:val="1"/>
      <w:numFmt w:val="lowerLetter"/>
      <w:lvlText w:val="%2."/>
      <w:lvlJc w:val="left"/>
      <w:pPr>
        <w:ind w:left="1785" w:hanging="360"/>
      </w:pPr>
    </w:lvl>
    <w:lvl w:ilvl="2" w:tplc="A2FE75A8" w:tentative="1">
      <w:start w:val="1"/>
      <w:numFmt w:val="lowerRoman"/>
      <w:lvlText w:val="%3."/>
      <w:lvlJc w:val="right"/>
      <w:pPr>
        <w:ind w:left="2505" w:hanging="180"/>
      </w:pPr>
    </w:lvl>
    <w:lvl w:ilvl="3" w:tplc="1EC4CE12" w:tentative="1">
      <w:start w:val="1"/>
      <w:numFmt w:val="decimal"/>
      <w:lvlText w:val="%4."/>
      <w:lvlJc w:val="left"/>
      <w:pPr>
        <w:ind w:left="3225" w:hanging="360"/>
      </w:pPr>
    </w:lvl>
    <w:lvl w:ilvl="4" w:tplc="341A14BA" w:tentative="1">
      <w:start w:val="1"/>
      <w:numFmt w:val="lowerLetter"/>
      <w:lvlText w:val="%5."/>
      <w:lvlJc w:val="left"/>
      <w:pPr>
        <w:ind w:left="3945" w:hanging="360"/>
      </w:pPr>
    </w:lvl>
    <w:lvl w:ilvl="5" w:tplc="A0625A00" w:tentative="1">
      <w:start w:val="1"/>
      <w:numFmt w:val="lowerRoman"/>
      <w:lvlText w:val="%6."/>
      <w:lvlJc w:val="right"/>
      <w:pPr>
        <w:ind w:left="4665" w:hanging="180"/>
      </w:pPr>
    </w:lvl>
    <w:lvl w:ilvl="6" w:tplc="16BCB2D0" w:tentative="1">
      <w:start w:val="1"/>
      <w:numFmt w:val="decimal"/>
      <w:lvlText w:val="%7."/>
      <w:lvlJc w:val="left"/>
      <w:pPr>
        <w:ind w:left="5385" w:hanging="360"/>
      </w:pPr>
    </w:lvl>
    <w:lvl w:ilvl="7" w:tplc="521212E0" w:tentative="1">
      <w:start w:val="1"/>
      <w:numFmt w:val="lowerLetter"/>
      <w:lvlText w:val="%8."/>
      <w:lvlJc w:val="left"/>
      <w:pPr>
        <w:ind w:left="6105" w:hanging="360"/>
      </w:pPr>
    </w:lvl>
    <w:lvl w:ilvl="8" w:tplc="5D3AFFD0" w:tentative="1">
      <w:start w:val="1"/>
      <w:numFmt w:val="lowerRoman"/>
      <w:lvlText w:val="%9."/>
      <w:lvlJc w:val="right"/>
      <w:pPr>
        <w:ind w:left="6825" w:hanging="180"/>
      </w:pPr>
    </w:lvl>
  </w:abstractNum>
  <w:abstractNum w:abstractNumId="9" w15:restartNumberingAfterBreak="0">
    <w:nsid w:val="1D811B14"/>
    <w:multiLevelType w:val="hybridMultilevel"/>
    <w:tmpl w:val="1A9AF244"/>
    <w:lvl w:ilvl="0" w:tplc="4BE636A0">
      <w:start w:val="1"/>
      <w:numFmt w:val="lowerLetter"/>
      <w:lvlText w:val="(%1)"/>
      <w:lvlJc w:val="left"/>
      <w:pPr>
        <w:ind w:left="1080" w:hanging="360"/>
      </w:pPr>
      <w:rPr>
        <w:rFonts w:hint="default"/>
      </w:rPr>
    </w:lvl>
    <w:lvl w:ilvl="1" w:tplc="158E6E0E" w:tentative="1">
      <w:start w:val="1"/>
      <w:numFmt w:val="lowerLetter"/>
      <w:lvlText w:val="%2."/>
      <w:lvlJc w:val="left"/>
      <w:pPr>
        <w:ind w:left="1800" w:hanging="360"/>
      </w:pPr>
    </w:lvl>
    <w:lvl w:ilvl="2" w:tplc="878EE74E" w:tentative="1">
      <w:start w:val="1"/>
      <w:numFmt w:val="lowerRoman"/>
      <w:lvlText w:val="%3."/>
      <w:lvlJc w:val="right"/>
      <w:pPr>
        <w:ind w:left="2520" w:hanging="180"/>
      </w:pPr>
    </w:lvl>
    <w:lvl w:ilvl="3" w:tplc="3390A7CE" w:tentative="1">
      <w:start w:val="1"/>
      <w:numFmt w:val="decimal"/>
      <w:lvlText w:val="%4."/>
      <w:lvlJc w:val="left"/>
      <w:pPr>
        <w:ind w:left="3240" w:hanging="360"/>
      </w:pPr>
    </w:lvl>
    <w:lvl w:ilvl="4" w:tplc="0FF80D36" w:tentative="1">
      <w:start w:val="1"/>
      <w:numFmt w:val="lowerLetter"/>
      <w:lvlText w:val="%5."/>
      <w:lvlJc w:val="left"/>
      <w:pPr>
        <w:ind w:left="3960" w:hanging="360"/>
      </w:pPr>
    </w:lvl>
    <w:lvl w:ilvl="5" w:tplc="46E89C5E" w:tentative="1">
      <w:start w:val="1"/>
      <w:numFmt w:val="lowerRoman"/>
      <w:lvlText w:val="%6."/>
      <w:lvlJc w:val="right"/>
      <w:pPr>
        <w:ind w:left="4680" w:hanging="180"/>
      </w:pPr>
    </w:lvl>
    <w:lvl w:ilvl="6" w:tplc="481A6D40" w:tentative="1">
      <w:start w:val="1"/>
      <w:numFmt w:val="decimal"/>
      <w:lvlText w:val="%7."/>
      <w:lvlJc w:val="left"/>
      <w:pPr>
        <w:ind w:left="5400" w:hanging="360"/>
      </w:pPr>
    </w:lvl>
    <w:lvl w:ilvl="7" w:tplc="D1DEBAB0" w:tentative="1">
      <w:start w:val="1"/>
      <w:numFmt w:val="lowerLetter"/>
      <w:lvlText w:val="%8."/>
      <w:lvlJc w:val="left"/>
      <w:pPr>
        <w:ind w:left="6120" w:hanging="360"/>
      </w:pPr>
    </w:lvl>
    <w:lvl w:ilvl="8" w:tplc="99280ED2" w:tentative="1">
      <w:start w:val="1"/>
      <w:numFmt w:val="lowerRoman"/>
      <w:lvlText w:val="%9."/>
      <w:lvlJc w:val="right"/>
      <w:pPr>
        <w:ind w:left="6840" w:hanging="180"/>
      </w:pPr>
    </w:lvl>
  </w:abstractNum>
  <w:abstractNum w:abstractNumId="10" w15:restartNumberingAfterBreak="0">
    <w:nsid w:val="1D933E6D"/>
    <w:multiLevelType w:val="hybridMultilevel"/>
    <w:tmpl w:val="8F72795E"/>
    <w:lvl w:ilvl="0" w:tplc="6CAA4BF6">
      <w:start w:val="1"/>
      <w:numFmt w:val="decimal"/>
      <w:lvlText w:val="(%1)"/>
      <w:lvlJc w:val="left"/>
      <w:pPr>
        <w:ind w:left="720" w:hanging="360"/>
      </w:pPr>
      <w:rPr>
        <w:rFonts w:hint="default"/>
      </w:rPr>
    </w:lvl>
    <w:lvl w:ilvl="1" w:tplc="AAD8C274" w:tentative="1">
      <w:start w:val="1"/>
      <w:numFmt w:val="lowerLetter"/>
      <w:lvlText w:val="%2."/>
      <w:lvlJc w:val="left"/>
      <w:pPr>
        <w:ind w:left="1440" w:hanging="360"/>
      </w:pPr>
    </w:lvl>
    <w:lvl w:ilvl="2" w:tplc="8D22B3DE" w:tentative="1">
      <w:start w:val="1"/>
      <w:numFmt w:val="lowerRoman"/>
      <w:lvlText w:val="%3."/>
      <w:lvlJc w:val="right"/>
      <w:pPr>
        <w:ind w:left="2160" w:hanging="180"/>
      </w:pPr>
    </w:lvl>
    <w:lvl w:ilvl="3" w:tplc="E7F43A52" w:tentative="1">
      <w:start w:val="1"/>
      <w:numFmt w:val="decimal"/>
      <w:lvlText w:val="%4."/>
      <w:lvlJc w:val="left"/>
      <w:pPr>
        <w:ind w:left="2880" w:hanging="360"/>
      </w:pPr>
    </w:lvl>
    <w:lvl w:ilvl="4" w:tplc="B4000CD8" w:tentative="1">
      <w:start w:val="1"/>
      <w:numFmt w:val="lowerLetter"/>
      <w:lvlText w:val="%5."/>
      <w:lvlJc w:val="left"/>
      <w:pPr>
        <w:ind w:left="3600" w:hanging="360"/>
      </w:pPr>
    </w:lvl>
    <w:lvl w:ilvl="5" w:tplc="0A5A9ECC" w:tentative="1">
      <w:start w:val="1"/>
      <w:numFmt w:val="lowerRoman"/>
      <w:lvlText w:val="%6."/>
      <w:lvlJc w:val="right"/>
      <w:pPr>
        <w:ind w:left="4320" w:hanging="180"/>
      </w:pPr>
    </w:lvl>
    <w:lvl w:ilvl="6" w:tplc="744CF9D0" w:tentative="1">
      <w:start w:val="1"/>
      <w:numFmt w:val="decimal"/>
      <w:lvlText w:val="%7."/>
      <w:lvlJc w:val="left"/>
      <w:pPr>
        <w:ind w:left="5040" w:hanging="360"/>
      </w:pPr>
    </w:lvl>
    <w:lvl w:ilvl="7" w:tplc="651C3BE8" w:tentative="1">
      <w:start w:val="1"/>
      <w:numFmt w:val="lowerLetter"/>
      <w:lvlText w:val="%8."/>
      <w:lvlJc w:val="left"/>
      <w:pPr>
        <w:ind w:left="5760" w:hanging="360"/>
      </w:pPr>
    </w:lvl>
    <w:lvl w:ilvl="8" w:tplc="B6F8E068" w:tentative="1">
      <w:start w:val="1"/>
      <w:numFmt w:val="lowerRoman"/>
      <w:lvlText w:val="%9."/>
      <w:lvlJc w:val="right"/>
      <w:pPr>
        <w:ind w:left="6480" w:hanging="180"/>
      </w:pPr>
    </w:lvl>
  </w:abstractNum>
  <w:abstractNum w:abstractNumId="11" w15:restartNumberingAfterBreak="0">
    <w:nsid w:val="1EC402BB"/>
    <w:multiLevelType w:val="hybridMultilevel"/>
    <w:tmpl w:val="BCD482AC"/>
    <w:lvl w:ilvl="0" w:tplc="1FD69C80">
      <w:start w:val="1"/>
      <w:numFmt w:val="decimal"/>
      <w:lvlText w:val="(%1)"/>
      <w:lvlJc w:val="left"/>
      <w:pPr>
        <w:ind w:left="1080" w:hanging="360"/>
      </w:pPr>
      <w:rPr>
        <w:rFonts w:hint="default"/>
      </w:rPr>
    </w:lvl>
    <w:lvl w:ilvl="1" w:tplc="5538CD82" w:tentative="1">
      <w:start w:val="1"/>
      <w:numFmt w:val="lowerLetter"/>
      <w:lvlText w:val="%2."/>
      <w:lvlJc w:val="left"/>
      <w:pPr>
        <w:ind w:left="1800" w:hanging="360"/>
      </w:pPr>
    </w:lvl>
    <w:lvl w:ilvl="2" w:tplc="AEA6AEB4" w:tentative="1">
      <w:start w:val="1"/>
      <w:numFmt w:val="lowerRoman"/>
      <w:lvlText w:val="%3."/>
      <w:lvlJc w:val="right"/>
      <w:pPr>
        <w:ind w:left="2520" w:hanging="180"/>
      </w:pPr>
    </w:lvl>
    <w:lvl w:ilvl="3" w:tplc="CC961EBA" w:tentative="1">
      <w:start w:val="1"/>
      <w:numFmt w:val="decimal"/>
      <w:lvlText w:val="%4."/>
      <w:lvlJc w:val="left"/>
      <w:pPr>
        <w:ind w:left="3240" w:hanging="360"/>
      </w:pPr>
    </w:lvl>
    <w:lvl w:ilvl="4" w:tplc="1AD2488A" w:tentative="1">
      <w:start w:val="1"/>
      <w:numFmt w:val="lowerLetter"/>
      <w:lvlText w:val="%5."/>
      <w:lvlJc w:val="left"/>
      <w:pPr>
        <w:ind w:left="3960" w:hanging="360"/>
      </w:pPr>
    </w:lvl>
    <w:lvl w:ilvl="5" w:tplc="48F0AA3C" w:tentative="1">
      <w:start w:val="1"/>
      <w:numFmt w:val="lowerRoman"/>
      <w:lvlText w:val="%6."/>
      <w:lvlJc w:val="right"/>
      <w:pPr>
        <w:ind w:left="4680" w:hanging="180"/>
      </w:pPr>
    </w:lvl>
    <w:lvl w:ilvl="6" w:tplc="49C68BC6" w:tentative="1">
      <w:start w:val="1"/>
      <w:numFmt w:val="decimal"/>
      <w:lvlText w:val="%7."/>
      <w:lvlJc w:val="left"/>
      <w:pPr>
        <w:ind w:left="5400" w:hanging="360"/>
      </w:pPr>
    </w:lvl>
    <w:lvl w:ilvl="7" w:tplc="9104EA0E" w:tentative="1">
      <w:start w:val="1"/>
      <w:numFmt w:val="lowerLetter"/>
      <w:lvlText w:val="%8."/>
      <w:lvlJc w:val="left"/>
      <w:pPr>
        <w:ind w:left="6120" w:hanging="360"/>
      </w:pPr>
    </w:lvl>
    <w:lvl w:ilvl="8" w:tplc="9AEE3E3C" w:tentative="1">
      <w:start w:val="1"/>
      <w:numFmt w:val="lowerRoman"/>
      <w:lvlText w:val="%9."/>
      <w:lvlJc w:val="right"/>
      <w:pPr>
        <w:ind w:left="6840" w:hanging="180"/>
      </w:pPr>
    </w:lvl>
  </w:abstractNum>
  <w:abstractNum w:abstractNumId="12" w15:restartNumberingAfterBreak="0">
    <w:nsid w:val="1ED86A8F"/>
    <w:multiLevelType w:val="hybridMultilevel"/>
    <w:tmpl w:val="643016EC"/>
    <w:lvl w:ilvl="0" w:tplc="C6322728">
      <w:start w:val="1"/>
      <w:numFmt w:val="decimal"/>
      <w:lvlText w:val="%1)"/>
      <w:lvlJc w:val="left"/>
      <w:pPr>
        <w:ind w:left="4480" w:hanging="360"/>
      </w:pPr>
    </w:lvl>
    <w:lvl w:ilvl="1" w:tplc="888E59AC">
      <w:start w:val="1"/>
      <w:numFmt w:val="decimal"/>
      <w:lvlText w:val="%2)"/>
      <w:lvlJc w:val="left"/>
      <w:pPr>
        <w:ind w:left="4480" w:hanging="360"/>
      </w:pPr>
    </w:lvl>
    <w:lvl w:ilvl="2" w:tplc="93F6B37A">
      <w:start w:val="1"/>
      <w:numFmt w:val="decimal"/>
      <w:lvlText w:val="%3)"/>
      <w:lvlJc w:val="left"/>
      <w:pPr>
        <w:ind w:left="4480" w:hanging="360"/>
      </w:pPr>
    </w:lvl>
    <w:lvl w:ilvl="3" w:tplc="03F07860">
      <w:start w:val="1"/>
      <w:numFmt w:val="decimal"/>
      <w:lvlText w:val="%4)"/>
      <w:lvlJc w:val="left"/>
      <w:pPr>
        <w:ind w:left="4480" w:hanging="360"/>
      </w:pPr>
    </w:lvl>
    <w:lvl w:ilvl="4" w:tplc="6E30BF5A">
      <w:start w:val="1"/>
      <w:numFmt w:val="decimal"/>
      <w:lvlText w:val="%5)"/>
      <w:lvlJc w:val="left"/>
      <w:pPr>
        <w:ind w:left="4480" w:hanging="360"/>
      </w:pPr>
    </w:lvl>
    <w:lvl w:ilvl="5" w:tplc="722A20F4">
      <w:start w:val="1"/>
      <w:numFmt w:val="decimal"/>
      <w:lvlText w:val="%6)"/>
      <w:lvlJc w:val="left"/>
      <w:pPr>
        <w:ind w:left="4480" w:hanging="360"/>
      </w:pPr>
    </w:lvl>
    <w:lvl w:ilvl="6" w:tplc="9D8EF426">
      <w:start w:val="1"/>
      <w:numFmt w:val="decimal"/>
      <w:lvlText w:val="%7)"/>
      <w:lvlJc w:val="left"/>
      <w:pPr>
        <w:ind w:left="4480" w:hanging="360"/>
      </w:pPr>
    </w:lvl>
    <w:lvl w:ilvl="7" w:tplc="DDC8C298">
      <w:start w:val="1"/>
      <w:numFmt w:val="decimal"/>
      <w:lvlText w:val="%8)"/>
      <w:lvlJc w:val="left"/>
      <w:pPr>
        <w:ind w:left="4480" w:hanging="360"/>
      </w:pPr>
    </w:lvl>
    <w:lvl w:ilvl="8" w:tplc="FD786A30">
      <w:start w:val="1"/>
      <w:numFmt w:val="decimal"/>
      <w:lvlText w:val="%9)"/>
      <w:lvlJc w:val="left"/>
      <w:pPr>
        <w:ind w:left="4480" w:hanging="360"/>
      </w:pPr>
    </w:lvl>
  </w:abstractNum>
  <w:abstractNum w:abstractNumId="13" w15:restartNumberingAfterBreak="0">
    <w:nsid w:val="209C3B94"/>
    <w:multiLevelType w:val="hybridMultilevel"/>
    <w:tmpl w:val="E4EAA71E"/>
    <w:lvl w:ilvl="0" w:tplc="E2126C36">
      <w:start w:val="1"/>
      <w:numFmt w:val="decimal"/>
      <w:lvlText w:val="(%1)"/>
      <w:lvlJc w:val="left"/>
      <w:pPr>
        <w:ind w:left="1080" w:hanging="360"/>
      </w:pPr>
      <w:rPr>
        <w:rFonts w:hint="default"/>
      </w:rPr>
    </w:lvl>
    <w:lvl w:ilvl="1" w:tplc="C7ACA522" w:tentative="1">
      <w:start w:val="1"/>
      <w:numFmt w:val="lowerLetter"/>
      <w:lvlText w:val="%2."/>
      <w:lvlJc w:val="left"/>
      <w:pPr>
        <w:ind w:left="1800" w:hanging="360"/>
      </w:pPr>
    </w:lvl>
    <w:lvl w:ilvl="2" w:tplc="81DA1888" w:tentative="1">
      <w:start w:val="1"/>
      <w:numFmt w:val="lowerRoman"/>
      <w:lvlText w:val="%3."/>
      <w:lvlJc w:val="right"/>
      <w:pPr>
        <w:ind w:left="2520" w:hanging="180"/>
      </w:pPr>
    </w:lvl>
    <w:lvl w:ilvl="3" w:tplc="7D70C482" w:tentative="1">
      <w:start w:val="1"/>
      <w:numFmt w:val="decimal"/>
      <w:lvlText w:val="%4."/>
      <w:lvlJc w:val="left"/>
      <w:pPr>
        <w:ind w:left="3240" w:hanging="360"/>
      </w:pPr>
    </w:lvl>
    <w:lvl w:ilvl="4" w:tplc="50C62860" w:tentative="1">
      <w:start w:val="1"/>
      <w:numFmt w:val="lowerLetter"/>
      <w:lvlText w:val="%5."/>
      <w:lvlJc w:val="left"/>
      <w:pPr>
        <w:ind w:left="3960" w:hanging="360"/>
      </w:pPr>
    </w:lvl>
    <w:lvl w:ilvl="5" w:tplc="4962BBAA" w:tentative="1">
      <w:start w:val="1"/>
      <w:numFmt w:val="lowerRoman"/>
      <w:lvlText w:val="%6."/>
      <w:lvlJc w:val="right"/>
      <w:pPr>
        <w:ind w:left="4680" w:hanging="180"/>
      </w:pPr>
    </w:lvl>
    <w:lvl w:ilvl="6" w:tplc="0D9ED68E" w:tentative="1">
      <w:start w:val="1"/>
      <w:numFmt w:val="decimal"/>
      <w:lvlText w:val="%7."/>
      <w:lvlJc w:val="left"/>
      <w:pPr>
        <w:ind w:left="5400" w:hanging="360"/>
      </w:pPr>
    </w:lvl>
    <w:lvl w:ilvl="7" w:tplc="91B410CA" w:tentative="1">
      <w:start w:val="1"/>
      <w:numFmt w:val="lowerLetter"/>
      <w:lvlText w:val="%8."/>
      <w:lvlJc w:val="left"/>
      <w:pPr>
        <w:ind w:left="6120" w:hanging="360"/>
      </w:pPr>
    </w:lvl>
    <w:lvl w:ilvl="8" w:tplc="5CFEF7E6" w:tentative="1">
      <w:start w:val="1"/>
      <w:numFmt w:val="lowerRoman"/>
      <w:lvlText w:val="%9."/>
      <w:lvlJc w:val="right"/>
      <w:pPr>
        <w:ind w:left="6840" w:hanging="180"/>
      </w:pPr>
    </w:lvl>
  </w:abstractNum>
  <w:abstractNum w:abstractNumId="14" w15:restartNumberingAfterBreak="0">
    <w:nsid w:val="223204DF"/>
    <w:multiLevelType w:val="hybridMultilevel"/>
    <w:tmpl w:val="C76AA03A"/>
    <w:lvl w:ilvl="0" w:tplc="7C74EEAE">
      <w:start w:val="1"/>
      <w:numFmt w:val="decimal"/>
      <w:lvlText w:val="(%1)"/>
      <w:lvlJc w:val="left"/>
      <w:pPr>
        <w:ind w:left="1080" w:hanging="360"/>
      </w:pPr>
      <w:rPr>
        <w:rFonts w:ascii="Times New Roman" w:eastAsia="Arial" w:hAnsi="Times New Roman" w:cs="Times New Roman" w:hint="default"/>
        <w:b w:val="0"/>
        <w:bCs w:val="0"/>
        <w:sz w:val="24"/>
        <w:szCs w:val="24"/>
      </w:rPr>
    </w:lvl>
    <w:lvl w:ilvl="1" w:tplc="47A2827A">
      <w:start w:val="1"/>
      <w:numFmt w:val="lowerLetter"/>
      <w:lvlText w:val="%2."/>
      <w:lvlJc w:val="left"/>
      <w:pPr>
        <w:ind w:left="1800" w:hanging="360"/>
      </w:pPr>
    </w:lvl>
    <w:lvl w:ilvl="2" w:tplc="E10C20BC" w:tentative="1">
      <w:start w:val="1"/>
      <w:numFmt w:val="lowerRoman"/>
      <w:lvlText w:val="%3."/>
      <w:lvlJc w:val="right"/>
      <w:pPr>
        <w:ind w:left="2520" w:hanging="180"/>
      </w:pPr>
    </w:lvl>
    <w:lvl w:ilvl="3" w:tplc="457281E4" w:tentative="1">
      <w:start w:val="1"/>
      <w:numFmt w:val="decimal"/>
      <w:lvlText w:val="%4."/>
      <w:lvlJc w:val="left"/>
      <w:pPr>
        <w:ind w:left="3240" w:hanging="360"/>
      </w:pPr>
    </w:lvl>
    <w:lvl w:ilvl="4" w:tplc="669CC44E" w:tentative="1">
      <w:start w:val="1"/>
      <w:numFmt w:val="lowerLetter"/>
      <w:lvlText w:val="%5."/>
      <w:lvlJc w:val="left"/>
      <w:pPr>
        <w:ind w:left="3960" w:hanging="360"/>
      </w:pPr>
    </w:lvl>
    <w:lvl w:ilvl="5" w:tplc="98B27CFE" w:tentative="1">
      <w:start w:val="1"/>
      <w:numFmt w:val="lowerRoman"/>
      <w:lvlText w:val="%6."/>
      <w:lvlJc w:val="right"/>
      <w:pPr>
        <w:ind w:left="4680" w:hanging="180"/>
      </w:pPr>
    </w:lvl>
    <w:lvl w:ilvl="6" w:tplc="B9649F88" w:tentative="1">
      <w:start w:val="1"/>
      <w:numFmt w:val="decimal"/>
      <w:lvlText w:val="%7."/>
      <w:lvlJc w:val="left"/>
      <w:pPr>
        <w:ind w:left="5400" w:hanging="360"/>
      </w:pPr>
    </w:lvl>
    <w:lvl w:ilvl="7" w:tplc="9DC04646" w:tentative="1">
      <w:start w:val="1"/>
      <w:numFmt w:val="lowerLetter"/>
      <w:lvlText w:val="%8."/>
      <w:lvlJc w:val="left"/>
      <w:pPr>
        <w:ind w:left="6120" w:hanging="360"/>
      </w:pPr>
    </w:lvl>
    <w:lvl w:ilvl="8" w:tplc="5B0661BA" w:tentative="1">
      <w:start w:val="1"/>
      <w:numFmt w:val="lowerRoman"/>
      <w:lvlText w:val="%9."/>
      <w:lvlJc w:val="right"/>
      <w:pPr>
        <w:ind w:left="6840" w:hanging="180"/>
      </w:pPr>
    </w:lvl>
  </w:abstractNum>
  <w:abstractNum w:abstractNumId="15" w15:restartNumberingAfterBreak="0">
    <w:nsid w:val="28073F4E"/>
    <w:multiLevelType w:val="hybridMultilevel"/>
    <w:tmpl w:val="3A6213C4"/>
    <w:lvl w:ilvl="0" w:tplc="A594A31C">
      <w:start w:val="1"/>
      <w:numFmt w:val="decimal"/>
      <w:lvlText w:val="(%1)"/>
      <w:lvlJc w:val="left"/>
      <w:pPr>
        <w:ind w:left="720" w:hanging="360"/>
      </w:pPr>
      <w:rPr>
        <w:rFonts w:hint="default"/>
      </w:rPr>
    </w:lvl>
    <w:lvl w:ilvl="1" w:tplc="D8DE6D6C" w:tentative="1">
      <w:start w:val="1"/>
      <w:numFmt w:val="lowerLetter"/>
      <w:lvlText w:val="%2."/>
      <w:lvlJc w:val="left"/>
      <w:pPr>
        <w:ind w:left="1440" w:hanging="360"/>
      </w:pPr>
    </w:lvl>
    <w:lvl w:ilvl="2" w:tplc="501830EC" w:tentative="1">
      <w:start w:val="1"/>
      <w:numFmt w:val="lowerRoman"/>
      <w:lvlText w:val="%3."/>
      <w:lvlJc w:val="right"/>
      <w:pPr>
        <w:ind w:left="2160" w:hanging="180"/>
      </w:pPr>
    </w:lvl>
    <w:lvl w:ilvl="3" w:tplc="15188BCE" w:tentative="1">
      <w:start w:val="1"/>
      <w:numFmt w:val="decimal"/>
      <w:lvlText w:val="%4."/>
      <w:lvlJc w:val="left"/>
      <w:pPr>
        <w:ind w:left="2880" w:hanging="360"/>
      </w:pPr>
    </w:lvl>
    <w:lvl w:ilvl="4" w:tplc="E1622774" w:tentative="1">
      <w:start w:val="1"/>
      <w:numFmt w:val="lowerLetter"/>
      <w:lvlText w:val="%5."/>
      <w:lvlJc w:val="left"/>
      <w:pPr>
        <w:ind w:left="3600" w:hanging="360"/>
      </w:pPr>
    </w:lvl>
    <w:lvl w:ilvl="5" w:tplc="DCF069AE" w:tentative="1">
      <w:start w:val="1"/>
      <w:numFmt w:val="lowerRoman"/>
      <w:lvlText w:val="%6."/>
      <w:lvlJc w:val="right"/>
      <w:pPr>
        <w:ind w:left="4320" w:hanging="180"/>
      </w:pPr>
    </w:lvl>
    <w:lvl w:ilvl="6" w:tplc="BB786E40" w:tentative="1">
      <w:start w:val="1"/>
      <w:numFmt w:val="decimal"/>
      <w:lvlText w:val="%7."/>
      <w:lvlJc w:val="left"/>
      <w:pPr>
        <w:ind w:left="5040" w:hanging="360"/>
      </w:pPr>
    </w:lvl>
    <w:lvl w:ilvl="7" w:tplc="E4FC1C56" w:tentative="1">
      <w:start w:val="1"/>
      <w:numFmt w:val="lowerLetter"/>
      <w:lvlText w:val="%8."/>
      <w:lvlJc w:val="left"/>
      <w:pPr>
        <w:ind w:left="5760" w:hanging="360"/>
      </w:pPr>
    </w:lvl>
    <w:lvl w:ilvl="8" w:tplc="79BA5DE0" w:tentative="1">
      <w:start w:val="1"/>
      <w:numFmt w:val="lowerRoman"/>
      <w:lvlText w:val="%9."/>
      <w:lvlJc w:val="right"/>
      <w:pPr>
        <w:ind w:left="6480" w:hanging="180"/>
      </w:pPr>
    </w:lvl>
  </w:abstractNum>
  <w:abstractNum w:abstractNumId="16" w15:restartNumberingAfterBreak="0">
    <w:nsid w:val="2C033B2D"/>
    <w:multiLevelType w:val="hybridMultilevel"/>
    <w:tmpl w:val="666C99D4"/>
    <w:lvl w:ilvl="0" w:tplc="EEC0D0CC">
      <w:start w:val="1"/>
      <w:numFmt w:val="decimal"/>
      <w:lvlText w:val="(%1)"/>
      <w:lvlJc w:val="left"/>
      <w:pPr>
        <w:ind w:left="720" w:hanging="360"/>
      </w:pPr>
      <w:rPr>
        <w:rFonts w:hint="default"/>
      </w:rPr>
    </w:lvl>
    <w:lvl w:ilvl="1" w:tplc="9AEA8CD8">
      <w:start w:val="1"/>
      <w:numFmt w:val="lowerLetter"/>
      <w:lvlText w:val="%2."/>
      <w:lvlJc w:val="left"/>
      <w:pPr>
        <w:ind w:left="1440" w:hanging="360"/>
      </w:pPr>
    </w:lvl>
    <w:lvl w:ilvl="2" w:tplc="A4D2A98A" w:tentative="1">
      <w:start w:val="1"/>
      <w:numFmt w:val="lowerRoman"/>
      <w:lvlText w:val="%3."/>
      <w:lvlJc w:val="right"/>
      <w:pPr>
        <w:ind w:left="2160" w:hanging="180"/>
      </w:pPr>
    </w:lvl>
    <w:lvl w:ilvl="3" w:tplc="9C865A5C" w:tentative="1">
      <w:start w:val="1"/>
      <w:numFmt w:val="decimal"/>
      <w:lvlText w:val="%4."/>
      <w:lvlJc w:val="left"/>
      <w:pPr>
        <w:ind w:left="2880" w:hanging="360"/>
      </w:pPr>
    </w:lvl>
    <w:lvl w:ilvl="4" w:tplc="DAB0503E" w:tentative="1">
      <w:start w:val="1"/>
      <w:numFmt w:val="lowerLetter"/>
      <w:lvlText w:val="%5."/>
      <w:lvlJc w:val="left"/>
      <w:pPr>
        <w:ind w:left="3600" w:hanging="360"/>
      </w:pPr>
    </w:lvl>
    <w:lvl w:ilvl="5" w:tplc="DF9AA9C8" w:tentative="1">
      <w:start w:val="1"/>
      <w:numFmt w:val="lowerRoman"/>
      <w:lvlText w:val="%6."/>
      <w:lvlJc w:val="right"/>
      <w:pPr>
        <w:ind w:left="4320" w:hanging="180"/>
      </w:pPr>
    </w:lvl>
    <w:lvl w:ilvl="6" w:tplc="DBDE80CC" w:tentative="1">
      <w:start w:val="1"/>
      <w:numFmt w:val="decimal"/>
      <w:lvlText w:val="%7."/>
      <w:lvlJc w:val="left"/>
      <w:pPr>
        <w:ind w:left="5040" w:hanging="360"/>
      </w:pPr>
    </w:lvl>
    <w:lvl w:ilvl="7" w:tplc="94C6E35C" w:tentative="1">
      <w:start w:val="1"/>
      <w:numFmt w:val="lowerLetter"/>
      <w:lvlText w:val="%8."/>
      <w:lvlJc w:val="left"/>
      <w:pPr>
        <w:ind w:left="5760" w:hanging="360"/>
      </w:pPr>
    </w:lvl>
    <w:lvl w:ilvl="8" w:tplc="C1A2E582" w:tentative="1">
      <w:start w:val="1"/>
      <w:numFmt w:val="lowerRoman"/>
      <w:lvlText w:val="%9."/>
      <w:lvlJc w:val="right"/>
      <w:pPr>
        <w:ind w:left="6480" w:hanging="180"/>
      </w:pPr>
    </w:lvl>
  </w:abstractNum>
  <w:abstractNum w:abstractNumId="17" w15:restartNumberingAfterBreak="0">
    <w:nsid w:val="2CD21F4E"/>
    <w:multiLevelType w:val="hybridMultilevel"/>
    <w:tmpl w:val="FF2009B8"/>
    <w:lvl w:ilvl="0" w:tplc="62EC786C">
      <w:start w:val="1"/>
      <w:numFmt w:val="decimal"/>
      <w:lvlText w:val="(%1)"/>
      <w:lvlJc w:val="left"/>
      <w:pPr>
        <w:ind w:left="1080" w:hanging="360"/>
      </w:pPr>
      <w:rPr>
        <w:rFonts w:hint="default"/>
        <w:b w:val="0"/>
      </w:rPr>
    </w:lvl>
    <w:lvl w:ilvl="1" w:tplc="682866B2">
      <w:start w:val="1"/>
      <w:numFmt w:val="lowerLetter"/>
      <w:lvlText w:val="%2."/>
      <w:lvlJc w:val="left"/>
      <w:pPr>
        <w:ind w:left="1789" w:hanging="360"/>
      </w:pPr>
    </w:lvl>
    <w:lvl w:ilvl="2" w:tplc="1C566D42" w:tentative="1">
      <w:start w:val="1"/>
      <w:numFmt w:val="lowerRoman"/>
      <w:lvlText w:val="%3."/>
      <w:lvlJc w:val="right"/>
      <w:pPr>
        <w:ind w:left="2509" w:hanging="180"/>
      </w:pPr>
    </w:lvl>
    <w:lvl w:ilvl="3" w:tplc="D6AC29FA" w:tentative="1">
      <w:start w:val="1"/>
      <w:numFmt w:val="decimal"/>
      <w:lvlText w:val="%4."/>
      <w:lvlJc w:val="left"/>
      <w:pPr>
        <w:ind w:left="3229" w:hanging="360"/>
      </w:pPr>
    </w:lvl>
    <w:lvl w:ilvl="4" w:tplc="D2EC49FA" w:tentative="1">
      <w:start w:val="1"/>
      <w:numFmt w:val="lowerLetter"/>
      <w:lvlText w:val="%5."/>
      <w:lvlJc w:val="left"/>
      <w:pPr>
        <w:ind w:left="3949" w:hanging="360"/>
      </w:pPr>
    </w:lvl>
    <w:lvl w:ilvl="5" w:tplc="76E4AEDE" w:tentative="1">
      <w:start w:val="1"/>
      <w:numFmt w:val="lowerRoman"/>
      <w:lvlText w:val="%6."/>
      <w:lvlJc w:val="right"/>
      <w:pPr>
        <w:ind w:left="4669" w:hanging="180"/>
      </w:pPr>
    </w:lvl>
    <w:lvl w:ilvl="6" w:tplc="EAE62BD8" w:tentative="1">
      <w:start w:val="1"/>
      <w:numFmt w:val="decimal"/>
      <w:lvlText w:val="%7."/>
      <w:lvlJc w:val="left"/>
      <w:pPr>
        <w:ind w:left="5389" w:hanging="360"/>
      </w:pPr>
    </w:lvl>
    <w:lvl w:ilvl="7" w:tplc="6C08F54E" w:tentative="1">
      <w:start w:val="1"/>
      <w:numFmt w:val="lowerLetter"/>
      <w:lvlText w:val="%8."/>
      <w:lvlJc w:val="left"/>
      <w:pPr>
        <w:ind w:left="6109" w:hanging="360"/>
      </w:pPr>
    </w:lvl>
    <w:lvl w:ilvl="8" w:tplc="3718FCE8" w:tentative="1">
      <w:start w:val="1"/>
      <w:numFmt w:val="lowerRoman"/>
      <w:lvlText w:val="%9."/>
      <w:lvlJc w:val="right"/>
      <w:pPr>
        <w:ind w:left="6829" w:hanging="180"/>
      </w:pPr>
    </w:lvl>
  </w:abstractNum>
  <w:abstractNum w:abstractNumId="18" w15:restartNumberingAfterBreak="0">
    <w:nsid w:val="2CEA4C26"/>
    <w:multiLevelType w:val="hybridMultilevel"/>
    <w:tmpl w:val="3FEA56BE"/>
    <w:lvl w:ilvl="0" w:tplc="C50AB9FA">
      <w:start w:val="1"/>
      <w:numFmt w:val="decimal"/>
      <w:lvlText w:val="(%1)"/>
      <w:lvlJc w:val="left"/>
      <w:pPr>
        <w:ind w:left="1080" w:hanging="360"/>
      </w:pPr>
      <w:rPr>
        <w:rFonts w:hint="default"/>
        <w:color w:val="auto"/>
      </w:rPr>
    </w:lvl>
    <w:lvl w:ilvl="1" w:tplc="5C045ECA">
      <w:start w:val="1"/>
      <w:numFmt w:val="lowerLetter"/>
      <w:lvlText w:val="%2."/>
      <w:lvlJc w:val="left"/>
      <w:pPr>
        <w:ind w:left="1800" w:hanging="360"/>
      </w:pPr>
    </w:lvl>
    <w:lvl w:ilvl="2" w:tplc="0850462E" w:tentative="1">
      <w:start w:val="1"/>
      <w:numFmt w:val="lowerRoman"/>
      <w:lvlText w:val="%3."/>
      <w:lvlJc w:val="right"/>
      <w:pPr>
        <w:ind w:left="2520" w:hanging="180"/>
      </w:pPr>
    </w:lvl>
    <w:lvl w:ilvl="3" w:tplc="E662E138" w:tentative="1">
      <w:start w:val="1"/>
      <w:numFmt w:val="decimal"/>
      <w:lvlText w:val="%4."/>
      <w:lvlJc w:val="left"/>
      <w:pPr>
        <w:ind w:left="3240" w:hanging="360"/>
      </w:pPr>
    </w:lvl>
    <w:lvl w:ilvl="4" w:tplc="DFDCA752" w:tentative="1">
      <w:start w:val="1"/>
      <w:numFmt w:val="lowerLetter"/>
      <w:lvlText w:val="%5."/>
      <w:lvlJc w:val="left"/>
      <w:pPr>
        <w:ind w:left="3960" w:hanging="360"/>
      </w:pPr>
    </w:lvl>
    <w:lvl w:ilvl="5" w:tplc="6BECC974" w:tentative="1">
      <w:start w:val="1"/>
      <w:numFmt w:val="lowerRoman"/>
      <w:lvlText w:val="%6."/>
      <w:lvlJc w:val="right"/>
      <w:pPr>
        <w:ind w:left="4680" w:hanging="180"/>
      </w:pPr>
    </w:lvl>
    <w:lvl w:ilvl="6" w:tplc="E85EDC30" w:tentative="1">
      <w:start w:val="1"/>
      <w:numFmt w:val="decimal"/>
      <w:lvlText w:val="%7."/>
      <w:lvlJc w:val="left"/>
      <w:pPr>
        <w:ind w:left="5400" w:hanging="360"/>
      </w:pPr>
    </w:lvl>
    <w:lvl w:ilvl="7" w:tplc="A5E6D212" w:tentative="1">
      <w:start w:val="1"/>
      <w:numFmt w:val="lowerLetter"/>
      <w:lvlText w:val="%8."/>
      <w:lvlJc w:val="left"/>
      <w:pPr>
        <w:ind w:left="6120" w:hanging="360"/>
      </w:pPr>
    </w:lvl>
    <w:lvl w:ilvl="8" w:tplc="806C1270" w:tentative="1">
      <w:start w:val="1"/>
      <w:numFmt w:val="lowerRoman"/>
      <w:lvlText w:val="%9."/>
      <w:lvlJc w:val="right"/>
      <w:pPr>
        <w:ind w:left="6840" w:hanging="180"/>
      </w:pPr>
    </w:lvl>
  </w:abstractNum>
  <w:abstractNum w:abstractNumId="19" w15:restartNumberingAfterBreak="0">
    <w:nsid w:val="2F754DA1"/>
    <w:multiLevelType w:val="hybridMultilevel"/>
    <w:tmpl w:val="A45836A6"/>
    <w:lvl w:ilvl="0" w:tplc="9B047B8A">
      <w:start w:val="7"/>
      <w:numFmt w:val="decimal"/>
      <w:lvlText w:val="%1"/>
      <w:lvlJc w:val="left"/>
      <w:pPr>
        <w:ind w:left="720" w:hanging="360"/>
      </w:pPr>
      <w:rPr>
        <w:rFonts w:hint="default"/>
      </w:rPr>
    </w:lvl>
    <w:lvl w:ilvl="1" w:tplc="030E7100" w:tentative="1">
      <w:start w:val="1"/>
      <w:numFmt w:val="lowerLetter"/>
      <w:lvlText w:val="%2."/>
      <w:lvlJc w:val="left"/>
      <w:pPr>
        <w:ind w:left="1440" w:hanging="360"/>
      </w:pPr>
    </w:lvl>
    <w:lvl w:ilvl="2" w:tplc="9F0C303E" w:tentative="1">
      <w:start w:val="1"/>
      <w:numFmt w:val="lowerRoman"/>
      <w:lvlText w:val="%3."/>
      <w:lvlJc w:val="right"/>
      <w:pPr>
        <w:ind w:left="2160" w:hanging="180"/>
      </w:pPr>
    </w:lvl>
    <w:lvl w:ilvl="3" w:tplc="2B70CE90" w:tentative="1">
      <w:start w:val="1"/>
      <w:numFmt w:val="decimal"/>
      <w:lvlText w:val="%4."/>
      <w:lvlJc w:val="left"/>
      <w:pPr>
        <w:ind w:left="2880" w:hanging="360"/>
      </w:pPr>
    </w:lvl>
    <w:lvl w:ilvl="4" w:tplc="F4A286F2" w:tentative="1">
      <w:start w:val="1"/>
      <w:numFmt w:val="lowerLetter"/>
      <w:lvlText w:val="%5."/>
      <w:lvlJc w:val="left"/>
      <w:pPr>
        <w:ind w:left="3600" w:hanging="360"/>
      </w:pPr>
    </w:lvl>
    <w:lvl w:ilvl="5" w:tplc="5EC8B596" w:tentative="1">
      <w:start w:val="1"/>
      <w:numFmt w:val="lowerRoman"/>
      <w:lvlText w:val="%6."/>
      <w:lvlJc w:val="right"/>
      <w:pPr>
        <w:ind w:left="4320" w:hanging="180"/>
      </w:pPr>
    </w:lvl>
    <w:lvl w:ilvl="6" w:tplc="E16687DA" w:tentative="1">
      <w:start w:val="1"/>
      <w:numFmt w:val="decimal"/>
      <w:lvlText w:val="%7."/>
      <w:lvlJc w:val="left"/>
      <w:pPr>
        <w:ind w:left="5040" w:hanging="360"/>
      </w:pPr>
    </w:lvl>
    <w:lvl w:ilvl="7" w:tplc="47AAC8AE" w:tentative="1">
      <w:start w:val="1"/>
      <w:numFmt w:val="lowerLetter"/>
      <w:lvlText w:val="%8."/>
      <w:lvlJc w:val="left"/>
      <w:pPr>
        <w:ind w:left="5760" w:hanging="360"/>
      </w:pPr>
    </w:lvl>
    <w:lvl w:ilvl="8" w:tplc="324AA7D6" w:tentative="1">
      <w:start w:val="1"/>
      <w:numFmt w:val="lowerRoman"/>
      <w:lvlText w:val="%9."/>
      <w:lvlJc w:val="right"/>
      <w:pPr>
        <w:ind w:left="6480" w:hanging="180"/>
      </w:pPr>
    </w:lvl>
  </w:abstractNum>
  <w:abstractNum w:abstractNumId="20" w15:restartNumberingAfterBreak="0">
    <w:nsid w:val="2F841E22"/>
    <w:multiLevelType w:val="hybridMultilevel"/>
    <w:tmpl w:val="14EAB3C6"/>
    <w:lvl w:ilvl="0" w:tplc="8A521162">
      <w:start w:val="1"/>
      <w:numFmt w:val="decimal"/>
      <w:lvlText w:val="(%1)"/>
      <w:lvlJc w:val="left"/>
      <w:pPr>
        <w:ind w:left="1080" w:hanging="360"/>
      </w:pPr>
      <w:rPr>
        <w:rFonts w:hint="default"/>
      </w:rPr>
    </w:lvl>
    <w:lvl w:ilvl="1" w:tplc="5726BDE4" w:tentative="1">
      <w:start w:val="1"/>
      <w:numFmt w:val="lowerLetter"/>
      <w:lvlText w:val="%2."/>
      <w:lvlJc w:val="left"/>
      <w:pPr>
        <w:ind w:left="1800" w:hanging="360"/>
      </w:pPr>
    </w:lvl>
    <w:lvl w:ilvl="2" w:tplc="70CCD120" w:tentative="1">
      <w:start w:val="1"/>
      <w:numFmt w:val="lowerRoman"/>
      <w:lvlText w:val="%3."/>
      <w:lvlJc w:val="right"/>
      <w:pPr>
        <w:ind w:left="2520" w:hanging="180"/>
      </w:pPr>
    </w:lvl>
    <w:lvl w:ilvl="3" w:tplc="6FC8D0EC" w:tentative="1">
      <w:start w:val="1"/>
      <w:numFmt w:val="decimal"/>
      <w:lvlText w:val="%4."/>
      <w:lvlJc w:val="left"/>
      <w:pPr>
        <w:ind w:left="3240" w:hanging="360"/>
      </w:pPr>
    </w:lvl>
    <w:lvl w:ilvl="4" w:tplc="7966B1B8" w:tentative="1">
      <w:start w:val="1"/>
      <w:numFmt w:val="lowerLetter"/>
      <w:lvlText w:val="%5."/>
      <w:lvlJc w:val="left"/>
      <w:pPr>
        <w:ind w:left="3960" w:hanging="360"/>
      </w:pPr>
    </w:lvl>
    <w:lvl w:ilvl="5" w:tplc="593E0606" w:tentative="1">
      <w:start w:val="1"/>
      <w:numFmt w:val="lowerRoman"/>
      <w:lvlText w:val="%6."/>
      <w:lvlJc w:val="right"/>
      <w:pPr>
        <w:ind w:left="4680" w:hanging="180"/>
      </w:pPr>
    </w:lvl>
    <w:lvl w:ilvl="6" w:tplc="61543DA8" w:tentative="1">
      <w:start w:val="1"/>
      <w:numFmt w:val="decimal"/>
      <w:lvlText w:val="%7."/>
      <w:lvlJc w:val="left"/>
      <w:pPr>
        <w:ind w:left="5400" w:hanging="360"/>
      </w:pPr>
    </w:lvl>
    <w:lvl w:ilvl="7" w:tplc="D94E0726" w:tentative="1">
      <w:start w:val="1"/>
      <w:numFmt w:val="lowerLetter"/>
      <w:lvlText w:val="%8."/>
      <w:lvlJc w:val="left"/>
      <w:pPr>
        <w:ind w:left="6120" w:hanging="360"/>
      </w:pPr>
    </w:lvl>
    <w:lvl w:ilvl="8" w:tplc="7EA2B462" w:tentative="1">
      <w:start w:val="1"/>
      <w:numFmt w:val="lowerRoman"/>
      <w:lvlText w:val="%9."/>
      <w:lvlJc w:val="right"/>
      <w:pPr>
        <w:ind w:left="6840" w:hanging="180"/>
      </w:pPr>
    </w:lvl>
  </w:abstractNum>
  <w:abstractNum w:abstractNumId="21" w15:restartNumberingAfterBreak="0">
    <w:nsid w:val="2F8A0037"/>
    <w:multiLevelType w:val="multilevel"/>
    <w:tmpl w:val="DE2E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A7296"/>
    <w:multiLevelType w:val="hybridMultilevel"/>
    <w:tmpl w:val="B9B4BF54"/>
    <w:lvl w:ilvl="0" w:tplc="C99CE91E">
      <w:start w:val="1"/>
      <w:numFmt w:val="lowerLetter"/>
      <w:lvlText w:val="(%1)"/>
      <w:lvlJc w:val="left"/>
      <w:pPr>
        <w:ind w:left="1069" w:hanging="360"/>
      </w:pPr>
      <w:rPr>
        <w:rFonts w:hint="default"/>
      </w:rPr>
    </w:lvl>
    <w:lvl w:ilvl="1" w:tplc="E2F0AB4C" w:tentative="1">
      <w:start w:val="1"/>
      <w:numFmt w:val="lowerLetter"/>
      <w:lvlText w:val="%2."/>
      <w:lvlJc w:val="left"/>
      <w:pPr>
        <w:ind w:left="1789" w:hanging="360"/>
      </w:pPr>
    </w:lvl>
    <w:lvl w:ilvl="2" w:tplc="219E09B6" w:tentative="1">
      <w:start w:val="1"/>
      <w:numFmt w:val="lowerRoman"/>
      <w:lvlText w:val="%3."/>
      <w:lvlJc w:val="right"/>
      <w:pPr>
        <w:ind w:left="2509" w:hanging="180"/>
      </w:pPr>
    </w:lvl>
    <w:lvl w:ilvl="3" w:tplc="D5FA78FA" w:tentative="1">
      <w:start w:val="1"/>
      <w:numFmt w:val="decimal"/>
      <w:lvlText w:val="%4."/>
      <w:lvlJc w:val="left"/>
      <w:pPr>
        <w:ind w:left="3229" w:hanging="360"/>
      </w:pPr>
    </w:lvl>
    <w:lvl w:ilvl="4" w:tplc="A3AA23B8" w:tentative="1">
      <w:start w:val="1"/>
      <w:numFmt w:val="lowerLetter"/>
      <w:lvlText w:val="%5."/>
      <w:lvlJc w:val="left"/>
      <w:pPr>
        <w:ind w:left="3949" w:hanging="360"/>
      </w:pPr>
    </w:lvl>
    <w:lvl w:ilvl="5" w:tplc="ADDC6330" w:tentative="1">
      <w:start w:val="1"/>
      <w:numFmt w:val="lowerRoman"/>
      <w:lvlText w:val="%6."/>
      <w:lvlJc w:val="right"/>
      <w:pPr>
        <w:ind w:left="4669" w:hanging="180"/>
      </w:pPr>
    </w:lvl>
    <w:lvl w:ilvl="6" w:tplc="B414E5D6" w:tentative="1">
      <w:start w:val="1"/>
      <w:numFmt w:val="decimal"/>
      <w:lvlText w:val="%7."/>
      <w:lvlJc w:val="left"/>
      <w:pPr>
        <w:ind w:left="5389" w:hanging="360"/>
      </w:pPr>
    </w:lvl>
    <w:lvl w:ilvl="7" w:tplc="C33ECC62" w:tentative="1">
      <w:start w:val="1"/>
      <w:numFmt w:val="lowerLetter"/>
      <w:lvlText w:val="%8."/>
      <w:lvlJc w:val="left"/>
      <w:pPr>
        <w:ind w:left="6109" w:hanging="360"/>
      </w:pPr>
    </w:lvl>
    <w:lvl w:ilvl="8" w:tplc="54CC986E" w:tentative="1">
      <w:start w:val="1"/>
      <w:numFmt w:val="lowerRoman"/>
      <w:lvlText w:val="%9."/>
      <w:lvlJc w:val="right"/>
      <w:pPr>
        <w:ind w:left="6829" w:hanging="180"/>
      </w:pPr>
    </w:lvl>
  </w:abstractNum>
  <w:abstractNum w:abstractNumId="23" w15:restartNumberingAfterBreak="0">
    <w:nsid w:val="31747E14"/>
    <w:multiLevelType w:val="hybridMultilevel"/>
    <w:tmpl w:val="05A871C0"/>
    <w:lvl w:ilvl="0" w:tplc="D098D284">
      <w:start w:val="1"/>
      <w:numFmt w:val="decimal"/>
      <w:lvlText w:val="(%1)"/>
      <w:lvlJc w:val="left"/>
      <w:pPr>
        <w:ind w:left="927" w:hanging="360"/>
      </w:pPr>
      <w:rPr>
        <w:rFonts w:hint="default"/>
      </w:rPr>
    </w:lvl>
    <w:lvl w:ilvl="1" w:tplc="C60414EA" w:tentative="1">
      <w:start w:val="1"/>
      <w:numFmt w:val="lowerLetter"/>
      <w:lvlText w:val="%2."/>
      <w:lvlJc w:val="left"/>
      <w:pPr>
        <w:ind w:left="1647" w:hanging="360"/>
      </w:pPr>
    </w:lvl>
    <w:lvl w:ilvl="2" w:tplc="B5503422" w:tentative="1">
      <w:start w:val="1"/>
      <w:numFmt w:val="lowerRoman"/>
      <w:lvlText w:val="%3."/>
      <w:lvlJc w:val="right"/>
      <w:pPr>
        <w:ind w:left="2367" w:hanging="180"/>
      </w:pPr>
    </w:lvl>
    <w:lvl w:ilvl="3" w:tplc="437EAAB2" w:tentative="1">
      <w:start w:val="1"/>
      <w:numFmt w:val="decimal"/>
      <w:lvlText w:val="%4."/>
      <w:lvlJc w:val="left"/>
      <w:pPr>
        <w:ind w:left="3087" w:hanging="360"/>
      </w:pPr>
    </w:lvl>
    <w:lvl w:ilvl="4" w:tplc="178E18B4" w:tentative="1">
      <w:start w:val="1"/>
      <w:numFmt w:val="lowerLetter"/>
      <w:lvlText w:val="%5."/>
      <w:lvlJc w:val="left"/>
      <w:pPr>
        <w:ind w:left="3807" w:hanging="360"/>
      </w:pPr>
    </w:lvl>
    <w:lvl w:ilvl="5" w:tplc="0DBE8A64" w:tentative="1">
      <w:start w:val="1"/>
      <w:numFmt w:val="lowerRoman"/>
      <w:lvlText w:val="%6."/>
      <w:lvlJc w:val="right"/>
      <w:pPr>
        <w:ind w:left="4527" w:hanging="180"/>
      </w:pPr>
    </w:lvl>
    <w:lvl w:ilvl="6" w:tplc="C708060A" w:tentative="1">
      <w:start w:val="1"/>
      <w:numFmt w:val="decimal"/>
      <w:lvlText w:val="%7."/>
      <w:lvlJc w:val="left"/>
      <w:pPr>
        <w:ind w:left="5247" w:hanging="360"/>
      </w:pPr>
    </w:lvl>
    <w:lvl w:ilvl="7" w:tplc="31C4A7DA" w:tentative="1">
      <w:start w:val="1"/>
      <w:numFmt w:val="lowerLetter"/>
      <w:lvlText w:val="%8."/>
      <w:lvlJc w:val="left"/>
      <w:pPr>
        <w:ind w:left="5967" w:hanging="360"/>
      </w:pPr>
    </w:lvl>
    <w:lvl w:ilvl="8" w:tplc="FA286078" w:tentative="1">
      <w:start w:val="1"/>
      <w:numFmt w:val="lowerRoman"/>
      <w:lvlText w:val="%9."/>
      <w:lvlJc w:val="right"/>
      <w:pPr>
        <w:ind w:left="6687" w:hanging="180"/>
      </w:pPr>
    </w:lvl>
  </w:abstractNum>
  <w:abstractNum w:abstractNumId="24" w15:restartNumberingAfterBreak="0">
    <w:nsid w:val="37283BE5"/>
    <w:multiLevelType w:val="hybridMultilevel"/>
    <w:tmpl w:val="1366B5DE"/>
    <w:lvl w:ilvl="0" w:tplc="11E61618">
      <w:start w:val="1"/>
      <w:numFmt w:val="lowerRoman"/>
      <w:lvlText w:val="(%1)"/>
      <w:lvlJc w:val="left"/>
      <w:pPr>
        <w:ind w:left="2844" w:hanging="720"/>
      </w:pPr>
      <w:rPr>
        <w:rFonts w:hint="default"/>
      </w:rPr>
    </w:lvl>
    <w:lvl w:ilvl="1" w:tplc="DB46CBDE" w:tentative="1">
      <w:start w:val="1"/>
      <w:numFmt w:val="lowerLetter"/>
      <w:lvlText w:val="%2."/>
      <w:lvlJc w:val="left"/>
      <w:pPr>
        <w:ind w:left="3204" w:hanging="360"/>
      </w:pPr>
    </w:lvl>
    <w:lvl w:ilvl="2" w:tplc="A79A67C6" w:tentative="1">
      <w:start w:val="1"/>
      <w:numFmt w:val="lowerRoman"/>
      <w:lvlText w:val="%3."/>
      <w:lvlJc w:val="right"/>
      <w:pPr>
        <w:ind w:left="3924" w:hanging="180"/>
      </w:pPr>
    </w:lvl>
    <w:lvl w:ilvl="3" w:tplc="B1AA5B6E" w:tentative="1">
      <w:start w:val="1"/>
      <w:numFmt w:val="decimal"/>
      <w:lvlText w:val="%4."/>
      <w:lvlJc w:val="left"/>
      <w:pPr>
        <w:ind w:left="4644" w:hanging="360"/>
      </w:pPr>
    </w:lvl>
    <w:lvl w:ilvl="4" w:tplc="1C565964" w:tentative="1">
      <w:start w:val="1"/>
      <w:numFmt w:val="lowerLetter"/>
      <w:lvlText w:val="%5."/>
      <w:lvlJc w:val="left"/>
      <w:pPr>
        <w:ind w:left="5364" w:hanging="360"/>
      </w:pPr>
    </w:lvl>
    <w:lvl w:ilvl="5" w:tplc="A2F03E24" w:tentative="1">
      <w:start w:val="1"/>
      <w:numFmt w:val="lowerRoman"/>
      <w:lvlText w:val="%6."/>
      <w:lvlJc w:val="right"/>
      <w:pPr>
        <w:ind w:left="6084" w:hanging="180"/>
      </w:pPr>
    </w:lvl>
    <w:lvl w:ilvl="6" w:tplc="662C39E2" w:tentative="1">
      <w:start w:val="1"/>
      <w:numFmt w:val="decimal"/>
      <w:lvlText w:val="%7."/>
      <w:lvlJc w:val="left"/>
      <w:pPr>
        <w:ind w:left="6804" w:hanging="360"/>
      </w:pPr>
    </w:lvl>
    <w:lvl w:ilvl="7" w:tplc="01D6B16E" w:tentative="1">
      <w:start w:val="1"/>
      <w:numFmt w:val="lowerLetter"/>
      <w:lvlText w:val="%8."/>
      <w:lvlJc w:val="left"/>
      <w:pPr>
        <w:ind w:left="7524" w:hanging="360"/>
      </w:pPr>
    </w:lvl>
    <w:lvl w:ilvl="8" w:tplc="3F7A84BC" w:tentative="1">
      <w:start w:val="1"/>
      <w:numFmt w:val="lowerRoman"/>
      <w:lvlText w:val="%9."/>
      <w:lvlJc w:val="right"/>
      <w:pPr>
        <w:ind w:left="8244" w:hanging="180"/>
      </w:pPr>
    </w:lvl>
  </w:abstractNum>
  <w:abstractNum w:abstractNumId="25" w15:restartNumberingAfterBreak="0">
    <w:nsid w:val="3F56751B"/>
    <w:multiLevelType w:val="hybridMultilevel"/>
    <w:tmpl w:val="3A6213C4"/>
    <w:lvl w:ilvl="0" w:tplc="4104C518">
      <w:start w:val="1"/>
      <w:numFmt w:val="decimal"/>
      <w:lvlText w:val="(%1)"/>
      <w:lvlJc w:val="left"/>
      <w:pPr>
        <w:ind w:left="720" w:hanging="360"/>
      </w:pPr>
      <w:rPr>
        <w:rFonts w:hint="default"/>
      </w:rPr>
    </w:lvl>
    <w:lvl w:ilvl="1" w:tplc="CC1E41E6" w:tentative="1">
      <w:start w:val="1"/>
      <w:numFmt w:val="lowerLetter"/>
      <w:lvlText w:val="%2."/>
      <w:lvlJc w:val="left"/>
      <w:pPr>
        <w:ind w:left="1440" w:hanging="360"/>
      </w:pPr>
    </w:lvl>
    <w:lvl w:ilvl="2" w:tplc="939C665C" w:tentative="1">
      <w:start w:val="1"/>
      <w:numFmt w:val="lowerRoman"/>
      <w:lvlText w:val="%3."/>
      <w:lvlJc w:val="right"/>
      <w:pPr>
        <w:ind w:left="2160" w:hanging="180"/>
      </w:pPr>
    </w:lvl>
    <w:lvl w:ilvl="3" w:tplc="708C2C98" w:tentative="1">
      <w:start w:val="1"/>
      <w:numFmt w:val="decimal"/>
      <w:lvlText w:val="%4."/>
      <w:lvlJc w:val="left"/>
      <w:pPr>
        <w:ind w:left="2880" w:hanging="360"/>
      </w:pPr>
    </w:lvl>
    <w:lvl w:ilvl="4" w:tplc="498CEB76" w:tentative="1">
      <w:start w:val="1"/>
      <w:numFmt w:val="lowerLetter"/>
      <w:lvlText w:val="%5."/>
      <w:lvlJc w:val="left"/>
      <w:pPr>
        <w:ind w:left="3600" w:hanging="360"/>
      </w:pPr>
    </w:lvl>
    <w:lvl w:ilvl="5" w:tplc="93A0F3A8" w:tentative="1">
      <w:start w:val="1"/>
      <w:numFmt w:val="lowerRoman"/>
      <w:lvlText w:val="%6."/>
      <w:lvlJc w:val="right"/>
      <w:pPr>
        <w:ind w:left="4320" w:hanging="180"/>
      </w:pPr>
    </w:lvl>
    <w:lvl w:ilvl="6" w:tplc="3CBA0CFC" w:tentative="1">
      <w:start w:val="1"/>
      <w:numFmt w:val="decimal"/>
      <w:lvlText w:val="%7."/>
      <w:lvlJc w:val="left"/>
      <w:pPr>
        <w:ind w:left="5040" w:hanging="360"/>
      </w:pPr>
    </w:lvl>
    <w:lvl w:ilvl="7" w:tplc="6410590E" w:tentative="1">
      <w:start w:val="1"/>
      <w:numFmt w:val="lowerLetter"/>
      <w:lvlText w:val="%8."/>
      <w:lvlJc w:val="left"/>
      <w:pPr>
        <w:ind w:left="5760" w:hanging="360"/>
      </w:pPr>
    </w:lvl>
    <w:lvl w:ilvl="8" w:tplc="C3BC9614" w:tentative="1">
      <w:start w:val="1"/>
      <w:numFmt w:val="lowerRoman"/>
      <w:lvlText w:val="%9."/>
      <w:lvlJc w:val="right"/>
      <w:pPr>
        <w:ind w:left="6480" w:hanging="180"/>
      </w:pPr>
    </w:lvl>
  </w:abstractNum>
  <w:abstractNum w:abstractNumId="26" w15:restartNumberingAfterBreak="0">
    <w:nsid w:val="3FFC6E21"/>
    <w:multiLevelType w:val="hybridMultilevel"/>
    <w:tmpl w:val="F0D236FE"/>
    <w:lvl w:ilvl="0" w:tplc="36A83380">
      <w:start w:val="1"/>
      <w:numFmt w:val="decimal"/>
      <w:lvlText w:val="(%1)"/>
      <w:lvlJc w:val="left"/>
      <w:pPr>
        <w:ind w:left="720" w:hanging="360"/>
      </w:pPr>
      <w:rPr>
        <w:rFonts w:hint="default"/>
      </w:rPr>
    </w:lvl>
    <w:lvl w:ilvl="1" w:tplc="34FE4E70" w:tentative="1">
      <w:start w:val="1"/>
      <w:numFmt w:val="lowerLetter"/>
      <w:lvlText w:val="%2."/>
      <w:lvlJc w:val="left"/>
      <w:pPr>
        <w:ind w:left="1440" w:hanging="360"/>
      </w:pPr>
    </w:lvl>
    <w:lvl w:ilvl="2" w:tplc="7582A036" w:tentative="1">
      <w:start w:val="1"/>
      <w:numFmt w:val="lowerRoman"/>
      <w:lvlText w:val="%3."/>
      <w:lvlJc w:val="right"/>
      <w:pPr>
        <w:ind w:left="2160" w:hanging="180"/>
      </w:pPr>
    </w:lvl>
    <w:lvl w:ilvl="3" w:tplc="BE1495F6" w:tentative="1">
      <w:start w:val="1"/>
      <w:numFmt w:val="decimal"/>
      <w:lvlText w:val="%4."/>
      <w:lvlJc w:val="left"/>
      <w:pPr>
        <w:ind w:left="2880" w:hanging="360"/>
      </w:pPr>
    </w:lvl>
    <w:lvl w:ilvl="4" w:tplc="89C60AEE" w:tentative="1">
      <w:start w:val="1"/>
      <w:numFmt w:val="lowerLetter"/>
      <w:lvlText w:val="%5."/>
      <w:lvlJc w:val="left"/>
      <w:pPr>
        <w:ind w:left="3600" w:hanging="360"/>
      </w:pPr>
    </w:lvl>
    <w:lvl w:ilvl="5" w:tplc="8A0EC8CE" w:tentative="1">
      <w:start w:val="1"/>
      <w:numFmt w:val="lowerRoman"/>
      <w:lvlText w:val="%6."/>
      <w:lvlJc w:val="right"/>
      <w:pPr>
        <w:ind w:left="4320" w:hanging="180"/>
      </w:pPr>
    </w:lvl>
    <w:lvl w:ilvl="6" w:tplc="0C84831C" w:tentative="1">
      <w:start w:val="1"/>
      <w:numFmt w:val="decimal"/>
      <w:lvlText w:val="%7."/>
      <w:lvlJc w:val="left"/>
      <w:pPr>
        <w:ind w:left="5040" w:hanging="360"/>
      </w:pPr>
    </w:lvl>
    <w:lvl w:ilvl="7" w:tplc="51D026F0" w:tentative="1">
      <w:start w:val="1"/>
      <w:numFmt w:val="lowerLetter"/>
      <w:lvlText w:val="%8."/>
      <w:lvlJc w:val="left"/>
      <w:pPr>
        <w:ind w:left="5760" w:hanging="360"/>
      </w:pPr>
    </w:lvl>
    <w:lvl w:ilvl="8" w:tplc="2A347F52" w:tentative="1">
      <w:start w:val="1"/>
      <w:numFmt w:val="lowerRoman"/>
      <w:lvlText w:val="%9."/>
      <w:lvlJc w:val="right"/>
      <w:pPr>
        <w:ind w:left="6480" w:hanging="180"/>
      </w:pPr>
    </w:lvl>
  </w:abstractNum>
  <w:abstractNum w:abstractNumId="27" w15:restartNumberingAfterBreak="0">
    <w:nsid w:val="4BA95E23"/>
    <w:multiLevelType w:val="hybridMultilevel"/>
    <w:tmpl w:val="7996FFD8"/>
    <w:lvl w:ilvl="0" w:tplc="A6DAAA4A">
      <w:start w:val="1"/>
      <w:numFmt w:val="decimal"/>
      <w:lvlText w:val="(%1)"/>
      <w:lvlJc w:val="left"/>
      <w:pPr>
        <w:ind w:left="1065" w:hanging="360"/>
      </w:pPr>
      <w:rPr>
        <w:rFonts w:hint="default"/>
      </w:rPr>
    </w:lvl>
    <w:lvl w:ilvl="1" w:tplc="4D0ACB50" w:tentative="1">
      <w:start w:val="1"/>
      <w:numFmt w:val="lowerLetter"/>
      <w:lvlText w:val="%2."/>
      <w:lvlJc w:val="left"/>
      <w:pPr>
        <w:ind w:left="1785" w:hanging="360"/>
      </w:pPr>
    </w:lvl>
    <w:lvl w:ilvl="2" w:tplc="6652B8C4" w:tentative="1">
      <w:start w:val="1"/>
      <w:numFmt w:val="lowerRoman"/>
      <w:lvlText w:val="%3."/>
      <w:lvlJc w:val="right"/>
      <w:pPr>
        <w:ind w:left="2505" w:hanging="180"/>
      </w:pPr>
    </w:lvl>
    <w:lvl w:ilvl="3" w:tplc="DA9E59E4" w:tentative="1">
      <w:start w:val="1"/>
      <w:numFmt w:val="decimal"/>
      <w:lvlText w:val="%4."/>
      <w:lvlJc w:val="left"/>
      <w:pPr>
        <w:ind w:left="3225" w:hanging="360"/>
      </w:pPr>
    </w:lvl>
    <w:lvl w:ilvl="4" w:tplc="E1E0D212" w:tentative="1">
      <w:start w:val="1"/>
      <w:numFmt w:val="lowerLetter"/>
      <w:lvlText w:val="%5."/>
      <w:lvlJc w:val="left"/>
      <w:pPr>
        <w:ind w:left="3945" w:hanging="360"/>
      </w:pPr>
    </w:lvl>
    <w:lvl w:ilvl="5" w:tplc="9D8CACD4" w:tentative="1">
      <w:start w:val="1"/>
      <w:numFmt w:val="lowerRoman"/>
      <w:lvlText w:val="%6."/>
      <w:lvlJc w:val="right"/>
      <w:pPr>
        <w:ind w:left="4665" w:hanging="180"/>
      </w:pPr>
    </w:lvl>
    <w:lvl w:ilvl="6" w:tplc="EADEE260" w:tentative="1">
      <w:start w:val="1"/>
      <w:numFmt w:val="decimal"/>
      <w:lvlText w:val="%7."/>
      <w:lvlJc w:val="left"/>
      <w:pPr>
        <w:ind w:left="5385" w:hanging="360"/>
      </w:pPr>
    </w:lvl>
    <w:lvl w:ilvl="7" w:tplc="37B43E0E" w:tentative="1">
      <w:start w:val="1"/>
      <w:numFmt w:val="lowerLetter"/>
      <w:lvlText w:val="%8."/>
      <w:lvlJc w:val="left"/>
      <w:pPr>
        <w:ind w:left="6105" w:hanging="360"/>
      </w:pPr>
    </w:lvl>
    <w:lvl w:ilvl="8" w:tplc="0DDABC80" w:tentative="1">
      <w:start w:val="1"/>
      <w:numFmt w:val="lowerRoman"/>
      <w:lvlText w:val="%9."/>
      <w:lvlJc w:val="right"/>
      <w:pPr>
        <w:ind w:left="6825" w:hanging="180"/>
      </w:pPr>
    </w:lvl>
  </w:abstractNum>
  <w:abstractNum w:abstractNumId="28" w15:restartNumberingAfterBreak="0">
    <w:nsid w:val="526358C9"/>
    <w:multiLevelType w:val="hybridMultilevel"/>
    <w:tmpl w:val="AD3090B8"/>
    <w:lvl w:ilvl="0" w:tplc="59407E1E">
      <w:start w:val="1"/>
      <w:numFmt w:val="decimal"/>
      <w:lvlText w:val="(%1)"/>
      <w:lvlJc w:val="left"/>
      <w:pPr>
        <w:ind w:left="1170" w:hanging="360"/>
      </w:pPr>
      <w:rPr>
        <w:rFonts w:hint="default"/>
      </w:rPr>
    </w:lvl>
    <w:lvl w:ilvl="1" w:tplc="E9864CA6">
      <w:start w:val="1"/>
      <w:numFmt w:val="lowerLetter"/>
      <w:lvlText w:val="%2."/>
      <w:lvlJc w:val="left"/>
      <w:pPr>
        <w:ind w:left="1789" w:hanging="360"/>
      </w:pPr>
    </w:lvl>
    <w:lvl w:ilvl="2" w:tplc="E1D06C88" w:tentative="1">
      <w:start w:val="1"/>
      <w:numFmt w:val="lowerRoman"/>
      <w:lvlText w:val="%3."/>
      <w:lvlJc w:val="right"/>
      <w:pPr>
        <w:ind w:left="2509" w:hanging="180"/>
      </w:pPr>
    </w:lvl>
    <w:lvl w:ilvl="3" w:tplc="21E00FAC" w:tentative="1">
      <w:start w:val="1"/>
      <w:numFmt w:val="decimal"/>
      <w:lvlText w:val="%4."/>
      <w:lvlJc w:val="left"/>
      <w:pPr>
        <w:ind w:left="3229" w:hanging="360"/>
      </w:pPr>
    </w:lvl>
    <w:lvl w:ilvl="4" w:tplc="930CA1DC" w:tentative="1">
      <w:start w:val="1"/>
      <w:numFmt w:val="lowerLetter"/>
      <w:lvlText w:val="%5."/>
      <w:lvlJc w:val="left"/>
      <w:pPr>
        <w:ind w:left="3949" w:hanging="360"/>
      </w:pPr>
    </w:lvl>
    <w:lvl w:ilvl="5" w:tplc="E87EDE0E" w:tentative="1">
      <w:start w:val="1"/>
      <w:numFmt w:val="lowerRoman"/>
      <w:lvlText w:val="%6."/>
      <w:lvlJc w:val="right"/>
      <w:pPr>
        <w:ind w:left="4669" w:hanging="180"/>
      </w:pPr>
    </w:lvl>
    <w:lvl w:ilvl="6" w:tplc="4CE20D70" w:tentative="1">
      <w:start w:val="1"/>
      <w:numFmt w:val="decimal"/>
      <w:lvlText w:val="%7."/>
      <w:lvlJc w:val="left"/>
      <w:pPr>
        <w:ind w:left="5389" w:hanging="360"/>
      </w:pPr>
    </w:lvl>
    <w:lvl w:ilvl="7" w:tplc="C888C28A" w:tentative="1">
      <w:start w:val="1"/>
      <w:numFmt w:val="lowerLetter"/>
      <w:lvlText w:val="%8."/>
      <w:lvlJc w:val="left"/>
      <w:pPr>
        <w:ind w:left="6109" w:hanging="360"/>
      </w:pPr>
    </w:lvl>
    <w:lvl w:ilvl="8" w:tplc="A99650FE" w:tentative="1">
      <w:start w:val="1"/>
      <w:numFmt w:val="lowerRoman"/>
      <w:lvlText w:val="%9."/>
      <w:lvlJc w:val="right"/>
      <w:pPr>
        <w:ind w:left="6829" w:hanging="180"/>
      </w:pPr>
    </w:lvl>
  </w:abstractNum>
  <w:abstractNum w:abstractNumId="29" w15:restartNumberingAfterBreak="0">
    <w:nsid w:val="577B594E"/>
    <w:multiLevelType w:val="hybridMultilevel"/>
    <w:tmpl w:val="1B1A21CE"/>
    <w:lvl w:ilvl="0" w:tplc="1F1010B8">
      <w:start w:val="1"/>
      <w:numFmt w:val="decimal"/>
      <w:lvlText w:val="(%1)"/>
      <w:lvlJc w:val="left"/>
      <w:pPr>
        <w:ind w:left="1080" w:hanging="360"/>
      </w:pPr>
      <w:rPr>
        <w:rFonts w:hint="default"/>
      </w:rPr>
    </w:lvl>
    <w:lvl w:ilvl="1" w:tplc="C7BAA122" w:tentative="1">
      <w:start w:val="1"/>
      <w:numFmt w:val="lowerLetter"/>
      <w:lvlText w:val="%2."/>
      <w:lvlJc w:val="left"/>
      <w:pPr>
        <w:ind w:left="1800" w:hanging="360"/>
      </w:pPr>
    </w:lvl>
    <w:lvl w:ilvl="2" w:tplc="1A4C50E4" w:tentative="1">
      <w:start w:val="1"/>
      <w:numFmt w:val="lowerRoman"/>
      <w:lvlText w:val="%3."/>
      <w:lvlJc w:val="right"/>
      <w:pPr>
        <w:ind w:left="2520" w:hanging="180"/>
      </w:pPr>
    </w:lvl>
    <w:lvl w:ilvl="3" w:tplc="CBFAAF22" w:tentative="1">
      <w:start w:val="1"/>
      <w:numFmt w:val="decimal"/>
      <w:lvlText w:val="%4."/>
      <w:lvlJc w:val="left"/>
      <w:pPr>
        <w:ind w:left="3240" w:hanging="360"/>
      </w:pPr>
    </w:lvl>
    <w:lvl w:ilvl="4" w:tplc="2C5C43A4" w:tentative="1">
      <w:start w:val="1"/>
      <w:numFmt w:val="lowerLetter"/>
      <w:lvlText w:val="%5."/>
      <w:lvlJc w:val="left"/>
      <w:pPr>
        <w:ind w:left="3960" w:hanging="360"/>
      </w:pPr>
    </w:lvl>
    <w:lvl w:ilvl="5" w:tplc="48C29AA6" w:tentative="1">
      <w:start w:val="1"/>
      <w:numFmt w:val="lowerRoman"/>
      <w:lvlText w:val="%6."/>
      <w:lvlJc w:val="right"/>
      <w:pPr>
        <w:ind w:left="4680" w:hanging="180"/>
      </w:pPr>
    </w:lvl>
    <w:lvl w:ilvl="6" w:tplc="76866DE4" w:tentative="1">
      <w:start w:val="1"/>
      <w:numFmt w:val="decimal"/>
      <w:lvlText w:val="%7."/>
      <w:lvlJc w:val="left"/>
      <w:pPr>
        <w:ind w:left="5400" w:hanging="360"/>
      </w:pPr>
    </w:lvl>
    <w:lvl w:ilvl="7" w:tplc="48E27088" w:tentative="1">
      <w:start w:val="1"/>
      <w:numFmt w:val="lowerLetter"/>
      <w:lvlText w:val="%8."/>
      <w:lvlJc w:val="left"/>
      <w:pPr>
        <w:ind w:left="6120" w:hanging="360"/>
      </w:pPr>
    </w:lvl>
    <w:lvl w:ilvl="8" w:tplc="9FE209B2" w:tentative="1">
      <w:start w:val="1"/>
      <w:numFmt w:val="lowerRoman"/>
      <w:lvlText w:val="%9."/>
      <w:lvlJc w:val="right"/>
      <w:pPr>
        <w:ind w:left="6840" w:hanging="180"/>
      </w:pPr>
    </w:lvl>
  </w:abstractNum>
  <w:abstractNum w:abstractNumId="30" w15:restartNumberingAfterBreak="0">
    <w:nsid w:val="5E13528D"/>
    <w:multiLevelType w:val="hybridMultilevel"/>
    <w:tmpl w:val="7F2880FE"/>
    <w:lvl w:ilvl="0" w:tplc="9F52B28A">
      <w:start w:val="1"/>
      <w:numFmt w:val="decimal"/>
      <w:lvlText w:val="(%1)"/>
      <w:lvlJc w:val="left"/>
      <w:pPr>
        <w:ind w:left="1065" w:hanging="360"/>
      </w:pPr>
      <w:rPr>
        <w:rFonts w:hint="default"/>
      </w:rPr>
    </w:lvl>
    <w:lvl w:ilvl="1" w:tplc="FB9C5B9E" w:tentative="1">
      <w:start w:val="1"/>
      <w:numFmt w:val="lowerLetter"/>
      <w:lvlText w:val="%2."/>
      <w:lvlJc w:val="left"/>
      <w:pPr>
        <w:ind w:left="1785" w:hanging="360"/>
      </w:pPr>
    </w:lvl>
    <w:lvl w:ilvl="2" w:tplc="3A0A2100" w:tentative="1">
      <w:start w:val="1"/>
      <w:numFmt w:val="lowerRoman"/>
      <w:lvlText w:val="%3."/>
      <w:lvlJc w:val="right"/>
      <w:pPr>
        <w:ind w:left="2505" w:hanging="180"/>
      </w:pPr>
    </w:lvl>
    <w:lvl w:ilvl="3" w:tplc="79588FA2" w:tentative="1">
      <w:start w:val="1"/>
      <w:numFmt w:val="decimal"/>
      <w:lvlText w:val="%4."/>
      <w:lvlJc w:val="left"/>
      <w:pPr>
        <w:ind w:left="3225" w:hanging="360"/>
      </w:pPr>
    </w:lvl>
    <w:lvl w:ilvl="4" w:tplc="BD2A776A" w:tentative="1">
      <w:start w:val="1"/>
      <w:numFmt w:val="lowerLetter"/>
      <w:lvlText w:val="%5."/>
      <w:lvlJc w:val="left"/>
      <w:pPr>
        <w:ind w:left="3945" w:hanging="360"/>
      </w:pPr>
    </w:lvl>
    <w:lvl w:ilvl="5" w:tplc="82FEEE14" w:tentative="1">
      <w:start w:val="1"/>
      <w:numFmt w:val="lowerRoman"/>
      <w:lvlText w:val="%6."/>
      <w:lvlJc w:val="right"/>
      <w:pPr>
        <w:ind w:left="4665" w:hanging="180"/>
      </w:pPr>
    </w:lvl>
    <w:lvl w:ilvl="6" w:tplc="1D2A4406" w:tentative="1">
      <w:start w:val="1"/>
      <w:numFmt w:val="decimal"/>
      <w:lvlText w:val="%7."/>
      <w:lvlJc w:val="left"/>
      <w:pPr>
        <w:ind w:left="5385" w:hanging="360"/>
      </w:pPr>
    </w:lvl>
    <w:lvl w:ilvl="7" w:tplc="07604E54" w:tentative="1">
      <w:start w:val="1"/>
      <w:numFmt w:val="lowerLetter"/>
      <w:lvlText w:val="%8."/>
      <w:lvlJc w:val="left"/>
      <w:pPr>
        <w:ind w:left="6105" w:hanging="360"/>
      </w:pPr>
    </w:lvl>
    <w:lvl w:ilvl="8" w:tplc="3ADED55E" w:tentative="1">
      <w:start w:val="1"/>
      <w:numFmt w:val="lowerRoman"/>
      <w:lvlText w:val="%9."/>
      <w:lvlJc w:val="right"/>
      <w:pPr>
        <w:ind w:left="6825" w:hanging="180"/>
      </w:pPr>
    </w:lvl>
  </w:abstractNum>
  <w:abstractNum w:abstractNumId="31" w15:restartNumberingAfterBreak="0">
    <w:nsid w:val="62A221AF"/>
    <w:multiLevelType w:val="hybridMultilevel"/>
    <w:tmpl w:val="C206D94C"/>
    <w:lvl w:ilvl="0" w:tplc="E76CAA70">
      <w:start w:val="6"/>
      <w:numFmt w:val="decimal"/>
      <w:lvlText w:val="%1"/>
      <w:lvlJc w:val="left"/>
      <w:pPr>
        <w:ind w:left="1146" w:hanging="360"/>
      </w:pPr>
      <w:rPr>
        <w:rFonts w:hint="default"/>
      </w:rPr>
    </w:lvl>
    <w:lvl w:ilvl="1" w:tplc="FDE2506C" w:tentative="1">
      <w:start w:val="1"/>
      <w:numFmt w:val="lowerLetter"/>
      <w:lvlText w:val="%2."/>
      <w:lvlJc w:val="left"/>
      <w:pPr>
        <w:ind w:left="1866" w:hanging="360"/>
      </w:pPr>
    </w:lvl>
    <w:lvl w:ilvl="2" w:tplc="AB9AB312" w:tentative="1">
      <w:start w:val="1"/>
      <w:numFmt w:val="lowerRoman"/>
      <w:lvlText w:val="%3."/>
      <w:lvlJc w:val="right"/>
      <w:pPr>
        <w:ind w:left="2586" w:hanging="180"/>
      </w:pPr>
    </w:lvl>
    <w:lvl w:ilvl="3" w:tplc="4A7CCAF6" w:tentative="1">
      <w:start w:val="1"/>
      <w:numFmt w:val="decimal"/>
      <w:lvlText w:val="%4."/>
      <w:lvlJc w:val="left"/>
      <w:pPr>
        <w:ind w:left="3306" w:hanging="360"/>
      </w:pPr>
    </w:lvl>
    <w:lvl w:ilvl="4" w:tplc="B444251A" w:tentative="1">
      <w:start w:val="1"/>
      <w:numFmt w:val="lowerLetter"/>
      <w:lvlText w:val="%5."/>
      <w:lvlJc w:val="left"/>
      <w:pPr>
        <w:ind w:left="4026" w:hanging="360"/>
      </w:pPr>
    </w:lvl>
    <w:lvl w:ilvl="5" w:tplc="B54C9592" w:tentative="1">
      <w:start w:val="1"/>
      <w:numFmt w:val="lowerRoman"/>
      <w:lvlText w:val="%6."/>
      <w:lvlJc w:val="right"/>
      <w:pPr>
        <w:ind w:left="4746" w:hanging="180"/>
      </w:pPr>
    </w:lvl>
    <w:lvl w:ilvl="6" w:tplc="71761C22" w:tentative="1">
      <w:start w:val="1"/>
      <w:numFmt w:val="decimal"/>
      <w:lvlText w:val="%7."/>
      <w:lvlJc w:val="left"/>
      <w:pPr>
        <w:ind w:left="5466" w:hanging="360"/>
      </w:pPr>
    </w:lvl>
    <w:lvl w:ilvl="7" w:tplc="C9FA11FC" w:tentative="1">
      <w:start w:val="1"/>
      <w:numFmt w:val="lowerLetter"/>
      <w:lvlText w:val="%8."/>
      <w:lvlJc w:val="left"/>
      <w:pPr>
        <w:ind w:left="6186" w:hanging="360"/>
      </w:pPr>
    </w:lvl>
    <w:lvl w:ilvl="8" w:tplc="3D52D9F0" w:tentative="1">
      <w:start w:val="1"/>
      <w:numFmt w:val="lowerRoman"/>
      <w:lvlText w:val="%9."/>
      <w:lvlJc w:val="right"/>
      <w:pPr>
        <w:ind w:left="6906" w:hanging="180"/>
      </w:pPr>
    </w:lvl>
  </w:abstractNum>
  <w:abstractNum w:abstractNumId="32" w15:restartNumberingAfterBreak="0">
    <w:nsid w:val="636720F3"/>
    <w:multiLevelType w:val="hybridMultilevel"/>
    <w:tmpl w:val="F53207B4"/>
    <w:lvl w:ilvl="0" w:tplc="83445CB0">
      <w:start w:val="1"/>
      <w:numFmt w:val="decimal"/>
      <w:lvlText w:val="(%1)"/>
      <w:lvlJc w:val="left"/>
      <w:pPr>
        <w:ind w:left="720" w:hanging="360"/>
      </w:pPr>
      <w:rPr>
        <w:rFonts w:hint="default"/>
      </w:rPr>
    </w:lvl>
    <w:lvl w:ilvl="1" w:tplc="5184C058" w:tentative="1">
      <w:start w:val="1"/>
      <w:numFmt w:val="lowerLetter"/>
      <w:lvlText w:val="%2."/>
      <w:lvlJc w:val="left"/>
      <w:pPr>
        <w:ind w:left="1440" w:hanging="360"/>
      </w:pPr>
    </w:lvl>
    <w:lvl w:ilvl="2" w:tplc="8768223E" w:tentative="1">
      <w:start w:val="1"/>
      <w:numFmt w:val="lowerRoman"/>
      <w:lvlText w:val="%3."/>
      <w:lvlJc w:val="right"/>
      <w:pPr>
        <w:ind w:left="2160" w:hanging="180"/>
      </w:pPr>
    </w:lvl>
    <w:lvl w:ilvl="3" w:tplc="09F43990" w:tentative="1">
      <w:start w:val="1"/>
      <w:numFmt w:val="decimal"/>
      <w:lvlText w:val="%4."/>
      <w:lvlJc w:val="left"/>
      <w:pPr>
        <w:ind w:left="2880" w:hanging="360"/>
      </w:pPr>
    </w:lvl>
    <w:lvl w:ilvl="4" w:tplc="D5E67E42" w:tentative="1">
      <w:start w:val="1"/>
      <w:numFmt w:val="lowerLetter"/>
      <w:lvlText w:val="%5."/>
      <w:lvlJc w:val="left"/>
      <w:pPr>
        <w:ind w:left="3600" w:hanging="360"/>
      </w:pPr>
    </w:lvl>
    <w:lvl w:ilvl="5" w:tplc="167ACCAE" w:tentative="1">
      <w:start w:val="1"/>
      <w:numFmt w:val="lowerRoman"/>
      <w:lvlText w:val="%6."/>
      <w:lvlJc w:val="right"/>
      <w:pPr>
        <w:ind w:left="4320" w:hanging="180"/>
      </w:pPr>
    </w:lvl>
    <w:lvl w:ilvl="6" w:tplc="E7E00AC4" w:tentative="1">
      <w:start w:val="1"/>
      <w:numFmt w:val="decimal"/>
      <w:lvlText w:val="%7."/>
      <w:lvlJc w:val="left"/>
      <w:pPr>
        <w:ind w:left="5040" w:hanging="360"/>
      </w:pPr>
    </w:lvl>
    <w:lvl w:ilvl="7" w:tplc="60F61FC8" w:tentative="1">
      <w:start w:val="1"/>
      <w:numFmt w:val="lowerLetter"/>
      <w:lvlText w:val="%8."/>
      <w:lvlJc w:val="left"/>
      <w:pPr>
        <w:ind w:left="5760" w:hanging="360"/>
      </w:pPr>
    </w:lvl>
    <w:lvl w:ilvl="8" w:tplc="C6D43432" w:tentative="1">
      <w:start w:val="1"/>
      <w:numFmt w:val="lowerRoman"/>
      <w:lvlText w:val="%9."/>
      <w:lvlJc w:val="right"/>
      <w:pPr>
        <w:ind w:left="6480" w:hanging="180"/>
      </w:pPr>
    </w:lvl>
  </w:abstractNum>
  <w:abstractNum w:abstractNumId="33" w15:restartNumberingAfterBreak="0">
    <w:nsid w:val="63A86E56"/>
    <w:multiLevelType w:val="hybridMultilevel"/>
    <w:tmpl w:val="19D6ABCE"/>
    <w:lvl w:ilvl="0" w:tplc="EF3C967C">
      <w:start w:val="17"/>
      <w:numFmt w:val="decimal"/>
      <w:lvlText w:val="%1."/>
      <w:lvlJc w:val="left"/>
      <w:pPr>
        <w:ind w:left="1080" w:hanging="360"/>
      </w:pPr>
      <w:rPr>
        <w:rFonts w:hint="default"/>
      </w:rPr>
    </w:lvl>
    <w:lvl w:ilvl="1" w:tplc="89A29F88" w:tentative="1">
      <w:start w:val="1"/>
      <w:numFmt w:val="lowerLetter"/>
      <w:lvlText w:val="%2."/>
      <w:lvlJc w:val="left"/>
      <w:pPr>
        <w:ind w:left="1800" w:hanging="360"/>
      </w:pPr>
    </w:lvl>
    <w:lvl w:ilvl="2" w:tplc="B224A87C" w:tentative="1">
      <w:start w:val="1"/>
      <w:numFmt w:val="lowerRoman"/>
      <w:lvlText w:val="%3."/>
      <w:lvlJc w:val="right"/>
      <w:pPr>
        <w:ind w:left="2520" w:hanging="180"/>
      </w:pPr>
    </w:lvl>
    <w:lvl w:ilvl="3" w:tplc="50EAA64A" w:tentative="1">
      <w:start w:val="1"/>
      <w:numFmt w:val="decimal"/>
      <w:lvlText w:val="%4."/>
      <w:lvlJc w:val="left"/>
      <w:pPr>
        <w:ind w:left="3240" w:hanging="360"/>
      </w:pPr>
    </w:lvl>
    <w:lvl w:ilvl="4" w:tplc="FB90745C" w:tentative="1">
      <w:start w:val="1"/>
      <w:numFmt w:val="lowerLetter"/>
      <w:lvlText w:val="%5."/>
      <w:lvlJc w:val="left"/>
      <w:pPr>
        <w:ind w:left="3960" w:hanging="360"/>
      </w:pPr>
    </w:lvl>
    <w:lvl w:ilvl="5" w:tplc="8A8CADA2" w:tentative="1">
      <w:start w:val="1"/>
      <w:numFmt w:val="lowerRoman"/>
      <w:lvlText w:val="%6."/>
      <w:lvlJc w:val="right"/>
      <w:pPr>
        <w:ind w:left="4680" w:hanging="180"/>
      </w:pPr>
    </w:lvl>
    <w:lvl w:ilvl="6" w:tplc="98EABEC4" w:tentative="1">
      <w:start w:val="1"/>
      <w:numFmt w:val="decimal"/>
      <w:lvlText w:val="%7."/>
      <w:lvlJc w:val="left"/>
      <w:pPr>
        <w:ind w:left="5400" w:hanging="360"/>
      </w:pPr>
    </w:lvl>
    <w:lvl w:ilvl="7" w:tplc="08A02156" w:tentative="1">
      <w:start w:val="1"/>
      <w:numFmt w:val="lowerLetter"/>
      <w:lvlText w:val="%8."/>
      <w:lvlJc w:val="left"/>
      <w:pPr>
        <w:ind w:left="6120" w:hanging="360"/>
      </w:pPr>
    </w:lvl>
    <w:lvl w:ilvl="8" w:tplc="6750BD4C" w:tentative="1">
      <w:start w:val="1"/>
      <w:numFmt w:val="lowerRoman"/>
      <w:lvlText w:val="%9."/>
      <w:lvlJc w:val="right"/>
      <w:pPr>
        <w:ind w:left="6840" w:hanging="180"/>
      </w:pPr>
    </w:lvl>
  </w:abstractNum>
  <w:abstractNum w:abstractNumId="34" w15:restartNumberingAfterBreak="0">
    <w:nsid w:val="676A1A38"/>
    <w:multiLevelType w:val="hybridMultilevel"/>
    <w:tmpl w:val="F0D236FE"/>
    <w:lvl w:ilvl="0" w:tplc="7F94BCBC">
      <w:start w:val="1"/>
      <w:numFmt w:val="decimal"/>
      <w:lvlText w:val="(%1)"/>
      <w:lvlJc w:val="left"/>
      <w:pPr>
        <w:ind w:left="720" w:hanging="360"/>
      </w:pPr>
      <w:rPr>
        <w:rFonts w:hint="default"/>
      </w:rPr>
    </w:lvl>
    <w:lvl w:ilvl="1" w:tplc="1374CA2C" w:tentative="1">
      <w:start w:val="1"/>
      <w:numFmt w:val="lowerLetter"/>
      <w:lvlText w:val="%2."/>
      <w:lvlJc w:val="left"/>
      <w:pPr>
        <w:ind w:left="1440" w:hanging="360"/>
      </w:pPr>
    </w:lvl>
    <w:lvl w:ilvl="2" w:tplc="B0CCF736" w:tentative="1">
      <w:start w:val="1"/>
      <w:numFmt w:val="lowerRoman"/>
      <w:lvlText w:val="%3."/>
      <w:lvlJc w:val="right"/>
      <w:pPr>
        <w:ind w:left="2160" w:hanging="180"/>
      </w:pPr>
    </w:lvl>
    <w:lvl w:ilvl="3" w:tplc="890AD4DE" w:tentative="1">
      <w:start w:val="1"/>
      <w:numFmt w:val="decimal"/>
      <w:lvlText w:val="%4."/>
      <w:lvlJc w:val="left"/>
      <w:pPr>
        <w:ind w:left="2880" w:hanging="360"/>
      </w:pPr>
    </w:lvl>
    <w:lvl w:ilvl="4" w:tplc="D416F05A" w:tentative="1">
      <w:start w:val="1"/>
      <w:numFmt w:val="lowerLetter"/>
      <w:lvlText w:val="%5."/>
      <w:lvlJc w:val="left"/>
      <w:pPr>
        <w:ind w:left="3600" w:hanging="360"/>
      </w:pPr>
    </w:lvl>
    <w:lvl w:ilvl="5" w:tplc="4694ED2A" w:tentative="1">
      <w:start w:val="1"/>
      <w:numFmt w:val="lowerRoman"/>
      <w:lvlText w:val="%6."/>
      <w:lvlJc w:val="right"/>
      <w:pPr>
        <w:ind w:left="4320" w:hanging="180"/>
      </w:pPr>
    </w:lvl>
    <w:lvl w:ilvl="6" w:tplc="0A7C90A8" w:tentative="1">
      <w:start w:val="1"/>
      <w:numFmt w:val="decimal"/>
      <w:lvlText w:val="%7."/>
      <w:lvlJc w:val="left"/>
      <w:pPr>
        <w:ind w:left="5040" w:hanging="360"/>
      </w:pPr>
    </w:lvl>
    <w:lvl w:ilvl="7" w:tplc="FC60B052" w:tentative="1">
      <w:start w:val="1"/>
      <w:numFmt w:val="lowerLetter"/>
      <w:lvlText w:val="%8."/>
      <w:lvlJc w:val="left"/>
      <w:pPr>
        <w:ind w:left="5760" w:hanging="360"/>
      </w:pPr>
    </w:lvl>
    <w:lvl w:ilvl="8" w:tplc="DB10A5A2" w:tentative="1">
      <w:start w:val="1"/>
      <w:numFmt w:val="lowerRoman"/>
      <w:lvlText w:val="%9."/>
      <w:lvlJc w:val="right"/>
      <w:pPr>
        <w:ind w:left="6480" w:hanging="180"/>
      </w:pPr>
    </w:lvl>
  </w:abstractNum>
  <w:abstractNum w:abstractNumId="35" w15:restartNumberingAfterBreak="0">
    <w:nsid w:val="6969320C"/>
    <w:multiLevelType w:val="hybridMultilevel"/>
    <w:tmpl w:val="61101F36"/>
    <w:lvl w:ilvl="0" w:tplc="793EAF58">
      <w:start w:val="1"/>
      <w:numFmt w:val="decimal"/>
      <w:lvlText w:val="(%1)"/>
      <w:lvlJc w:val="left"/>
      <w:pPr>
        <w:ind w:left="1080" w:hanging="360"/>
      </w:pPr>
      <w:rPr>
        <w:rFonts w:hint="default"/>
        <w:sz w:val="24"/>
      </w:rPr>
    </w:lvl>
    <w:lvl w:ilvl="1" w:tplc="36BC5C3E">
      <w:start w:val="1"/>
      <w:numFmt w:val="lowerLetter"/>
      <w:lvlText w:val="%2."/>
      <w:lvlJc w:val="left"/>
      <w:pPr>
        <w:ind w:left="1800" w:hanging="360"/>
      </w:pPr>
    </w:lvl>
    <w:lvl w:ilvl="2" w:tplc="3A8C6440" w:tentative="1">
      <w:start w:val="1"/>
      <w:numFmt w:val="lowerRoman"/>
      <w:lvlText w:val="%3."/>
      <w:lvlJc w:val="right"/>
      <w:pPr>
        <w:ind w:left="2520" w:hanging="180"/>
      </w:pPr>
    </w:lvl>
    <w:lvl w:ilvl="3" w:tplc="840E93D8" w:tentative="1">
      <w:start w:val="1"/>
      <w:numFmt w:val="decimal"/>
      <w:lvlText w:val="%4."/>
      <w:lvlJc w:val="left"/>
      <w:pPr>
        <w:ind w:left="3240" w:hanging="360"/>
      </w:pPr>
    </w:lvl>
    <w:lvl w:ilvl="4" w:tplc="3AC05232" w:tentative="1">
      <w:start w:val="1"/>
      <w:numFmt w:val="lowerLetter"/>
      <w:lvlText w:val="%5."/>
      <w:lvlJc w:val="left"/>
      <w:pPr>
        <w:ind w:left="3960" w:hanging="360"/>
      </w:pPr>
    </w:lvl>
    <w:lvl w:ilvl="5" w:tplc="C73CF8D0" w:tentative="1">
      <w:start w:val="1"/>
      <w:numFmt w:val="lowerRoman"/>
      <w:lvlText w:val="%6."/>
      <w:lvlJc w:val="right"/>
      <w:pPr>
        <w:ind w:left="4680" w:hanging="180"/>
      </w:pPr>
    </w:lvl>
    <w:lvl w:ilvl="6" w:tplc="059802BA" w:tentative="1">
      <w:start w:val="1"/>
      <w:numFmt w:val="decimal"/>
      <w:lvlText w:val="%7."/>
      <w:lvlJc w:val="left"/>
      <w:pPr>
        <w:ind w:left="5400" w:hanging="360"/>
      </w:pPr>
    </w:lvl>
    <w:lvl w:ilvl="7" w:tplc="002AAB32" w:tentative="1">
      <w:start w:val="1"/>
      <w:numFmt w:val="lowerLetter"/>
      <w:lvlText w:val="%8."/>
      <w:lvlJc w:val="left"/>
      <w:pPr>
        <w:ind w:left="6120" w:hanging="360"/>
      </w:pPr>
    </w:lvl>
    <w:lvl w:ilvl="8" w:tplc="2A3A7DB6" w:tentative="1">
      <w:start w:val="1"/>
      <w:numFmt w:val="lowerRoman"/>
      <w:lvlText w:val="%9."/>
      <w:lvlJc w:val="right"/>
      <w:pPr>
        <w:ind w:left="6840" w:hanging="180"/>
      </w:pPr>
    </w:lvl>
  </w:abstractNum>
  <w:abstractNum w:abstractNumId="36" w15:restartNumberingAfterBreak="0">
    <w:nsid w:val="70195102"/>
    <w:multiLevelType w:val="hybridMultilevel"/>
    <w:tmpl w:val="C76AA03A"/>
    <w:lvl w:ilvl="0" w:tplc="A7D04280">
      <w:start w:val="1"/>
      <w:numFmt w:val="decimal"/>
      <w:lvlText w:val="(%1)"/>
      <w:lvlJc w:val="left"/>
      <w:pPr>
        <w:ind w:left="1080" w:hanging="360"/>
      </w:pPr>
      <w:rPr>
        <w:rFonts w:ascii="Times New Roman" w:eastAsia="Arial" w:hAnsi="Times New Roman" w:cs="Times New Roman" w:hint="default"/>
        <w:b w:val="0"/>
        <w:bCs w:val="0"/>
        <w:sz w:val="24"/>
        <w:szCs w:val="24"/>
      </w:rPr>
    </w:lvl>
    <w:lvl w:ilvl="1" w:tplc="9928003E">
      <w:start w:val="1"/>
      <w:numFmt w:val="lowerLetter"/>
      <w:lvlText w:val="%2."/>
      <w:lvlJc w:val="left"/>
      <w:pPr>
        <w:ind w:left="1800" w:hanging="360"/>
      </w:pPr>
    </w:lvl>
    <w:lvl w:ilvl="2" w:tplc="C78A93C0" w:tentative="1">
      <w:start w:val="1"/>
      <w:numFmt w:val="lowerRoman"/>
      <w:lvlText w:val="%3."/>
      <w:lvlJc w:val="right"/>
      <w:pPr>
        <w:ind w:left="2520" w:hanging="180"/>
      </w:pPr>
    </w:lvl>
    <w:lvl w:ilvl="3" w:tplc="B88E95C4" w:tentative="1">
      <w:start w:val="1"/>
      <w:numFmt w:val="decimal"/>
      <w:lvlText w:val="%4."/>
      <w:lvlJc w:val="left"/>
      <w:pPr>
        <w:ind w:left="3240" w:hanging="360"/>
      </w:pPr>
    </w:lvl>
    <w:lvl w:ilvl="4" w:tplc="1FFEDF6C" w:tentative="1">
      <w:start w:val="1"/>
      <w:numFmt w:val="lowerLetter"/>
      <w:lvlText w:val="%5."/>
      <w:lvlJc w:val="left"/>
      <w:pPr>
        <w:ind w:left="3960" w:hanging="360"/>
      </w:pPr>
    </w:lvl>
    <w:lvl w:ilvl="5" w:tplc="DE48FA6C" w:tentative="1">
      <w:start w:val="1"/>
      <w:numFmt w:val="lowerRoman"/>
      <w:lvlText w:val="%6."/>
      <w:lvlJc w:val="right"/>
      <w:pPr>
        <w:ind w:left="4680" w:hanging="180"/>
      </w:pPr>
    </w:lvl>
    <w:lvl w:ilvl="6" w:tplc="96B412C6" w:tentative="1">
      <w:start w:val="1"/>
      <w:numFmt w:val="decimal"/>
      <w:lvlText w:val="%7."/>
      <w:lvlJc w:val="left"/>
      <w:pPr>
        <w:ind w:left="5400" w:hanging="360"/>
      </w:pPr>
    </w:lvl>
    <w:lvl w:ilvl="7" w:tplc="9AD2DA76" w:tentative="1">
      <w:start w:val="1"/>
      <w:numFmt w:val="lowerLetter"/>
      <w:lvlText w:val="%8."/>
      <w:lvlJc w:val="left"/>
      <w:pPr>
        <w:ind w:left="6120" w:hanging="360"/>
      </w:pPr>
    </w:lvl>
    <w:lvl w:ilvl="8" w:tplc="5F82539E" w:tentative="1">
      <w:start w:val="1"/>
      <w:numFmt w:val="lowerRoman"/>
      <w:lvlText w:val="%9."/>
      <w:lvlJc w:val="right"/>
      <w:pPr>
        <w:ind w:left="6840" w:hanging="180"/>
      </w:pPr>
    </w:lvl>
  </w:abstractNum>
  <w:abstractNum w:abstractNumId="37" w15:restartNumberingAfterBreak="0">
    <w:nsid w:val="70A378C9"/>
    <w:multiLevelType w:val="hybridMultilevel"/>
    <w:tmpl w:val="11FC2C64"/>
    <w:lvl w:ilvl="0" w:tplc="4D400602">
      <w:start w:val="1"/>
      <w:numFmt w:val="decimal"/>
      <w:lvlText w:val="(%1)"/>
      <w:lvlJc w:val="left"/>
      <w:pPr>
        <w:ind w:left="1080" w:hanging="360"/>
      </w:pPr>
      <w:rPr>
        <w:rFonts w:hint="default"/>
      </w:rPr>
    </w:lvl>
    <w:lvl w:ilvl="1" w:tplc="BAAE2698" w:tentative="1">
      <w:start w:val="1"/>
      <w:numFmt w:val="lowerLetter"/>
      <w:lvlText w:val="%2."/>
      <w:lvlJc w:val="left"/>
      <w:pPr>
        <w:ind w:left="1800" w:hanging="360"/>
      </w:pPr>
    </w:lvl>
    <w:lvl w:ilvl="2" w:tplc="1CF68672" w:tentative="1">
      <w:start w:val="1"/>
      <w:numFmt w:val="lowerRoman"/>
      <w:lvlText w:val="%3."/>
      <w:lvlJc w:val="right"/>
      <w:pPr>
        <w:ind w:left="2520" w:hanging="180"/>
      </w:pPr>
    </w:lvl>
    <w:lvl w:ilvl="3" w:tplc="623C2B14" w:tentative="1">
      <w:start w:val="1"/>
      <w:numFmt w:val="decimal"/>
      <w:lvlText w:val="%4."/>
      <w:lvlJc w:val="left"/>
      <w:pPr>
        <w:ind w:left="3240" w:hanging="360"/>
      </w:pPr>
    </w:lvl>
    <w:lvl w:ilvl="4" w:tplc="230A8198" w:tentative="1">
      <w:start w:val="1"/>
      <w:numFmt w:val="lowerLetter"/>
      <w:lvlText w:val="%5."/>
      <w:lvlJc w:val="left"/>
      <w:pPr>
        <w:ind w:left="3960" w:hanging="360"/>
      </w:pPr>
    </w:lvl>
    <w:lvl w:ilvl="5" w:tplc="1D1E7D7E" w:tentative="1">
      <w:start w:val="1"/>
      <w:numFmt w:val="lowerRoman"/>
      <w:lvlText w:val="%6."/>
      <w:lvlJc w:val="right"/>
      <w:pPr>
        <w:ind w:left="4680" w:hanging="180"/>
      </w:pPr>
    </w:lvl>
    <w:lvl w:ilvl="6" w:tplc="DAFA426C" w:tentative="1">
      <w:start w:val="1"/>
      <w:numFmt w:val="decimal"/>
      <w:lvlText w:val="%7."/>
      <w:lvlJc w:val="left"/>
      <w:pPr>
        <w:ind w:left="5400" w:hanging="360"/>
      </w:pPr>
    </w:lvl>
    <w:lvl w:ilvl="7" w:tplc="836EA14A" w:tentative="1">
      <w:start w:val="1"/>
      <w:numFmt w:val="lowerLetter"/>
      <w:lvlText w:val="%8."/>
      <w:lvlJc w:val="left"/>
      <w:pPr>
        <w:ind w:left="6120" w:hanging="360"/>
      </w:pPr>
    </w:lvl>
    <w:lvl w:ilvl="8" w:tplc="18FCC852" w:tentative="1">
      <w:start w:val="1"/>
      <w:numFmt w:val="lowerRoman"/>
      <w:lvlText w:val="%9."/>
      <w:lvlJc w:val="right"/>
      <w:pPr>
        <w:ind w:left="6840" w:hanging="180"/>
      </w:pPr>
    </w:lvl>
  </w:abstractNum>
  <w:abstractNum w:abstractNumId="38" w15:restartNumberingAfterBreak="0">
    <w:nsid w:val="71B6320F"/>
    <w:multiLevelType w:val="hybridMultilevel"/>
    <w:tmpl w:val="EA60E4EA"/>
    <w:lvl w:ilvl="0" w:tplc="EB246092">
      <w:start w:val="1"/>
      <w:numFmt w:val="decimal"/>
      <w:lvlText w:val="(%1)"/>
      <w:lvlJc w:val="left"/>
      <w:pPr>
        <w:ind w:left="720" w:hanging="360"/>
      </w:pPr>
      <w:rPr>
        <w:rFonts w:hint="default"/>
      </w:rPr>
    </w:lvl>
    <w:lvl w:ilvl="1" w:tplc="47E0F470" w:tentative="1">
      <w:start w:val="1"/>
      <w:numFmt w:val="lowerLetter"/>
      <w:lvlText w:val="%2."/>
      <w:lvlJc w:val="left"/>
      <w:pPr>
        <w:ind w:left="1440" w:hanging="360"/>
      </w:pPr>
    </w:lvl>
    <w:lvl w:ilvl="2" w:tplc="13D42A34" w:tentative="1">
      <w:start w:val="1"/>
      <w:numFmt w:val="lowerRoman"/>
      <w:lvlText w:val="%3."/>
      <w:lvlJc w:val="right"/>
      <w:pPr>
        <w:ind w:left="2160" w:hanging="180"/>
      </w:pPr>
    </w:lvl>
    <w:lvl w:ilvl="3" w:tplc="8188D058" w:tentative="1">
      <w:start w:val="1"/>
      <w:numFmt w:val="decimal"/>
      <w:lvlText w:val="%4."/>
      <w:lvlJc w:val="left"/>
      <w:pPr>
        <w:ind w:left="2880" w:hanging="360"/>
      </w:pPr>
    </w:lvl>
    <w:lvl w:ilvl="4" w:tplc="5C0EF43C" w:tentative="1">
      <w:start w:val="1"/>
      <w:numFmt w:val="lowerLetter"/>
      <w:lvlText w:val="%5."/>
      <w:lvlJc w:val="left"/>
      <w:pPr>
        <w:ind w:left="3600" w:hanging="360"/>
      </w:pPr>
    </w:lvl>
    <w:lvl w:ilvl="5" w:tplc="3C86340A" w:tentative="1">
      <w:start w:val="1"/>
      <w:numFmt w:val="lowerRoman"/>
      <w:lvlText w:val="%6."/>
      <w:lvlJc w:val="right"/>
      <w:pPr>
        <w:ind w:left="4320" w:hanging="180"/>
      </w:pPr>
    </w:lvl>
    <w:lvl w:ilvl="6" w:tplc="E73686C6" w:tentative="1">
      <w:start w:val="1"/>
      <w:numFmt w:val="decimal"/>
      <w:lvlText w:val="%7."/>
      <w:lvlJc w:val="left"/>
      <w:pPr>
        <w:ind w:left="5040" w:hanging="360"/>
      </w:pPr>
    </w:lvl>
    <w:lvl w:ilvl="7" w:tplc="CC5A488A" w:tentative="1">
      <w:start w:val="1"/>
      <w:numFmt w:val="lowerLetter"/>
      <w:lvlText w:val="%8."/>
      <w:lvlJc w:val="left"/>
      <w:pPr>
        <w:ind w:left="5760" w:hanging="360"/>
      </w:pPr>
    </w:lvl>
    <w:lvl w:ilvl="8" w:tplc="4308121A" w:tentative="1">
      <w:start w:val="1"/>
      <w:numFmt w:val="lowerRoman"/>
      <w:lvlText w:val="%9."/>
      <w:lvlJc w:val="right"/>
      <w:pPr>
        <w:ind w:left="6480" w:hanging="180"/>
      </w:pPr>
    </w:lvl>
  </w:abstractNum>
  <w:abstractNum w:abstractNumId="39" w15:restartNumberingAfterBreak="0">
    <w:nsid w:val="74134352"/>
    <w:multiLevelType w:val="hybridMultilevel"/>
    <w:tmpl w:val="CF6262B0"/>
    <w:lvl w:ilvl="0" w:tplc="D564EA62">
      <w:start w:val="1"/>
      <w:numFmt w:val="lowerLetter"/>
      <w:lvlText w:val="(%1)"/>
      <w:lvlJc w:val="left"/>
      <w:pPr>
        <w:ind w:left="1425" w:hanging="360"/>
      </w:pPr>
      <w:rPr>
        <w:rFonts w:hint="default"/>
      </w:rPr>
    </w:lvl>
    <w:lvl w:ilvl="1" w:tplc="4BC8BD0C" w:tentative="1">
      <w:start w:val="1"/>
      <w:numFmt w:val="lowerLetter"/>
      <w:lvlText w:val="%2."/>
      <w:lvlJc w:val="left"/>
      <w:pPr>
        <w:ind w:left="2145" w:hanging="360"/>
      </w:pPr>
    </w:lvl>
    <w:lvl w:ilvl="2" w:tplc="1B108F6A" w:tentative="1">
      <w:start w:val="1"/>
      <w:numFmt w:val="lowerRoman"/>
      <w:lvlText w:val="%3."/>
      <w:lvlJc w:val="right"/>
      <w:pPr>
        <w:ind w:left="2865" w:hanging="180"/>
      </w:pPr>
    </w:lvl>
    <w:lvl w:ilvl="3" w:tplc="5DF8822E" w:tentative="1">
      <w:start w:val="1"/>
      <w:numFmt w:val="decimal"/>
      <w:lvlText w:val="%4."/>
      <w:lvlJc w:val="left"/>
      <w:pPr>
        <w:ind w:left="3585" w:hanging="360"/>
      </w:pPr>
    </w:lvl>
    <w:lvl w:ilvl="4" w:tplc="A4DCF9AC" w:tentative="1">
      <w:start w:val="1"/>
      <w:numFmt w:val="lowerLetter"/>
      <w:lvlText w:val="%5."/>
      <w:lvlJc w:val="left"/>
      <w:pPr>
        <w:ind w:left="4305" w:hanging="360"/>
      </w:pPr>
    </w:lvl>
    <w:lvl w:ilvl="5" w:tplc="DFE4DFF4" w:tentative="1">
      <w:start w:val="1"/>
      <w:numFmt w:val="lowerRoman"/>
      <w:lvlText w:val="%6."/>
      <w:lvlJc w:val="right"/>
      <w:pPr>
        <w:ind w:left="5025" w:hanging="180"/>
      </w:pPr>
    </w:lvl>
    <w:lvl w:ilvl="6" w:tplc="59323FC4" w:tentative="1">
      <w:start w:val="1"/>
      <w:numFmt w:val="decimal"/>
      <w:lvlText w:val="%7."/>
      <w:lvlJc w:val="left"/>
      <w:pPr>
        <w:ind w:left="5745" w:hanging="360"/>
      </w:pPr>
    </w:lvl>
    <w:lvl w:ilvl="7" w:tplc="AB045C28" w:tentative="1">
      <w:start w:val="1"/>
      <w:numFmt w:val="lowerLetter"/>
      <w:lvlText w:val="%8."/>
      <w:lvlJc w:val="left"/>
      <w:pPr>
        <w:ind w:left="6465" w:hanging="360"/>
      </w:pPr>
    </w:lvl>
    <w:lvl w:ilvl="8" w:tplc="E0D02F6C" w:tentative="1">
      <w:start w:val="1"/>
      <w:numFmt w:val="lowerRoman"/>
      <w:lvlText w:val="%9."/>
      <w:lvlJc w:val="right"/>
      <w:pPr>
        <w:ind w:left="7185" w:hanging="180"/>
      </w:pPr>
    </w:lvl>
  </w:abstractNum>
  <w:abstractNum w:abstractNumId="40" w15:restartNumberingAfterBreak="0">
    <w:nsid w:val="77F123FC"/>
    <w:multiLevelType w:val="hybridMultilevel"/>
    <w:tmpl w:val="5F4EB724"/>
    <w:lvl w:ilvl="0" w:tplc="C7E8B4A2">
      <w:start w:val="1"/>
      <w:numFmt w:val="lowerLetter"/>
      <w:lvlText w:val="%1)"/>
      <w:lvlJc w:val="left"/>
      <w:pPr>
        <w:ind w:left="1020" w:hanging="360"/>
      </w:pPr>
    </w:lvl>
    <w:lvl w:ilvl="1" w:tplc="3D708674">
      <w:start w:val="1"/>
      <w:numFmt w:val="lowerLetter"/>
      <w:lvlText w:val="%2)"/>
      <w:lvlJc w:val="left"/>
      <w:pPr>
        <w:ind w:left="1020" w:hanging="360"/>
      </w:pPr>
    </w:lvl>
    <w:lvl w:ilvl="2" w:tplc="9E84CCE8">
      <w:start w:val="1"/>
      <w:numFmt w:val="lowerLetter"/>
      <w:lvlText w:val="%3)"/>
      <w:lvlJc w:val="left"/>
      <w:pPr>
        <w:ind w:left="1020" w:hanging="360"/>
      </w:pPr>
    </w:lvl>
    <w:lvl w:ilvl="3" w:tplc="61CC3B8A">
      <w:start w:val="1"/>
      <w:numFmt w:val="lowerLetter"/>
      <w:lvlText w:val="%4)"/>
      <w:lvlJc w:val="left"/>
      <w:pPr>
        <w:ind w:left="1020" w:hanging="360"/>
      </w:pPr>
    </w:lvl>
    <w:lvl w:ilvl="4" w:tplc="950C5814">
      <w:start w:val="1"/>
      <w:numFmt w:val="lowerLetter"/>
      <w:lvlText w:val="%5)"/>
      <w:lvlJc w:val="left"/>
      <w:pPr>
        <w:ind w:left="1020" w:hanging="360"/>
      </w:pPr>
    </w:lvl>
    <w:lvl w:ilvl="5" w:tplc="71FEBC22">
      <w:start w:val="1"/>
      <w:numFmt w:val="lowerLetter"/>
      <w:lvlText w:val="%6)"/>
      <w:lvlJc w:val="left"/>
      <w:pPr>
        <w:ind w:left="1020" w:hanging="360"/>
      </w:pPr>
    </w:lvl>
    <w:lvl w:ilvl="6" w:tplc="EFDC6FE6">
      <w:start w:val="1"/>
      <w:numFmt w:val="lowerLetter"/>
      <w:lvlText w:val="%7)"/>
      <w:lvlJc w:val="left"/>
      <w:pPr>
        <w:ind w:left="1020" w:hanging="360"/>
      </w:pPr>
    </w:lvl>
    <w:lvl w:ilvl="7" w:tplc="6374B0FA">
      <w:start w:val="1"/>
      <w:numFmt w:val="lowerLetter"/>
      <w:lvlText w:val="%8)"/>
      <w:lvlJc w:val="left"/>
      <w:pPr>
        <w:ind w:left="1020" w:hanging="360"/>
      </w:pPr>
    </w:lvl>
    <w:lvl w:ilvl="8" w:tplc="09A430C4">
      <w:start w:val="1"/>
      <w:numFmt w:val="lowerLetter"/>
      <w:lvlText w:val="%9)"/>
      <w:lvlJc w:val="left"/>
      <w:pPr>
        <w:ind w:left="1020" w:hanging="360"/>
      </w:pPr>
    </w:lvl>
  </w:abstractNum>
  <w:abstractNum w:abstractNumId="41" w15:restartNumberingAfterBreak="0">
    <w:nsid w:val="7C8A0727"/>
    <w:multiLevelType w:val="hybridMultilevel"/>
    <w:tmpl w:val="C16E4F26"/>
    <w:lvl w:ilvl="0" w:tplc="EC10D738">
      <w:start w:val="5"/>
      <w:numFmt w:val="decimal"/>
      <w:lvlText w:val="(%1)"/>
      <w:lvlJc w:val="left"/>
      <w:pPr>
        <w:ind w:left="1778" w:hanging="360"/>
      </w:pPr>
      <w:rPr>
        <w:rFonts w:hint="default"/>
      </w:rPr>
    </w:lvl>
    <w:lvl w:ilvl="1" w:tplc="2FA09B1C" w:tentative="1">
      <w:start w:val="1"/>
      <w:numFmt w:val="lowerLetter"/>
      <w:lvlText w:val="%2."/>
      <w:lvlJc w:val="left"/>
      <w:pPr>
        <w:ind w:left="2498" w:hanging="360"/>
      </w:pPr>
    </w:lvl>
    <w:lvl w:ilvl="2" w:tplc="1AA6BABA" w:tentative="1">
      <w:start w:val="1"/>
      <w:numFmt w:val="lowerRoman"/>
      <w:lvlText w:val="%3."/>
      <w:lvlJc w:val="right"/>
      <w:pPr>
        <w:ind w:left="3218" w:hanging="180"/>
      </w:pPr>
    </w:lvl>
    <w:lvl w:ilvl="3" w:tplc="168EB3E2" w:tentative="1">
      <w:start w:val="1"/>
      <w:numFmt w:val="decimal"/>
      <w:lvlText w:val="%4."/>
      <w:lvlJc w:val="left"/>
      <w:pPr>
        <w:ind w:left="3938" w:hanging="360"/>
      </w:pPr>
    </w:lvl>
    <w:lvl w:ilvl="4" w:tplc="9B7A251A" w:tentative="1">
      <w:start w:val="1"/>
      <w:numFmt w:val="lowerLetter"/>
      <w:lvlText w:val="%5."/>
      <w:lvlJc w:val="left"/>
      <w:pPr>
        <w:ind w:left="4658" w:hanging="360"/>
      </w:pPr>
    </w:lvl>
    <w:lvl w:ilvl="5" w:tplc="BE484B30" w:tentative="1">
      <w:start w:val="1"/>
      <w:numFmt w:val="lowerRoman"/>
      <w:lvlText w:val="%6."/>
      <w:lvlJc w:val="right"/>
      <w:pPr>
        <w:ind w:left="5378" w:hanging="180"/>
      </w:pPr>
    </w:lvl>
    <w:lvl w:ilvl="6" w:tplc="06822BD6" w:tentative="1">
      <w:start w:val="1"/>
      <w:numFmt w:val="decimal"/>
      <w:lvlText w:val="%7."/>
      <w:lvlJc w:val="left"/>
      <w:pPr>
        <w:ind w:left="6098" w:hanging="360"/>
      </w:pPr>
    </w:lvl>
    <w:lvl w:ilvl="7" w:tplc="04C8F0CA" w:tentative="1">
      <w:start w:val="1"/>
      <w:numFmt w:val="lowerLetter"/>
      <w:lvlText w:val="%8."/>
      <w:lvlJc w:val="left"/>
      <w:pPr>
        <w:ind w:left="6818" w:hanging="360"/>
      </w:pPr>
    </w:lvl>
    <w:lvl w:ilvl="8" w:tplc="0FDA669E" w:tentative="1">
      <w:start w:val="1"/>
      <w:numFmt w:val="lowerRoman"/>
      <w:lvlText w:val="%9."/>
      <w:lvlJc w:val="right"/>
      <w:pPr>
        <w:ind w:left="7538" w:hanging="180"/>
      </w:pPr>
    </w:lvl>
  </w:abstractNum>
  <w:abstractNum w:abstractNumId="42" w15:restartNumberingAfterBreak="0">
    <w:nsid w:val="7CBB5AA9"/>
    <w:multiLevelType w:val="hybridMultilevel"/>
    <w:tmpl w:val="6152F600"/>
    <w:lvl w:ilvl="0" w:tplc="18DC26CE">
      <w:start w:val="1"/>
      <w:numFmt w:val="decimal"/>
      <w:lvlText w:val="(%1)"/>
      <w:lvlJc w:val="left"/>
      <w:pPr>
        <w:ind w:left="1065" w:hanging="360"/>
      </w:pPr>
      <w:rPr>
        <w:rFonts w:hint="default"/>
      </w:rPr>
    </w:lvl>
    <w:lvl w:ilvl="1" w:tplc="1E6A174A">
      <w:start w:val="1"/>
      <w:numFmt w:val="lowerLetter"/>
      <w:lvlText w:val="%2."/>
      <w:lvlJc w:val="left"/>
      <w:pPr>
        <w:ind w:left="1785" w:hanging="360"/>
      </w:pPr>
    </w:lvl>
    <w:lvl w:ilvl="2" w:tplc="DC2AF520" w:tentative="1">
      <w:start w:val="1"/>
      <w:numFmt w:val="lowerRoman"/>
      <w:lvlText w:val="%3."/>
      <w:lvlJc w:val="right"/>
      <w:pPr>
        <w:ind w:left="2505" w:hanging="180"/>
      </w:pPr>
    </w:lvl>
    <w:lvl w:ilvl="3" w:tplc="50485EA6" w:tentative="1">
      <w:start w:val="1"/>
      <w:numFmt w:val="decimal"/>
      <w:lvlText w:val="%4."/>
      <w:lvlJc w:val="left"/>
      <w:pPr>
        <w:ind w:left="3225" w:hanging="360"/>
      </w:pPr>
    </w:lvl>
    <w:lvl w:ilvl="4" w:tplc="81005AA8" w:tentative="1">
      <w:start w:val="1"/>
      <w:numFmt w:val="lowerLetter"/>
      <w:lvlText w:val="%5."/>
      <w:lvlJc w:val="left"/>
      <w:pPr>
        <w:ind w:left="3945" w:hanging="360"/>
      </w:pPr>
    </w:lvl>
    <w:lvl w:ilvl="5" w:tplc="595A4FB0" w:tentative="1">
      <w:start w:val="1"/>
      <w:numFmt w:val="lowerRoman"/>
      <w:lvlText w:val="%6."/>
      <w:lvlJc w:val="right"/>
      <w:pPr>
        <w:ind w:left="4665" w:hanging="180"/>
      </w:pPr>
    </w:lvl>
    <w:lvl w:ilvl="6" w:tplc="6DD2A1A4" w:tentative="1">
      <w:start w:val="1"/>
      <w:numFmt w:val="decimal"/>
      <w:lvlText w:val="%7."/>
      <w:lvlJc w:val="left"/>
      <w:pPr>
        <w:ind w:left="5385" w:hanging="360"/>
      </w:pPr>
    </w:lvl>
    <w:lvl w:ilvl="7" w:tplc="A4643DDC" w:tentative="1">
      <w:start w:val="1"/>
      <w:numFmt w:val="lowerLetter"/>
      <w:lvlText w:val="%8."/>
      <w:lvlJc w:val="left"/>
      <w:pPr>
        <w:ind w:left="6105" w:hanging="360"/>
      </w:pPr>
    </w:lvl>
    <w:lvl w:ilvl="8" w:tplc="A2C4C51C" w:tentative="1">
      <w:start w:val="1"/>
      <w:numFmt w:val="lowerRoman"/>
      <w:lvlText w:val="%9."/>
      <w:lvlJc w:val="right"/>
      <w:pPr>
        <w:ind w:left="6825" w:hanging="180"/>
      </w:pPr>
    </w:lvl>
  </w:abstractNum>
  <w:abstractNum w:abstractNumId="43" w15:restartNumberingAfterBreak="0">
    <w:nsid w:val="7FAE060C"/>
    <w:multiLevelType w:val="hybridMultilevel"/>
    <w:tmpl w:val="FF4A6360"/>
    <w:lvl w:ilvl="0" w:tplc="93FEE636">
      <w:start w:val="1"/>
      <w:numFmt w:val="lowerLetter"/>
      <w:lvlText w:val="(%1)"/>
      <w:lvlJc w:val="left"/>
      <w:pPr>
        <w:ind w:left="1776" w:hanging="360"/>
      </w:pPr>
      <w:rPr>
        <w:rFonts w:hint="default"/>
      </w:rPr>
    </w:lvl>
    <w:lvl w:ilvl="1" w:tplc="240C6C5E" w:tentative="1">
      <w:start w:val="1"/>
      <w:numFmt w:val="lowerLetter"/>
      <w:lvlText w:val="%2."/>
      <w:lvlJc w:val="left"/>
      <w:pPr>
        <w:ind w:left="2496" w:hanging="360"/>
      </w:pPr>
    </w:lvl>
    <w:lvl w:ilvl="2" w:tplc="C4E66460" w:tentative="1">
      <w:start w:val="1"/>
      <w:numFmt w:val="lowerRoman"/>
      <w:lvlText w:val="%3."/>
      <w:lvlJc w:val="right"/>
      <w:pPr>
        <w:ind w:left="3216" w:hanging="180"/>
      </w:pPr>
    </w:lvl>
    <w:lvl w:ilvl="3" w:tplc="31AE603E" w:tentative="1">
      <w:start w:val="1"/>
      <w:numFmt w:val="decimal"/>
      <w:lvlText w:val="%4."/>
      <w:lvlJc w:val="left"/>
      <w:pPr>
        <w:ind w:left="3936" w:hanging="360"/>
      </w:pPr>
    </w:lvl>
    <w:lvl w:ilvl="4" w:tplc="80FE0310" w:tentative="1">
      <w:start w:val="1"/>
      <w:numFmt w:val="lowerLetter"/>
      <w:lvlText w:val="%5."/>
      <w:lvlJc w:val="left"/>
      <w:pPr>
        <w:ind w:left="4656" w:hanging="360"/>
      </w:pPr>
    </w:lvl>
    <w:lvl w:ilvl="5" w:tplc="B8960B48" w:tentative="1">
      <w:start w:val="1"/>
      <w:numFmt w:val="lowerRoman"/>
      <w:lvlText w:val="%6."/>
      <w:lvlJc w:val="right"/>
      <w:pPr>
        <w:ind w:left="5376" w:hanging="180"/>
      </w:pPr>
    </w:lvl>
    <w:lvl w:ilvl="6" w:tplc="4A1465FC" w:tentative="1">
      <w:start w:val="1"/>
      <w:numFmt w:val="decimal"/>
      <w:lvlText w:val="%7."/>
      <w:lvlJc w:val="left"/>
      <w:pPr>
        <w:ind w:left="6096" w:hanging="360"/>
      </w:pPr>
    </w:lvl>
    <w:lvl w:ilvl="7" w:tplc="F65E37AE" w:tentative="1">
      <w:start w:val="1"/>
      <w:numFmt w:val="lowerLetter"/>
      <w:lvlText w:val="%8."/>
      <w:lvlJc w:val="left"/>
      <w:pPr>
        <w:ind w:left="6816" w:hanging="360"/>
      </w:pPr>
    </w:lvl>
    <w:lvl w:ilvl="8" w:tplc="84589B98" w:tentative="1">
      <w:start w:val="1"/>
      <w:numFmt w:val="lowerRoman"/>
      <w:lvlText w:val="%9."/>
      <w:lvlJc w:val="right"/>
      <w:pPr>
        <w:ind w:left="7536" w:hanging="180"/>
      </w:pPr>
    </w:lvl>
  </w:abstractNum>
  <w:num w:numId="1">
    <w:abstractNumId w:val="3"/>
  </w:num>
  <w:num w:numId="2">
    <w:abstractNumId w:val="35"/>
  </w:num>
  <w:num w:numId="3">
    <w:abstractNumId w:val="14"/>
  </w:num>
  <w:num w:numId="4">
    <w:abstractNumId w:val="42"/>
  </w:num>
  <w:num w:numId="5">
    <w:abstractNumId w:val="20"/>
  </w:num>
  <w:num w:numId="6">
    <w:abstractNumId w:val="18"/>
  </w:num>
  <w:num w:numId="7">
    <w:abstractNumId w:val="16"/>
  </w:num>
  <w:num w:numId="8">
    <w:abstractNumId w:val="39"/>
  </w:num>
  <w:num w:numId="9">
    <w:abstractNumId w:val="28"/>
  </w:num>
  <w:num w:numId="10">
    <w:abstractNumId w:val="17"/>
  </w:num>
  <w:num w:numId="11">
    <w:abstractNumId w:val="27"/>
  </w:num>
  <w:num w:numId="12">
    <w:abstractNumId w:val="4"/>
  </w:num>
  <w:num w:numId="13">
    <w:abstractNumId w:val="7"/>
  </w:num>
  <w:num w:numId="14">
    <w:abstractNumId w:val="29"/>
  </w:num>
  <w:num w:numId="15">
    <w:abstractNumId w:val="10"/>
  </w:num>
  <w:num w:numId="16">
    <w:abstractNumId w:val="6"/>
  </w:num>
  <w:num w:numId="17">
    <w:abstractNumId w:val="13"/>
  </w:num>
  <w:num w:numId="18">
    <w:abstractNumId w:val="12"/>
  </w:num>
  <w:num w:numId="19">
    <w:abstractNumId w:val="38"/>
  </w:num>
  <w:num w:numId="20">
    <w:abstractNumId w:val="21"/>
  </w:num>
  <w:num w:numId="21">
    <w:abstractNumId w:val="11"/>
  </w:num>
  <w:num w:numId="22">
    <w:abstractNumId w:val="32"/>
  </w:num>
  <w:num w:numId="23">
    <w:abstractNumId w:val="1"/>
  </w:num>
  <w:num w:numId="24">
    <w:abstractNumId w:val="30"/>
  </w:num>
  <w:num w:numId="25">
    <w:abstractNumId w:val="36"/>
  </w:num>
  <w:num w:numId="26">
    <w:abstractNumId w:val="33"/>
  </w:num>
  <w:num w:numId="27">
    <w:abstractNumId w:val="34"/>
  </w:num>
  <w:num w:numId="28">
    <w:abstractNumId w:val="41"/>
  </w:num>
  <w:num w:numId="29">
    <w:abstractNumId w:val="26"/>
  </w:num>
  <w:num w:numId="30">
    <w:abstractNumId w:val="0"/>
  </w:num>
  <w:num w:numId="31">
    <w:abstractNumId w:val="19"/>
  </w:num>
  <w:num w:numId="32">
    <w:abstractNumId w:val="15"/>
  </w:num>
  <w:num w:numId="33">
    <w:abstractNumId w:val="25"/>
  </w:num>
  <w:num w:numId="34">
    <w:abstractNumId w:val="2"/>
  </w:num>
  <w:num w:numId="35">
    <w:abstractNumId w:val="31"/>
  </w:num>
  <w:num w:numId="36">
    <w:abstractNumId w:val="23"/>
  </w:num>
  <w:num w:numId="37">
    <w:abstractNumId w:val="9"/>
  </w:num>
  <w:num w:numId="38">
    <w:abstractNumId w:val="40"/>
  </w:num>
  <w:num w:numId="39">
    <w:abstractNumId w:val="22"/>
  </w:num>
  <w:num w:numId="40">
    <w:abstractNumId w:val="37"/>
  </w:num>
  <w:num w:numId="41">
    <w:abstractNumId w:val="43"/>
  </w:num>
  <w:num w:numId="42">
    <w:abstractNumId w:val="24"/>
  </w:num>
  <w:num w:numId="43">
    <w:abstractNumId w:val="8"/>
  </w:num>
  <w:num w:numId="44">
    <w:abstractNumId w:val="5"/>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ataway, Francis [AU-AU]">
    <w15:presenceInfo w15:providerId="None" w15:userId="Chataway, Francis [AU-A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612"/>
    <w:rsid w:val="0000083C"/>
    <w:rsid w:val="00000C83"/>
    <w:rsid w:val="000065AB"/>
    <w:rsid w:val="00007250"/>
    <w:rsid w:val="0000798A"/>
    <w:rsid w:val="000101D4"/>
    <w:rsid w:val="00010806"/>
    <w:rsid w:val="00010959"/>
    <w:rsid w:val="00010AFD"/>
    <w:rsid w:val="00010D5E"/>
    <w:rsid w:val="000115F8"/>
    <w:rsid w:val="0001239D"/>
    <w:rsid w:val="000153E8"/>
    <w:rsid w:val="00017709"/>
    <w:rsid w:val="00023042"/>
    <w:rsid w:val="00025CE1"/>
    <w:rsid w:val="00026864"/>
    <w:rsid w:val="000269B0"/>
    <w:rsid w:val="000309E1"/>
    <w:rsid w:val="00030EB5"/>
    <w:rsid w:val="00031442"/>
    <w:rsid w:val="0003178F"/>
    <w:rsid w:val="00032C42"/>
    <w:rsid w:val="000341BD"/>
    <w:rsid w:val="00034BAE"/>
    <w:rsid w:val="00035B86"/>
    <w:rsid w:val="000362DB"/>
    <w:rsid w:val="00037C74"/>
    <w:rsid w:val="00037E63"/>
    <w:rsid w:val="00040EC7"/>
    <w:rsid w:val="00041823"/>
    <w:rsid w:val="00042916"/>
    <w:rsid w:val="00042C47"/>
    <w:rsid w:val="0004386B"/>
    <w:rsid w:val="00043F41"/>
    <w:rsid w:val="00045377"/>
    <w:rsid w:val="00045A47"/>
    <w:rsid w:val="00047140"/>
    <w:rsid w:val="0005121E"/>
    <w:rsid w:val="00052524"/>
    <w:rsid w:val="00052DC7"/>
    <w:rsid w:val="000533D1"/>
    <w:rsid w:val="00053421"/>
    <w:rsid w:val="000534C2"/>
    <w:rsid w:val="0005380D"/>
    <w:rsid w:val="00054859"/>
    <w:rsid w:val="0005623B"/>
    <w:rsid w:val="0005670A"/>
    <w:rsid w:val="00056B87"/>
    <w:rsid w:val="00057129"/>
    <w:rsid w:val="00057B9D"/>
    <w:rsid w:val="00057CAB"/>
    <w:rsid w:val="00057F79"/>
    <w:rsid w:val="00060033"/>
    <w:rsid w:val="00060040"/>
    <w:rsid w:val="00060B3B"/>
    <w:rsid w:val="000613D1"/>
    <w:rsid w:val="0006352A"/>
    <w:rsid w:val="00063A8D"/>
    <w:rsid w:val="00065368"/>
    <w:rsid w:val="00065BE0"/>
    <w:rsid w:val="00066348"/>
    <w:rsid w:val="000700CA"/>
    <w:rsid w:val="00073526"/>
    <w:rsid w:val="000747D7"/>
    <w:rsid w:val="00075909"/>
    <w:rsid w:val="0007692E"/>
    <w:rsid w:val="000770D0"/>
    <w:rsid w:val="0008037F"/>
    <w:rsid w:val="0008120E"/>
    <w:rsid w:val="000825D3"/>
    <w:rsid w:val="00085825"/>
    <w:rsid w:val="00086F24"/>
    <w:rsid w:val="00087C74"/>
    <w:rsid w:val="00090187"/>
    <w:rsid w:val="00090357"/>
    <w:rsid w:val="000911F1"/>
    <w:rsid w:val="00092891"/>
    <w:rsid w:val="000934A6"/>
    <w:rsid w:val="00093A9E"/>
    <w:rsid w:val="00093CCF"/>
    <w:rsid w:val="00095A62"/>
    <w:rsid w:val="00095F81"/>
    <w:rsid w:val="000A0128"/>
    <w:rsid w:val="000A2AC1"/>
    <w:rsid w:val="000A37CD"/>
    <w:rsid w:val="000A3EC6"/>
    <w:rsid w:val="000A4D76"/>
    <w:rsid w:val="000A52F3"/>
    <w:rsid w:val="000A6771"/>
    <w:rsid w:val="000A6780"/>
    <w:rsid w:val="000A6B51"/>
    <w:rsid w:val="000A70AF"/>
    <w:rsid w:val="000A7F0E"/>
    <w:rsid w:val="000B18A7"/>
    <w:rsid w:val="000B2814"/>
    <w:rsid w:val="000B2908"/>
    <w:rsid w:val="000B2B8E"/>
    <w:rsid w:val="000B324B"/>
    <w:rsid w:val="000B537D"/>
    <w:rsid w:val="000B55E8"/>
    <w:rsid w:val="000B60F4"/>
    <w:rsid w:val="000B651D"/>
    <w:rsid w:val="000B6DB5"/>
    <w:rsid w:val="000B7AF9"/>
    <w:rsid w:val="000C0CD2"/>
    <w:rsid w:val="000C280E"/>
    <w:rsid w:val="000C2B8E"/>
    <w:rsid w:val="000C2FB9"/>
    <w:rsid w:val="000C4650"/>
    <w:rsid w:val="000C4E6C"/>
    <w:rsid w:val="000C5445"/>
    <w:rsid w:val="000C65E4"/>
    <w:rsid w:val="000C79EB"/>
    <w:rsid w:val="000D0014"/>
    <w:rsid w:val="000D0257"/>
    <w:rsid w:val="000D0572"/>
    <w:rsid w:val="000D2EAA"/>
    <w:rsid w:val="000D464C"/>
    <w:rsid w:val="000D4E43"/>
    <w:rsid w:val="000D506A"/>
    <w:rsid w:val="000D6600"/>
    <w:rsid w:val="000D6609"/>
    <w:rsid w:val="000D6BA9"/>
    <w:rsid w:val="000D77BD"/>
    <w:rsid w:val="000E07E2"/>
    <w:rsid w:val="000E1FB0"/>
    <w:rsid w:val="000E2545"/>
    <w:rsid w:val="000E2BD4"/>
    <w:rsid w:val="000E3203"/>
    <w:rsid w:val="000E4222"/>
    <w:rsid w:val="000E4DA4"/>
    <w:rsid w:val="000E5966"/>
    <w:rsid w:val="000E651E"/>
    <w:rsid w:val="000E6826"/>
    <w:rsid w:val="000F008E"/>
    <w:rsid w:val="000F113B"/>
    <w:rsid w:val="000F33B4"/>
    <w:rsid w:val="000F39AB"/>
    <w:rsid w:val="000F44BB"/>
    <w:rsid w:val="000F4733"/>
    <w:rsid w:val="000F5CD8"/>
    <w:rsid w:val="000F68D4"/>
    <w:rsid w:val="000F73D0"/>
    <w:rsid w:val="00100197"/>
    <w:rsid w:val="00100EA5"/>
    <w:rsid w:val="00101B4F"/>
    <w:rsid w:val="00104A59"/>
    <w:rsid w:val="00106F68"/>
    <w:rsid w:val="00107209"/>
    <w:rsid w:val="001072B6"/>
    <w:rsid w:val="001112A7"/>
    <w:rsid w:val="00112293"/>
    <w:rsid w:val="001123CB"/>
    <w:rsid w:val="00113698"/>
    <w:rsid w:val="0011429C"/>
    <w:rsid w:val="00115280"/>
    <w:rsid w:val="00117A0F"/>
    <w:rsid w:val="00117BEA"/>
    <w:rsid w:val="00117F19"/>
    <w:rsid w:val="0012160A"/>
    <w:rsid w:val="00121969"/>
    <w:rsid w:val="001226C3"/>
    <w:rsid w:val="0012299E"/>
    <w:rsid w:val="00122CB4"/>
    <w:rsid w:val="00123171"/>
    <w:rsid w:val="00123B2D"/>
    <w:rsid w:val="00123C91"/>
    <w:rsid w:val="001244BE"/>
    <w:rsid w:val="001271D2"/>
    <w:rsid w:val="00127D97"/>
    <w:rsid w:val="001304D8"/>
    <w:rsid w:val="0013173B"/>
    <w:rsid w:val="00131A39"/>
    <w:rsid w:val="00132E79"/>
    <w:rsid w:val="001343DA"/>
    <w:rsid w:val="001363B8"/>
    <w:rsid w:val="00136601"/>
    <w:rsid w:val="001369AF"/>
    <w:rsid w:val="001425DF"/>
    <w:rsid w:val="00147651"/>
    <w:rsid w:val="00150223"/>
    <w:rsid w:val="001519AC"/>
    <w:rsid w:val="00151F88"/>
    <w:rsid w:val="00152121"/>
    <w:rsid w:val="00153814"/>
    <w:rsid w:val="00153CFE"/>
    <w:rsid w:val="0015528C"/>
    <w:rsid w:val="001613B9"/>
    <w:rsid w:val="00163A55"/>
    <w:rsid w:val="001644FD"/>
    <w:rsid w:val="001647D3"/>
    <w:rsid w:val="001656F9"/>
    <w:rsid w:val="00165F3F"/>
    <w:rsid w:val="00166474"/>
    <w:rsid w:val="00167FBC"/>
    <w:rsid w:val="001720BA"/>
    <w:rsid w:val="001729AF"/>
    <w:rsid w:val="001761FA"/>
    <w:rsid w:val="00176960"/>
    <w:rsid w:val="00176D85"/>
    <w:rsid w:val="00177703"/>
    <w:rsid w:val="00177B62"/>
    <w:rsid w:val="00177C95"/>
    <w:rsid w:val="0018024C"/>
    <w:rsid w:val="0018031F"/>
    <w:rsid w:val="00181C4C"/>
    <w:rsid w:val="0018217E"/>
    <w:rsid w:val="00182184"/>
    <w:rsid w:val="00184DA6"/>
    <w:rsid w:val="0018578E"/>
    <w:rsid w:val="00186BE1"/>
    <w:rsid w:val="00186EC3"/>
    <w:rsid w:val="00190CE3"/>
    <w:rsid w:val="0019112B"/>
    <w:rsid w:val="00192A0B"/>
    <w:rsid w:val="00192F11"/>
    <w:rsid w:val="001932AE"/>
    <w:rsid w:val="0019432B"/>
    <w:rsid w:val="0019489F"/>
    <w:rsid w:val="00195405"/>
    <w:rsid w:val="00195A1C"/>
    <w:rsid w:val="00195F07"/>
    <w:rsid w:val="00197E3A"/>
    <w:rsid w:val="001A18D3"/>
    <w:rsid w:val="001A1E50"/>
    <w:rsid w:val="001A446C"/>
    <w:rsid w:val="001A60A4"/>
    <w:rsid w:val="001A61FF"/>
    <w:rsid w:val="001A65EE"/>
    <w:rsid w:val="001A76EB"/>
    <w:rsid w:val="001A7A67"/>
    <w:rsid w:val="001A7C45"/>
    <w:rsid w:val="001B0DDD"/>
    <w:rsid w:val="001B1134"/>
    <w:rsid w:val="001B1AEE"/>
    <w:rsid w:val="001B2ACC"/>
    <w:rsid w:val="001B35EA"/>
    <w:rsid w:val="001B3EB7"/>
    <w:rsid w:val="001B42D5"/>
    <w:rsid w:val="001B4759"/>
    <w:rsid w:val="001B5D8A"/>
    <w:rsid w:val="001B6604"/>
    <w:rsid w:val="001B7CD1"/>
    <w:rsid w:val="001C011E"/>
    <w:rsid w:val="001C018E"/>
    <w:rsid w:val="001C2572"/>
    <w:rsid w:val="001C2A2C"/>
    <w:rsid w:val="001C2CA6"/>
    <w:rsid w:val="001C2FC4"/>
    <w:rsid w:val="001C3041"/>
    <w:rsid w:val="001C3256"/>
    <w:rsid w:val="001C4E55"/>
    <w:rsid w:val="001C500D"/>
    <w:rsid w:val="001C5B75"/>
    <w:rsid w:val="001C768E"/>
    <w:rsid w:val="001D0500"/>
    <w:rsid w:val="001D09D2"/>
    <w:rsid w:val="001D16E5"/>
    <w:rsid w:val="001D1749"/>
    <w:rsid w:val="001D21D0"/>
    <w:rsid w:val="001D25E0"/>
    <w:rsid w:val="001D2738"/>
    <w:rsid w:val="001D3861"/>
    <w:rsid w:val="001D3E68"/>
    <w:rsid w:val="001D3FBB"/>
    <w:rsid w:val="001D4055"/>
    <w:rsid w:val="001D4A16"/>
    <w:rsid w:val="001D4CE9"/>
    <w:rsid w:val="001D5301"/>
    <w:rsid w:val="001D5667"/>
    <w:rsid w:val="001D5C07"/>
    <w:rsid w:val="001D6751"/>
    <w:rsid w:val="001D795E"/>
    <w:rsid w:val="001D7AB5"/>
    <w:rsid w:val="001E073B"/>
    <w:rsid w:val="001E0F48"/>
    <w:rsid w:val="001E0FF6"/>
    <w:rsid w:val="001E11B0"/>
    <w:rsid w:val="001E1F0F"/>
    <w:rsid w:val="001E3405"/>
    <w:rsid w:val="001E3AEA"/>
    <w:rsid w:val="001E52A7"/>
    <w:rsid w:val="001E5652"/>
    <w:rsid w:val="001F0AD8"/>
    <w:rsid w:val="001F228F"/>
    <w:rsid w:val="001F29AC"/>
    <w:rsid w:val="001F30E3"/>
    <w:rsid w:val="001F49D5"/>
    <w:rsid w:val="001F50FA"/>
    <w:rsid w:val="001F51AC"/>
    <w:rsid w:val="001F5D84"/>
    <w:rsid w:val="001F5F8E"/>
    <w:rsid w:val="001F7010"/>
    <w:rsid w:val="001F7C99"/>
    <w:rsid w:val="002015CC"/>
    <w:rsid w:val="0020446C"/>
    <w:rsid w:val="002048F6"/>
    <w:rsid w:val="0020490A"/>
    <w:rsid w:val="00204FAD"/>
    <w:rsid w:val="00205897"/>
    <w:rsid w:val="00206A9B"/>
    <w:rsid w:val="002105CD"/>
    <w:rsid w:val="00211C0C"/>
    <w:rsid w:val="00212153"/>
    <w:rsid w:val="00212350"/>
    <w:rsid w:val="00212E8D"/>
    <w:rsid w:val="0021389C"/>
    <w:rsid w:val="00215675"/>
    <w:rsid w:val="00216B03"/>
    <w:rsid w:val="0021717A"/>
    <w:rsid w:val="00217F30"/>
    <w:rsid w:val="002218EC"/>
    <w:rsid w:val="0022234A"/>
    <w:rsid w:val="00225190"/>
    <w:rsid w:val="00225506"/>
    <w:rsid w:val="00226B66"/>
    <w:rsid w:val="0022705B"/>
    <w:rsid w:val="002274D2"/>
    <w:rsid w:val="00227A06"/>
    <w:rsid w:val="00230295"/>
    <w:rsid w:val="00230E26"/>
    <w:rsid w:val="00231149"/>
    <w:rsid w:val="00233D6B"/>
    <w:rsid w:val="00235E3E"/>
    <w:rsid w:val="00240370"/>
    <w:rsid w:val="0024071F"/>
    <w:rsid w:val="002407F1"/>
    <w:rsid w:val="00240CBA"/>
    <w:rsid w:val="00242AB7"/>
    <w:rsid w:val="00242CC0"/>
    <w:rsid w:val="002436C1"/>
    <w:rsid w:val="0024433E"/>
    <w:rsid w:val="00244A96"/>
    <w:rsid w:val="00244D7B"/>
    <w:rsid w:val="00245032"/>
    <w:rsid w:val="0024540D"/>
    <w:rsid w:val="00245743"/>
    <w:rsid w:val="00245DD3"/>
    <w:rsid w:val="002467E9"/>
    <w:rsid w:val="00246A73"/>
    <w:rsid w:val="002502ED"/>
    <w:rsid w:val="00250459"/>
    <w:rsid w:val="00251386"/>
    <w:rsid w:val="00251733"/>
    <w:rsid w:val="002519B7"/>
    <w:rsid w:val="0025248B"/>
    <w:rsid w:val="00253954"/>
    <w:rsid w:val="00254840"/>
    <w:rsid w:val="0025585F"/>
    <w:rsid w:val="00255C76"/>
    <w:rsid w:val="0025635A"/>
    <w:rsid w:val="00256E0F"/>
    <w:rsid w:val="00260D39"/>
    <w:rsid w:val="00261582"/>
    <w:rsid w:val="00261E8B"/>
    <w:rsid w:val="002622BA"/>
    <w:rsid w:val="00262E40"/>
    <w:rsid w:val="00263842"/>
    <w:rsid w:val="0026412C"/>
    <w:rsid w:val="00264A5D"/>
    <w:rsid w:val="0026731E"/>
    <w:rsid w:val="002677E6"/>
    <w:rsid w:val="00267E84"/>
    <w:rsid w:val="00272354"/>
    <w:rsid w:val="002727AD"/>
    <w:rsid w:val="002731D7"/>
    <w:rsid w:val="00273DB6"/>
    <w:rsid w:val="00275170"/>
    <w:rsid w:val="002754D5"/>
    <w:rsid w:val="00276042"/>
    <w:rsid w:val="00276F88"/>
    <w:rsid w:val="00280C5E"/>
    <w:rsid w:val="00281C6C"/>
    <w:rsid w:val="00283FE9"/>
    <w:rsid w:val="00284347"/>
    <w:rsid w:val="00284D76"/>
    <w:rsid w:val="002861E3"/>
    <w:rsid w:val="00286FF2"/>
    <w:rsid w:val="002876C8"/>
    <w:rsid w:val="002878CC"/>
    <w:rsid w:val="00291348"/>
    <w:rsid w:val="00292326"/>
    <w:rsid w:val="002923B5"/>
    <w:rsid w:val="00293C78"/>
    <w:rsid w:val="0029496C"/>
    <w:rsid w:val="00295A66"/>
    <w:rsid w:val="002963B4"/>
    <w:rsid w:val="002A00E2"/>
    <w:rsid w:val="002A0F9C"/>
    <w:rsid w:val="002A1C5D"/>
    <w:rsid w:val="002A3017"/>
    <w:rsid w:val="002A3371"/>
    <w:rsid w:val="002A3AF3"/>
    <w:rsid w:val="002A5A15"/>
    <w:rsid w:val="002B05B2"/>
    <w:rsid w:val="002B16F9"/>
    <w:rsid w:val="002B2AD6"/>
    <w:rsid w:val="002B3AE6"/>
    <w:rsid w:val="002B5BD3"/>
    <w:rsid w:val="002B5EDB"/>
    <w:rsid w:val="002B5F03"/>
    <w:rsid w:val="002B73B6"/>
    <w:rsid w:val="002C02EE"/>
    <w:rsid w:val="002C092F"/>
    <w:rsid w:val="002C1647"/>
    <w:rsid w:val="002C1662"/>
    <w:rsid w:val="002C5DEE"/>
    <w:rsid w:val="002C696D"/>
    <w:rsid w:val="002C6A43"/>
    <w:rsid w:val="002D05F8"/>
    <w:rsid w:val="002D2194"/>
    <w:rsid w:val="002D2583"/>
    <w:rsid w:val="002D2FCF"/>
    <w:rsid w:val="002D3ACC"/>
    <w:rsid w:val="002D3BFE"/>
    <w:rsid w:val="002D632A"/>
    <w:rsid w:val="002D7485"/>
    <w:rsid w:val="002E0F6C"/>
    <w:rsid w:val="002E2597"/>
    <w:rsid w:val="002E26FF"/>
    <w:rsid w:val="002E35EF"/>
    <w:rsid w:val="002E6DC0"/>
    <w:rsid w:val="002E79C5"/>
    <w:rsid w:val="002F3B0C"/>
    <w:rsid w:val="002F40F4"/>
    <w:rsid w:val="002F4BE1"/>
    <w:rsid w:val="002F56A8"/>
    <w:rsid w:val="002F5C66"/>
    <w:rsid w:val="0030064A"/>
    <w:rsid w:val="00301B09"/>
    <w:rsid w:val="00302D79"/>
    <w:rsid w:val="00303541"/>
    <w:rsid w:val="00303C84"/>
    <w:rsid w:val="00303D4C"/>
    <w:rsid w:val="00303E0B"/>
    <w:rsid w:val="00304859"/>
    <w:rsid w:val="00304F63"/>
    <w:rsid w:val="00304F66"/>
    <w:rsid w:val="00306882"/>
    <w:rsid w:val="00307782"/>
    <w:rsid w:val="00307B36"/>
    <w:rsid w:val="00307B6B"/>
    <w:rsid w:val="00307F78"/>
    <w:rsid w:val="00311075"/>
    <w:rsid w:val="00311144"/>
    <w:rsid w:val="00314865"/>
    <w:rsid w:val="003149EE"/>
    <w:rsid w:val="0031611A"/>
    <w:rsid w:val="00316F45"/>
    <w:rsid w:val="00317A73"/>
    <w:rsid w:val="00317BF2"/>
    <w:rsid w:val="00320F07"/>
    <w:rsid w:val="00323445"/>
    <w:rsid w:val="00324D09"/>
    <w:rsid w:val="00327B6B"/>
    <w:rsid w:val="0033191E"/>
    <w:rsid w:val="00332EF7"/>
    <w:rsid w:val="0033311A"/>
    <w:rsid w:val="00333215"/>
    <w:rsid w:val="00336944"/>
    <w:rsid w:val="00336AEF"/>
    <w:rsid w:val="00336C98"/>
    <w:rsid w:val="00337C77"/>
    <w:rsid w:val="00341474"/>
    <w:rsid w:val="00341A35"/>
    <w:rsid w:val="0034231D"/>
    <w:rsid w:val="003436FF"/>
    <w:rsid w:val="00343A20"/>
    <w:rsid w:val="00344499"/>
    <w:rsid w:val="00344941"/>
    <w:rsid w:val="00344B93"/>
    <w:rsid w:val="00344B94"/>
    <w:rsid w:val="00345017"/>
    <w:rsid w:val="0034552D"/>
    <w:rsid w:val="00345E56"/>
    <w:rsid w:val="00345F9D"/>
    <w:rsid w:val="00347279"/>
    <w:rsid w:val="003503CB"/>
    <w:rsid w:val="0035099B"/>
    <w:rsid w:val="00350C6B"/>
    <w:rsid w:val="0035149D"/>
    <w:rsid w:val="00351872"/>
    <w:rsid w:val="00351A64"/>
    <w:rsid w:val="003522B6"/>
    <w:rsid w:val="00353417"/>
    <w:rsid w:val="00353994"/>
    <w:rsid w:val="00355B28"/>
    <w:rsid w:val="00356597"/>
    <w:rsid w:val="003579E7"/>
    <w:rsid w:val="003610D4"/>
    <w:rsid w:val="00361A63"/>
    <w:rsid w:val="0036550F"/>
    <w:rsid w:val="0036649B"/>
    <w:rsid w:val="0037095E"/>
    <w:rsid w:val="00370BA6"/>
    <w:rsid w:val="00371578"/>
    <w:rsid w:val="00371A0F"/>
    <w:rsid w:val="00372B85"/>
    <w:rsid w:val="0037414E"/>
    <w:rsid w:val="00375939"/>
    <w:rsid w:val="003770DF"/>
    <w:rsid w:val="00377C90"/>
    <w:rsid w:val="00377FF5"/>
    <w:rsid w:val="003812C2"/>
    <w:rsid w:val="00383B99"/>
    <w:rsid w:val="0038434D"/>
    <w:rsid w:val="003843BE"/>
    <w:rsid w:val="0038471C"/>
    <w:rsid w:val="00385323"/>
    <w:rsid w:val="00386A47"/>
    <w:rsid w:val="00387371"/>
    <w:rsid w:val="00390D4F"/>
    <w:rsid w:val="003915C1"/>
    <w:rsid w:val="00392CAA"/>
    <w:rsid w:val="00394797"/>
    <w:rsid w:val="00394AB0"/>
    <w:rsid w:val="0039588B"/>
    <w:rsid w:val="00396D11"/>
    <w:rsid w:val="003970F0"/>
    <w:rsid w:val="003A0762"/>
    <w:rsid w:val="003A0981"/>
    <w:rsid w:val="003A0DB5"/>
    <w:rsid w:val="003A28F7"/>
    <w:rsid w:val="003A2902"/>
    <w:rsid w:val="003A4CB7"/>
    <w:rsid w:val="003A4E09"/>
    <w:rsid w:val="003A59FA"/>
    <w:rsid w:val="003A5E2A"/>
    <w:rsid w:val="003A6A59"/>
    <w:rsid w:val="003A6C55"/>
    <w:rsid w:val="003A6F70"/>
    <w:rsid w:val="003A7B53"/>
    <w:rsid w:val="003A7C0A"/>
    <w:rsid w:val="003B1EFB"/>
    <w:rsid w:val="003B1F77"/>
    <w:rsid w:val="003B5081"/>
    <w:rsid w:val="003B54C4"/>
    <w:rsid w:val="003B5C86"/>
    <w:rsid w:val="003C02D0"/>
    <w:rsid w:val="003C047F"/>
    <w:rsid w:val="003C1B22"/>
    <w:rsid w:val="003C2A2F"/>
    <w:rsid w:val="003C302E"/>
    <w:rsid w:val="003C42AD"/>
    <w:rsid w:val="003C6FD7"/>
    <w:rsid w:val="003C77D2"/>
    <w:rsid w:val="003D0651"/>
    <w:rsid w:val="003D07D4"/>
    <w:rsid w:val="003D1395"/>
    <w:rsid w:val="003D1D81"/>
    <w:rsid w:val="003D1EE5"/>
    <w:rsid w:val="003D2125"/>
    <w:rsid w:val="003D4D53"/>
    <w:rsid w:val="003D5AEF"/>
    <w:rsid w:val="003D6E24"/>
    <w:rsid w:val="003D777C"/>
    <w:rsid w:val="003D7A3C"/>
    <w:rsid w:val="003E05FB"/>
    <w:rsid w:val="003E0BCF"/>
    <w:rsid w:val="003E0BFF"/>
    <w:rsid w:val="003E21FB"/>
    <w:rsid w:val="003E2B53"/>
    <w:rsid w:val="003E5152"/>
    <w:rsid w:val="003E524E"/>
    <w:rsid w:val="003E59D4"/>
    <w:rsid w:val="003E69D8"/>
    <w:rsid w:val="003E6BB7"/>
    <w:rsid w:val="003F0F47"/>
    <w:rsid w:val="003F1C8D"/>
    <w:rsid w:val="003F3302"/>
    <w:rsid w:val="003F6460"/>
    <w:rsid w:val="0040185C"/>
    <w:rsid w:val="00402A25"/>
    <w:rsid w:val="00402C30"/>
    <w:rsid w:val="004054EC"/>
    <w:rsid w:val="0040614D"/>
    <w:rsid w:val="00411215"/>
    <w:rsid w:val="00412D77"/>
    <w:rsid w:val="00412E85"/>
    <w:rsid w:val="00412F30"/>
    <w:rsid w:val="00415CBD"/>
    <w:rsid w:val="00416FEB"/>
    <w:rsid w:val="0041732F"/>
    <w:rsid w:val="00417824"/>
    <w:rsid w:val="00420026"/>
    <w:rsid w:val="00421E2D"/>
    <w:rsid w:val="00422BDF"/>
    <w:rsid w:val="00424929"/>
    <w:rsid w:val="00424CBA"/>
    <w:rsid w:val="0043009C"/>
    <w:rsid w:val="0043391A"/>
    <w:rsid w:val="00433E64"/>
    <w:rsid w:val="00434267"/>
    <w:rsid w:val="00434BF0"/>
    <w:rsid w:val="00434DEC"/>
    <w:rsid w:val="004358DC"/>
    <w:rsid w:val="00437596"/>
    <w:rsid w:val="00437E62"/>
    <w:rsid w:val="004401F9"/>
    <w:rsid w:val="0044043D"/>
    <w:rsid w:val="004411EB"/>
    <w:rsid w:val="00441488"/>
    <w:rsid w:val="00443062"/>
    <w:rsid w:val="00443E94"/>
    <w:rsid w:val="00444026"/>
    <w:rsid w:val="00445C5D"/>
    <w:rsid w:val="00445F10"/>
    <w:rsid w:val="00446218"/>
    <w:rsid w:val="0044683A"/>
    <w:rsid w:val="0044707F"/>
    <w:rsid w:val="00447AA5"/>
    <w:rsid w:val="00447BF8"/>
    <w:rsid w:val="00450AD2"/>
    <w:rsid w:val="00451927"/>
    <w:rsid w:val="00452216"/>
    <w:rsid w:val="004524F8"/>
    <w:rsid w:val="00452F56"/>
    <w:rsid w:val="00453226"/>
    <w:rsid w:val="004538D1"/>
    <w:rsid w:val="00454FCF"/>
    <w:rsid w:val="0045529D"/>
    <w:rsid w:val="004562E4"/>
    <w:rsid w:val="00457296"/>
    <w:rsid w:val="00457FB9"/>
    <w:rsid w:val="004604B4"/>
    <w:rsid w:val="0046099E"/>
    <w:rsid w:val="00462327"/>
    <w:rsid w:val="0046239C"/>
    <w:rsid w:val="004632DB"/>
    <w:rsid w:val="0046462F"/>
    <w:rsid w:val="00464AA9"/>
    <w:rsid w:val="00465CA2"/>
    <w:rsid w:val="00466221"/>
    <w:rsid w:val="00470F72"/>
    <w:rsid w:val="0047145C"/>
    <w:rsid w:val="00471F60"/>
    <w:rsid w:val="0047277C"/>
    <w:rsid w:val="00474049"/>
    <w:rsid w:val="00474628"/>
    <w:rsid w:val="00474BD3"/>
    <w:rsid w:val="00474BFC"/>
    <w:rsid w:val="00475175"/>
    <w:rsid w:val="004766BA"/>
    <w:rsid w:val="0047675F"/>
    <w:rsid w:val="00476971"/>
    <w:rsid w:val="00480222"/>
    <w:rsid w:val="00482909"/>
    <w:rsid w:val="0048296D"/>
    <w:rsid w:val="004858CE"/>
    <w:rsid w:val="00485983"/>
    <w:rsid w:val="004878C4"/>
    <w:rsid w:val="00490244"/>
    <w:rsid w:val="004903D6"/>
    <w:rsid w:val="00490666"/>
    <w:rsid w:val="00491729"/>
    <w:rsid w:val="0049392C"/>
    <w:rsid w:val="00493D3F"/>
    <w:rsid w:val="0049409C"/>
    <w:rsid w:val="004956C1"/>
    <w:rsid w:val="0049759C"/>
    <w:rsid w:val="004978BA"/>
    <w:rsid w:val="004A0CD9"/>
    <w:rsid w:val="004A1A0F"/>
    <w:rsid w:val="004A1BAD"/>
    <w:rsid w:val="004A1E0E"/>
    <w:rsid w:val="004A20D5"/>
    <w:rsid w:val="004A42C5"/>
    <w:rsid w:val="004A5387"/>
    <w:rsid w:val="004A7098"/>
    <w:rsid w:val="004A757B"/>
    <w:rsid w:val="004B10FA"/>
    <w:rsid w:val="004B5C78"/>
    <w:rsid w:val="004B5D1A"/>
    <w:rsid w:val="004B681C"/>
    <w:rsid w:val="004C099E"/>
    <w:rsid w:val="004C0CAE"/>
    <w:rsid w:val="004C1E14"/>
    <w:rsid w:val="004C31B4"/>
    <w:rsid w:val="004C3481"/>
    <w:rsid w:val="004C3C2A"/>
    <w:rsid w:val="004C4C2D"/>
    <w:rsid w:val="004C71E5"/>
    <w:rsid w:val="004D22F8"/>
    <w:rsid w:val="004D3C0E"/>
    <w:rsid w:val="004D595F"/>
    <w:rsid w:val="004D7E78"/>
    <w:rsid w:val="004E1880"/>
    <w:rsid w:val="004E2307"/>
    <w:rsid w:val="004E3D3C"/>
    <w:rsid w:val="004E3FC9"/>
    <w:rsid w:val="004E529D"/>
    <w:rsid w:val="004F2622"/>
    <w:rsid w:val="004F3C59"/>
    <w:rsid w:val="004F3F34"/>
    <w:rsid w:val="004F5251"/>
    <w:rsid w:val="004F5A0C"/>
    <w:rsid w:val="004F5E74"/>
    <w:rsid w:val="00501531"/>
    <w:rsid w:val="005018C2"/>
    <w:rsid w:val="00502EC1"/>
    <w:rsid w:val="00504404"/>
    <w:rsid w:val="00506697"/>
    <w:rsid w:val="00506D5D"/>
    <w:rsid w:val="00507E01"/>
    <w:rsid w:val="0051082A"/>
    <w:rsid w:val="00513742"/>
    <w:rsid w:val="0051490E"/>
    <w:rsid w:val="00514BD7"/>
    <w:rsid w:val="00514EFF"/>
    <w:rsid w:val="00515BC0"/>
    <w:rsid w:val="005200C7"/>
    <w:rsid w:val="005202A5"/>
    <w:rsid w:val="00521A82"/>
    <w:rsid w:val="005238DC"/>
    <w:rsid w:val="00525A87"/>
    <w:rsid w:val="00527A86"/>
    <w:rsid w:val="005302D5"/>
    <w:rsid w:val="00530A16"/>
    <w:rsid w:val="0053140B"/>
    <w:rsid w:val="005318A2"/>
    <w:rsid w:val="00532AAB"/>
    <w:rsid w:val="00532C7D"/>
    <w:rsid w:val="005335D1"/>
    <w:rsid w:val="00533713"/>
    <w:rsid w:val="00534CED"/>
    <w:rsid w:val="00535649"/>
    <w:rsid w:val="00535E42"/>
    <w:rsid w:val="00537F4B"/>
    <w:rsid w:val="00537FF4"/>
    <w:rsid w:val="00540F44"/>
    <w:rsid w:val="00541ACA"/>
    <w:rsid w:val="005422C0"/>
    <w:rsid w:val="005425A0"/>
    <w:rsid w:val="0054578C"/>
    <w:rsid w:val="005474BD"/>
    <w:rsid w:val="0054773E"/>
    <w:rsid w:val="00551FF8"/>
    <w:rsid w:val="0055251C"/>
    <w:rsid w:val="00552541"/>
    <w:rsid w:val="00552B64"/>
    <w:rsid w:val="00552DA6"/>
    <w:rsid w:val="00553024"/>
    <w:rsid w:val="005532F0"/>
    <w:rsid w:val="00553452"/>
    <w:rsid w:val="00553BFA"/>
    <w:rsid w:val="0055472E"/>
    <w:rsid w:val="00554861"/>
    <w:rsid w:val="00556E4D"/>
    <w:rsid w:val="005570BC"/>
    <w:rsid w:val="00557840"/>
    <w:rsid w:val="00557DD8"/>
    <w:rsid w:val="005622BA"/>
    <w:rsid w:val="00565163"/>
    <w:rsid w:val="005657C9"/>
    <w:rsid w:val="00567E87"/>
    <w:rsid w:val="00567F32"/>
    <w:rsid w:val="00571E8A"/>
    <w:rsid w:val="00572568"/>
    <w:rsid w:val="00572577"/>
    <w:rsid w:val="00572FB1"/>
    <w:rsid w:val="00573B14"/>
    <w:rsid w:val="00574E8F"/>
    <w:rsid w:val="00575DA8"/>
    <w:rsid w:val="00576959"/>
    <w:rsid w:val="00577385"/>
    <w:rsid w:val="00580358"/>
    <w:rsid w:val="0058106C"/>
    <w:rsid w:val="00582BB7"/>
    <w:rsid w:val="00584878"/>
    <w:rsid w:val="00584CE0"/>
    <w:rsid w:val="005854E0"/>
    <w:rsid w:val="00587113"/>
    <w:rsid w:val="0058757C"/>
    <w:rsid w:val="005875B1"/>
    <w:rsid w:val="00587ACD"/>
    <w:rsid w:val="00587F57"/>
    <w:rsid w:val="00590758"/>
    <w:rsid w:val="00592435"/>
    <w:rsid w:val="00593B62"/>
    <w:rsid w:val="00595C8E"/>
    <w:rsid w:val="005A0259"/>
    <w:rsid w:val="005A03C3"/>
    <w:rsid w:val="005A0476"/>
    <w:rsid w:val="005A06A6"/>
    <w:rsid w:val="005A07DD"/>
    <w:rsid w:val="005A07F4"/>
    <w:rsid w:val="005A0FE7"/>
    <w:rsid w:val="005A24DD"/>
    <w:rsid w:val="005A2953"/>
    <w:rsid w:val="005A2E98"/>
    <w:rsid w:val="005A329B"/>
    <w:rsid w:val="005A3387"/>
    <w:rsid w:val="005A4EF4"/>
    <w:rsid w:val="005A64F2"/>
    <w:rsid w:val="005A776F"/>
    <w:rsid w:val="005B0EDE"/>
    <w:rsid w:val="005B23F3"/>
    <w:rsid w:val="005B24B5"/>
    <w:rsid w:val="005B2BE3"/>
    <w:rsid w:val="005B320C"/>
    <w:rsid w:val="005B3E2F"/>
    <w:rsid w:val="005B3E93"/>
    <w:rsid w:val="005B624B"/>
    <w:rsid w:val="005B6838"/>
    <w:rsid w:val="005B69A1"/>
    <w:rsid w:val="005B7693"/>
    <w:rsid w:val="005C0D16"/>
    <w:rsid w:val="005C16FB"/>
    <w:rsid w:val="005C1B2A"/>
    <w:rsid w:val="005C1DED"/>
    <w:rsid w:val="005C20C2"/>
    <w:rsid w:val="005C271A"/>
    <w:rsid w:val="005C389C"/>
    <w:rsid w:val="005C4F35"/>
    <w:rsid w:val="005C5482"/>
    <w:rsid w:val="005C54F1"/>
    <w:rsid w:val="005C54FD"/>
    <w:rsid w:val="005C6359"/>
    <w:rsid w:val="005C6B58"/>
    <w:rsid w:val="005C7563"/>
    <w:rsid w:val="005C7720"/>
    <w:rsid w:val="005C7EA8"/>
    <w:rsid w:val="005D0510"/>
    <w:rsid w:val="005D09AA"/>
    <w:rsid w:val="005D0CDE"/>
    <w:rsid w:val="005D160B"/>
    <w:rsid w:val="005D3526"/>
    <w:rsid w:val="005D379E"/>
    <w:rsid w:val="005D41D2"/>
    <w:rsid w:val="005D44F6"/>
    <w:rsid w:val="005D4AED"/>
    <w:rsid w:val="005D5D44"/>
    <w:rsid w:val="005D626B"/>
    <w:rsid w:val="005D6903"/>
    <w:rsid w:val="005D7284"/>
    <w:rsid w:val="005E15C4"/>
    <w:rsid w:val="005E2CE6"/>
    <w:rsid w:val="005F0328"/>
    <w:rsid w:val="005F0B91"/>
    <w:rsid w:val="005F0FE1"/>
    <w:rsid w:val="005F157C"/>
    <w:rsid w:val="005F432F"/>
    <w:rsid w:val="005F56DB"/>
    <w:rsid w:val="005F5AAD"/>
    <w:rsid w:val="005F6A1A"/>
    <w:rsid w:val="005F7ADA"/>
    <w:rsid w:val="0060163A"/>
    <w:rsid w:val="0060196F"/>
    <w:rsid w:val="00603849"/>
    <w:rsid w:val="00604774"/>
    <w:rsid w:val="00605D6D"/>
    <w:rsid w:val="006062F6"/>
    <w:rsid w:val="006064BE"/>
    <w:rsid w:val="00606640"/>
    <w:rsid w:val="006070CC"/>
    <w:rsid w:val="00607585"/>
    <w:rsid w:val="00607A6F"/>
    <w:rsid w:val="00607C1E"/>
    <w:rsid w:val="0061012E"/>
    <w:rsid w:val="00613517"/>
    <w:rsid w:val="00614B69"/>
    <w:rsid w:val="00614EC5"/>
    <w:rsid w:val="00614ED9"/>
    <w:rsid w:val="0061534B"/>
    <w:rsid w:val="00615EB3"/>
    <w:rsid w:val="00616169"/>
    <w:rsid w:val="00616D23"/>
    <w:rsid w:val="00617A4B"/>
    <w:rsid w:val="00620020"/>
    <w:rsid w:val="00620612"/>
    <w:rsid w:val="00620680"/>
    <w:rsid w:val="00620B65"/>
    <w:rsid w:val="006226A9"/>
    <w:rsid w:val="00622B33"/>
    <w:rsid w:val="00622C61"/>
    <w:rsid w:val="00622E11"/>
    <w:rsid w:val="00623F5E"/>
    <w:rsid w:val="00625215"/>
    <w:rsid w:val="006302C9"/>
    <w:rsid w:val="00631B72"/>
    <w:rsid w:val="00632538"/>
    <w:rsid w:val="0063536E"/>
    <w:rsid w:val="00636AD2"/>
    <w:rsid w:val="00636FF7"/>
    <w:rsid w:val="006375CA"/>
    <w:rsid w:val="00640F02"/>
    <w:rsid w:val="00641152"/>
    <w:rsid w:val="0064149B"/>
    <w:rsid w:val="00642A33"/>
    <w:rsid w:val="00642C93"/>
    <w:rsid w:val="006447CC"/>
    <w:rsid w:val="00644EDA"/>
    <w:rsid w:val="00644FCF"/>
    <w:rsid w:val="006451AD"/>
    <w:rsid w:val="00646762"/>
    <w:rsid w:val="00647B00"/>
    <w:rsid w:val="0065002A"/>
    <w:rsid w:val="006501B1"/>
    <w:rsid w:val="006508B9"/>
    <w:rsid w:val="0065157A"/>
    <w:rsid w:val="00651625"/>
    <w:rsid w:val="0065168E"/>
    <w:rsid w:val="00652672"/>
    <w:rsid w:val="006526EC"/>
    <w:rsid w:val="00653917"/>
    <w:rsid w:val="00654223"/>
    <w:rsid w:val="00656B9A"/>
    <w:rsid w:val="0066111E"/>
    <w:rsid w:val="00663B5E"/>
    <w:rsid w:val="00663F15"/>
    <w:rsid w:val="00667500"/>
    <w:rsid w:val="006679CE"/>
    <w:rsid w:val="00670117"/>
    <w:rsid w:val="00670684"/>
    <w:rsid w:val="00673838"/>
    <w:rsid w:val="00673CCA"/>
    <w:rsid w:val="0067471B"/>
    <w:rsid w:val="0067523A"/>
    <w:rsid w:val="006758BF"/>
    <w:rsid w:val="00675A97"/>
    <w:rsid w:val="0067601B"/>
    <w:rsid w:val="00676245"/>
    <w:rsid w:val="00680F0E"/>
    <w:rsid w:val="0068286C"/>
    <w:rsid w:val="00683591"/>
    <w:rsid w:val="00685C57"/>
    <w:rsid w:val="00686988"/>
    <w:rsid w:val="00686CC6"/>
    <w:rsid w:val="00687B05"/>
    <w:rsid w:val="00690B64"/>
    <w:rsid w:val="006916D1"/>
    <w:rsid w:val="00691802"/>
    <w:rsid w:val="00691B12"/>
    <w:rsid w:val="00691F76"/>
    <w:rsid w:val="00692527"/>
    <w:rsid w:val="0069346B"/>
    <w:rsid w:val="00693AA1"/>
    <w:rsid w:val="00694A81"/>
    <w:rsid w:val="00696232"/>
    <w:rsid w:val="00696525"/>
    <w:rsid w:val="006976FD"/>
    <w:rsid w:val="006A0850"/>
    <w:rsid w:val="006A2A93"/>
    <w:rsid w:val="006A355F"/>
    <w:rsid w:val="006A3FEA"/>
    <w:rsid w:val="006A43F4"/>
    <w:rsid w:val="006A71CC"/>
    <w:rsid w:val="006A780B"/>
    <w:rsid w:val="006B1B10"/>
    <w:rsid w:val="006B2497"/>
    <w:rsid w:val="006B27D3"/>
    <w:rsid w:val="006B2B4F"/>
    <w:rsid w:val="006B3343"/>
    <w:rsid w:val="006B442C"/>
    <w:rsid w:val="006B461F"/>
    <w:rsid w:val="006B5A53"/>
    <w:rsid w:val="006B74B0"/>
    <w:rsid w:val="006C0216"/>
    <w:rsid w:val="006C03CC"/>
    <w:rsid w:val="006C2B99"/>
    <w:rsid w:val="006C2BEB"/>
    <w:rsid w:val="006C3F28"/>
    <w:rsid w:val="006C3FC6"/>
    <w:rsid w:val="006C4059"/>
    <w:rsid w:val="006C4382"/>
    <w:rsid w:val="006C4BC4"/>
    <w:rsid w:val="006C6733"/>
    <w:rsid w:val="006C728E"/>
    <w:rsid w:val="006D0155"/>
    <w:rsid w:val="006D0F5D"/>
    <w:rsid w:val="006D278E"/>
    <w:rsid w:val="006D2C5B"/>
    <w:rsid w:val="006D2D7D"/>
    <w:rsid w:val="006D35F4"/>
    <w:rsid w:val="006D40D8"/>
    <w:rsid w:val="006D4C0E"/>
    <w:rsid w:val="006D5EA0"/>
    <w:rsid w:val="006D72E3"/>
    <w:rsid w:val="006E0232"/>
    <w:rsid w:val="006E1630"/>
    <w:rsid w:val="006E25CC"/>
    <w:rsid w:val="006E3920"/>
    <w:rsid w:val="006E4E6E"/>
    <w:rsid w:val="006E5D49"/>
    <w:rsid w:val="006E5E2C"/>
    <w:rsid w:val="006E6197"/>
    <w:rsid w:val="006F56B1"/>
    <w:rsid w:val="006F5FA0"/>
    <w:rsid w:val="006F6A3D"/>
    <w:rsid w:val="00700B61"/>
    <w:rsid w:val="007015F9"/>
    <w:rsid w:val="00701B84"/>
    <w:rsid w:val="00702742"/>
    <w:rsid w:val="00702A7F"/>
    <w:rsid w:val="00703554"/>
    <w:rsid w:val="00703C13"/>
    <w:rsid w:val="00704C55"/>
    <w:rsid w:val="00705E43"/>
    <w:rsid w:val="00706E3B"/>
    <w:rsid w:val="00707DC3"/>
    <w:rsid w:val="007101C1"/>
    <w:rsid w:val="00710D0A"/>
    <w:rsid w:val="007115B0"/>
    <w:rsid w:val="007116F7"/>
    <w:rsid w:val="007122CC"/>
    <w:rsid w:val="00712816"/>
    <w:rsid w:val="00712D2F"/>
    <w:rsid w:val="00712DF9"/>
    <w:rsid w:val="007161CE"/>
    <w:rsid w:val="0071708B"/>
    <w:rsid w:val="00717E28"/>
    <w:rsid w:val="00720CF8"/>
    <w:rsid w:val="0072161E"/>
    <w:rsid w:val="00722F1C"/>
    <w:rsid w:val="00726C16"/>
    <w:rsid w:val="0073052E"/>
    <w:rsid w:val="0073087B"/>
    <w:rsid w:val="00732736"/>
    <w:rsid w:val="00732F8B"/>
    <w:rsid w:val="007342ED"/>
    <w:rsid w:val="00734371"/>
    <w:rsid w:val="00735DE5"/>
    <w:rsid w:val="007362D8"/>
    <w:rsid w:val="00736F0F"/>
    <w:rsid w:val="00737048"/>
    <w:rsid w:val="0074042E"/>
    <w:rsid w:val="00740BF2"/>
    <w:rsid w:val="00742FCB"/>
    <w:rsid w:val="007430FB"/>
    <w:rsid w:val="0074315C"/>
    <w:rsid w:val="007443F3"/>
    <w:rsid w:val="00744F1C"/>
    <w:rsid w:val="00744F3E"/>
    <w:rsid w:val="007450DE"/>
    <w:rsid w:val="0074559C"/>
    <w:rsid w:val="0074707C"/>
    <w:rsid w:val="00747C50"/>
    <w:rsid w:val="007502C9"/>
    <w:rsid w:val="00751794"/>
    <w:rsid w:val="00751EE4"/>
    <w:rsid w:val="00752132"/>
    <w:rsid w:val="00752863"/>
    <w:rsid w:val="00752F7A"/>
    <w:rsid w:val="0075547E"/>
    <w:rsid w:val="00755C90"/>
    <w:rsid w:val="00755FE4"/>
    <w:rsid w:val="00756595"/>
    <w:rsid w:val="007577AC"/>
    <w:rsid w:val="00760395"/>
    <w:rsid w:val="007608F0"/>
    <w:rsid w:val="0076213E"/>
    <w:rsid w:val="0076240E"/>
    <w:rsid w:val="00763BA5"/>
    <w:rsid w:val="00763F62"/>
    <w:rsid w:val="00764CD1"/>
    <w:rsid w:val="00765201"/>
    <w:rsid w:val="007659F1"/>
    <w:rsid w:val="00765B7C"/>
    <w:rsid w:val="00770AED"/>
    <w:rsid w:val="00770E5D"/>
    <w:rsid w:val="00771C5B"/>
    <w:rsid w:val="00773237"/>
    <w:rsid w:val="00773E8C"/>
    <w:rsid w:val="00773EA5"/>
    <w:rsid w:val="00776665"/>
    <w:rsid w:val="00776957"/>
    <w:rsid w:val="00777891"/>
    <w:rsid w:val="0078001E"/>
    <w:rsid w:val="00781925"/>
    <w:rsid w:val="00781A60"/>
    <w:rsid w:val="00781E49"/>
    <w:rsid w:val="0078288E"/>
    <w:rsid w:val="00783EAA"/>
    <w:rsid w:val="007855E7"/>
    <w:rsid w:val="007857BA"/>
    <w:rsid w:val="00785B45"/>
    <w:rsid w:val="007860BA"/>
    <w:rsid w:val="00787404"/>
    <w:rsid w:val="0079105D"/>
    <w:rsid w:val="00791071"/>
    <w:rsid w:val="00795E82"/>
    <w:rsid w:val="00796E7E"/>
    <w:rsid w:val="007A0597"/>
    <w:rsid w:val="007A0F85"/>
    <w:rsid w:val="007A1732"/>
    <w:rsid w:val="007A3129"/>
    <w:rsid w:val="007A39F6"/>
    <w:rsid w:val="007A7F75"/>
    <w:rsid w:val="007B22C1"/>
    <w:rsid w:val="007B23D4"/>
    <w:rsid w:val="007B3242"/>
    <w:rsid w:val="007B4C54"/>
    <w:rsid w:val="007B5252"/>
    <w:rsid w:val="007B53FA"/>
    <w:rsid w:val="007C0CEE"/>
    <w:rsid w:val="007C1530"/>
    <w:rsid w:val="007C1C77"/>
    <w:rsid w:val="007C4A2B"/>
    <w:rsid w:val="007C4C88"/>
    <w:rsid w:val="007C4E3B"/>
    <w:rsid w:val="007C51F0"/>
    <w:rsid w:val="007C572D"/>
    <w:rsid w:val="007C6166"/>
    <w:rsid w:val="007C6C0B"/>
    <w:rsid w:val="007D1014"/>
    <w:rsid w:val="007D1801"/>
    <w:rsid w:val="007D3899"/>
    <w:rsid w:val="007D491E"/>
    <w:rsid w:val="007D540B"/>
    <w:rsid w:val="007D558D"/>
    <w:rsid w:val="007D5A6C"/>
    <w:rsid w:val="007D5AE7"/>
    <w:rsid w:val="007D5D53"/>
    <w:rsid w:val="007D71E2"/>
    <w:rsid w:val="007E0A07"/>
    <w:rsid w:val="007E0BA9"/>
    <w:rsid w:val="007E13F8"/>
    <w:rsid w:val="007E16E8"/>
    <w:rsid w:val="007E2EE1"/>
    <w:rsid w:val="007E3ADC"/>
    <w:rsid w:val="007E3C2D"/>
    <w:rsid w:val="007E7FBF"/>
    <w:rsid w:val="007F0725"/>
    <w:rsid w:val="007F17A0"/>
    <w:rsid w:val="007F24D7"/>
    <w:rsid w:val="007F60D5"/>
    <w:rsid w:val="007F6AFF"/>
    <w:rsid w:val="007F6F23"/>
    <w:rsid w:val="0080037B"/>
    <w:rsid w:val="00800711"/>
    <w:rsid w:val="008008A3"/>
    <w:rsid w:val="00800A6F"/>
    <w:rsid w:val="00800E85"/>
    <w:rsid w:val="00801136"/>
    <w:rsid w:val="0080391F"/>
    <w:rsid w:val="00804A3B"/>
    <w:rsid w:val="008058D7"/>
    <w:rsid w:val="00806BBE"/>
    <w:rsid w:val="008071AD"/>
    <w:rsid w:val="00807877"/>
    <w:rsid w:val="00807FF4"/>
    <w:rsid w:val="00811097"/>
    <w:rsid w:val="008112D9"/>
    <w:rsid w:val="0081272A"/>
    <w:rsid w:val="00812806"/>
    <w:rsid w:val="00812961"/>
    <w:rsid w:val="00813517"/>
    <w:rsid w:val="0081392A"/>
    <w:rsid w:val="0081587C"/>
    <w:rsid w:val="00816F0A"/>
    <w:rsid w:val="008200EF"/>
    <w:rsid w:val="008208DB"/>
    <w:rsid w:val="0082104A"/>
    <w:rsid w:val="00821E73"/>
    <w:rsid w:val="00821F34"/>
    <w:rsid w:val="0082221A"/>
    <w:rsid w:val="008233B2"/>
    <w:rsid w:val="008234AE"/>
    <w:rsid w:val="00823D6F"/>
    <w:rsid w:val="00824175"/>
    <w:rsid w:val="0082420E"/>
    <w:rsid w:val="00824BD0"/>
    <w:rsid w:val="0082505D"/>
    <w:rsid w:val="00825C22"/>
    <w:rsid w:val="00827E4B"/>
    <w:rsid w:val="008300D3"/>
    <w:rsid w:val="00830AD5"/>
    <w:rsid w:val="00831B9D"/>
    <w:rsid w:val="008322EA"/>
    <w:rsid w:val="008323B8"/>
    <w:rsid w:val="00834120"/>
    <w:rsid w:val="00834FF4"/>
    <w:rsid w:val="00836EA6"/>
    <w:rsid w:val="00837792"/>
    <w:rsid w:val="00840B67"/>
    <w:rsid w:val="00840DD4"/>
    <w:rsid w:val="0084158F"/>
    <w:rsid w:val="0084239D"/>
    <w:rsid w:val="00842968"/>
    <w:rsid w:val="008430E1"/>
    <w:rsid w:val="00844578"/>
    <w:rsid w:val="00845122"/>
    <w:rsid w:val="0084557E"/>
    <w:rsid w:val="008470CF"/>
    <w:rsid w:val="008478C5"/>
    <w:rsid w:val="00850E0D"/>
    <w:rsid w:val="00852D54"/>
    <w:rsid w:val="00857984"/>
    <w:rsid w:val="00857B59"/>
    <w:rsid w:val="0086097C"/>
    <w:rsid w:val="00862D45"/>
    <w:rsid w:val="00864208"/>
    <w:rsid w:val="008655CB"/>
    <w:rsid w:val="0086663B"/>
    <w:rsid w:val="00866BE3"/>
    <w:rsid w:val="008715C3"/>
    <w:rsid w:val="0087184C"/>
    <w:rsid w:val="0087480B"/>
    <w:rsid w:val="008824A4"/>
    <w:rsid w:val="008848CE"/>
    <w:rsid w:val="00886199"/>
    <w:rsid w:val="008863CF"/>
    <w:rsid w:val="00886D9D"/>
    <w:rsid w:val="00886E4A"/>
    <w:rsid w:val="008874C9"/>
    <w:rsid w:val="00890531"/>
    <w:rsid w:val="00891769"/>
    <w:rsid w:val="00892B58"/>
    <w:rsid w:val="00892E19"/>
    <w:rsid w:val="00893372"/>
    <w:rsid w:val="00893B4A"/>
    <w:rsid w:val="00895C07"/>
    <w:rsid w:val="00897304"/>
    <w:rsid w:val="008979DB"/>
    <w:rsid w:val="008A1280"/>
    <w:rsid w:val="008A1F14"/>
    <w:rsid w:val="008A21FC"/>
    <w:rsid w:val="008A292D"/>
    <w:rsid w:val="008A47A9"/>
    <w:rsid w:val="008A4A59"/>
    <w:rsid w:val="008A64AF"/>
    <w:rsid w:val="008A7C86"/>
    <w:rsid w:val="008B0505"/>
    <w:rsid w:val="008B070B"/>
    <w:rsid w:val="008B0F91"/>
    <w:rsid w:val="008B1D8C"/>
    <w:rsid w:val="008B228E"/>
    <w:rsid w:val="008B247B"/>
    <w:rsid w:val="008B2DE7"/>
    <w:rsid w:val="008B4646"/>
    <w:rsid w:val="008B6126"/>
    <w:rsid w:val="008B7543"/>
    <w:rsid w:val="008C09BA"/>
    <w:rsid w:val="008C2B33"/>
    <w:rsid w:val="008C3BD5"/>
    <w:rsid w:val="008C4A47"/>
    <w:rsid w:val="008C4F94"/>
    <w:rsid w:val="008C6317"/>
    <w:rsid w:val="008C7226"/>
    <w:rsid w:val="008C735D"/>
    <w:rsid w:val="008C7F4B"/>
    <w:rsid w:val="008D0F99"/>
    <w:rsid w:val="008D26D3"/>
    <w:rsid w:val="008D336E"/>
    <w:rsid w:val="008D55AC"/>
    <w:rsid w:val="008D5B72"/>
    <w:rsid w:val="008D614B"/>
    <w:rsid w:val="008D750C"/>
    <w:rsid w:val="008E275A"/>
    <w:rsid w:val="008E3DDB"/>
    <w:rsid w:val="008E3F66"/>
    <w:rsid w:val="008E43E4"/>
    <w:rsid w:val="008E4C99"/>
    <w:rsid w:val="008E60B0"/>
    <w:rsid w:val="008E69FB"/>
    <w:rsid w:val="008E7A28"/>
    <w:rsid w:val="008F0024"/>
    <w:rsid w:val="008F0267"/>
    <w:rsid w:val="008F06C3"/>
    <w:rsid w:val="008F15C8"/>
    <w:rsid w:val="008F1CAA"/>
    <w:rsid w:val="008F2B68"/>
    <w:rsid w:val="008F32A1"/>
    <w:rsid w:val="008F4A6B"/>
    <w:rsid w:val="008F5CF0"/>
    <w:rsid w:val="008F6508"/>
    <w:rsid w:val="008F68F4"/>
    <w:rsid w:val="008F7AB8"/>
    <w:rsid w:val="00900DC3"/>
    <w:rsid w:val="009022CE"/>
    <w:rsid w:val="00904BF3"/>
    <w:rsid w:val="00905858"/>
    <w:rsid w:val="00905D39"/>
    <w:rsid w:val="009060D3"/>
    <w:rsid w:val="009101F8"/>
    <w:rsid w:val="00910308"/>
    <w:rsid w:val="009104DA"/>
    <w:rsid w:val="009119C6"/>
    <w:rsid w:val="00911A75"/>
    <w:rsid w:val="00912046"/>
    <w:rsid w:val="0091252B"/>
    <w:rsid w:val="009144F6"/>
    <w:rsid w:val="00914F5C"/>
    <w:rsid w:val="00916B45"/>
    <w:rsid w:val="009172AF"/>
    <w:rsid w:val="009200F5"/>
    <w:rsid w:val="009204C5"/>
    <w:rsid w:val="00921A67"/>
    <w:rsid w:val="00921A7E"/>
    <w:rsid w:val="00923EB7"/>
    <w:rsid w:val="0092460F"/>
    <w:rsid w:val="009251F6"/>
    <w:rsid w:val="009252DD"/>
    <w:rsid w:val="009267EB"/>
    <w:rsid w:val="00926EB7"/>
    <w:rsid w:val="0092704D"/>
    <w:rsid w:val="00927F10"/>
    <w:rsid w:val="0093246D"/>
    <w:rsid w:val="009335FC"/>
    <w:rsid w:val="009339F0"/>
    <w:rsid w:val="00934C39"/>
    <w:rsid w:val="00935FE6"/>
    <w:rsid w:val="00936DC5"/>
    <w:rsid w:val="00937936"/>
    <w:rsid w:val="00937ABE"/>
    <w:rsid w:val="00937CCE"/>
    <w:rsid w:val="00940CC3"/>
    <w:rsid w:val="00940E26"/>
    <w:rsid w:val="00941BEB"/>
    <w:rsid w:val="009426DD"/>
    <w:rsid w:val="00942EB0"/>
    <w:rsid w:val="0094379D"/>
    <w:rsid w:val="0094486D"/>
    <w:rsid w:val="00945CE5"/>
    <w:rsid w:val="00950382"/>
    <w:rsid w:val="0095087C"/>
    <w:rsid w:val="00951741"/>
    <w:rsid w:val="0095239C"/>
    <w:rsid w:val="0095281C"/>
    <w:rsid w:val="00952A8F"/>
    <w:rsid w:val="00952CBF"/>
    <w:rsid w:val="0095378D"/>
    <w:rsid w:val="00953E36"/>
    <w:rsid w:val="0095523C"/>
    <w:rsid w:val="00955867"/>
    <w:rsid w:val="00955A00"/>
    <w:rsid w:val="009562F2"/>
    <w:rsid w:val="00957042"/>
    <w:rsid w:val="00957375"/>
    <w:rsid w:val="009578F9"/>
    <w:rsid w:val="00960714"/>
    <w:rsid w:val="00960AA1"/>
    <w:rsid w:val="009614C3"/>
    <w:rsid w:val="009615B9"/>
    <w:rsid w:val="00961F15"/>
    <w:rsid w:val="00963F26"/>
    <w:rsid w:val="009641ED"/>
    <w:rsid w:val="00964D31"/>
    <w:rsid w:val="009657C4"/>
    <w:rsid w:val="009657E7"/>
    <w:rsid w:val="009663CC"/>
    <w:rsid w:val="00966AB6"/>
    <w:rsid w:val="009674AF"/>
    <w:rsid w:val="00970682"/>
    <w:rsid w:val="00970FE8"/>
    <w:rsid w:val="00971467"/>
    <w:rsid w:val="009718B4"/>
    <w:rsid w:val="00971967"/>
    <w:rsid w:val="0097311D"/>
    <w:rsid w:val="00973B1D"/>
    <w:rsid w:val="00974CB7"/>
    <w:rsid w:val="0097562E"/>
    <w:rsid w:val="00975F43"/>
    <w:rsid w:val="00976172"/>
    <w:rsid w:val="00976EED"/>
    <w:rsid w:val="00976EF0"/>
    <w:rsid w:val="009811AF"/>
    <w:rsid w:val="00982985"/>
    <w:rsid w:val="0098344E"/>
    <w:rsid w:val="0098448D"/>
    <w:rsid w:val="009867C4"/>
    <w:rsid w:val="00987159"/>
    <w:rsid w:val="00990C0D"/>
    <w:rsid w:val="0099137F"/>
    <w:rsid w:val="009915E0"/>
    <w:rsid w:val="00992197"/>
    <w:rsid w:val="00995671"/>
    <w:rsid w:val="0099651B"/>
    <w:rsid w:val="009969AB"/>
    <w:rsid w:val="00996B24"/>
    <w:rsid w:val="00997F2A"/>
    <w:rsid w:val="009A1935"/>
    <w:rsid w:val="009A1C8C"/>
    <w:rsid w:val="009A1F84"/>
    <w:rsid w:val="009A438E"/>
    <w:rsid w:val="009A48BB"/>
    <w:rsid w:val="009A5910"/>
    <w:rsid w:val="009A7544"/>
    <w:rsid w:val="009A79D7"/>
    <w:rsid w:val="009A7A56"/>
    <w:rsid w:val="009B13E6"/>
    <w:rsid w:val="009B143C"/>
    <w:rsid w:val="009B190E"/>
    <w:rsid w:val="009B1A35"/>
    <w:rsid w:val="009B1C41"/>
    <w:rsid w:val="009B3AA0"/>
    <w:rsid w:val="009B40F1"/>
    <w:rsid w:val="009B42B4"/>
    <w:rsid w:val="009C04E2"/>
    <w:rsid w:val="009C0538"/>
    <w:rsid w:val="009C1887"/>
    <w:rsid w:val="009C1E16"/>
    <w:rsid w:val="009C2B38"/>
    <w:rsid w:val="009C4A6C"/>
    <w:rsid w:val="009C4EE7"/>
    <w:rsid w:val="009C6385"/>
    <w:rsid w:val="009C639E"/>
    <w:rsid w:val="009C66B4"/>
    <w:rsid w:val="009C6881"/>
    <w:rsid w:val="009C6AB4"/>
    <w:rsid w:val="009C773E"/>
    <w:rsid w:val="009C7BAC"/>
    <w:rsid w:val="009C7C9A"/>
    <w:rsid w:val="009D067F"/>
    <w:rsid w:val="009D125F"/>
    <w:rsid w:val="009D21CB"/>
    <w:rsid w:val="009D2816"/>
    <w:rsid w:val="009D2B04"/>
    <w:rsid w:val="009D5C1C"/>
    <w:rsid w:val="009D6929"/>
    <w:rsid w:val="009D6B44"/>
    <w:rsid w:val="009D7649"/>
    <w:rsid w:val="009E054C"/>
    <w:rsid w:val="009E0E47"/>
    <w:rsid w:val="009E0EE7"/>
    <w:rsid w:val="009E2CCF"/>
    <w:rsid w:val="009E2FBD"/>
    <w:rsid w:val="009E3488"/>
    <w:rsid w:val="009E350E"/>
    <w:rsid w:val="009E3920"/>
    <w:rsid w:val="009E4403"/>
    <w:rsid w:val="009E48F8"/>
    <w:rsid w:val="009E4BA5"/>
    <w:rsid w:val="009E6CC8"/>
    <w:rsid w:val="009F0195"/>
    <w:rsid w:val="009F08DE"/>
    <w:rsid w:val="009F16CE"/>
    <w:rsid w:val="009F1EBD"/>
    <w:rsid w:val="009F2059"/>
    <w:rsid w:val="009F7977"/>
    <w:rsid w:val="00A003EC"/>
    <w:rsid w:val="00A02C37"/>
    <w:rsid w:val="00A03B6F"/>
    <w:rsid w:val="00A07200"/>
    <w:rsid w:val="00A07996"/>
    <w:rsid w:val="00A10E56"/>
    <w:rsid w:val="00A14460"/>
    <w:rsid w:val="00A147FB"/>
    <w:rsid w:val="00A1623E"/>
    <w:rsid w:val="00A21D41"/>
    <w:rsid w:val="00A22107"/>
    <w:rsid w:val="00A225DD"/>
    <w:rsid w:val="00A235D9"/>
    <w:rsid w:val="00A24951"/>
    <w:rsid w:val="00A273DC"/>
    <w:rsid w:val="00A27C13"/>
    <w:rsid w:val="00A33184"/>
    <w:rsid w:val="00A335B9"/>
    <w:rsid w:val="00A34815"/>
    <w:rsid w:val="00A3516E"/>
    <w:rsid w:val="00A35424"/>
    <w:rsid w:val="00A35CF9"/>
    <w:rsid w:val="00A37322"/>
    <w:rsid w:val="00A4054D"/>
    <w:rsid w:val="00A41A71"/>
    <w:rsid w:val="00A42D9D"/>
    <w:rsid w:val="00A42DFB"/>
    <w:rsid w:val="00A43449"/>
    <w:rsid w:val="00A44C4C"/>
    <w:rsid w:val="00A4606C"/>
    <w:rsid w:val="00A463B2"/>
    <w:rsid w:val="00A475BE"/>
    <w:rsid w:val="00A478D8"/>
    <w:rsid w:val="00A505AB"/>
    <w:rsid w:val="00A52959"/>
    <w:rsid w:val="00A5333D"/>
    <w:rsid w:val="00A54B87"/>
    <w:rsid w:val="00A54E6C"/>
    <w:rsid w:val="00A55E77"/>
    <w:rsid w:val="00A56155"/>
    <w:rsid w:val="00A56C4F"/>
    <w:rsid w:val="00A56EF2"/>
    <w:rsid w:val="00A60511"/>
    <w:rsid w:val="00A61589"/>
    <w:rsid w:val="00A6244E"/>
    <w:rsid w:val="00A6343C"/>
    <w:rsid w:val="00A64764"/>
    <w:rsid w:val="00A64D03"/>
    <w:rsid w:val="00A7081D"/>
    <w:rsid w:val="00A714FD"/>
    <w:rsid w:val="00A719A8"/>
    <w:rsid w:val="00A72BB5"/>
    <w:rsid w:val="00A734B6"/>
    <w:rsid w:val="00A73E3B"/>
    <w:rsid w:val="00A73E77"/>
    <w:rsid w:val="00A747FE"/>
    <w:rsid w:val="00A74A23"/>
    <w:rsid w:val="00A74FFF"/>
    <w:rsid w:val="00A751A1"/>
    <w:rsid w:val="00A753BC"/>
    <w:rsid w:val="00A75E86"/>
    <w:rsid w:val="00A769E9"/>
    <w:rsid w:val="00A77A7E"/>
    <w:rsid w:val="00A815B2"/>
    <w:rsid w:val="00A81EF2"/>
    <w:rsid w:val="00A82A6D"/>
    <w:rsid w:val="00A8399F"/>
    <w:rsid w:val="00A8493D"/>
    <w:rsid w:val="00A86384"/>
    <w:rsid w:val="00A86E20"/>
    <w:rsid w:val="00A8706A"/>
    <w:rsid w:val="00A9089C"/>
    <w:rsid w:val="00A9301C"/>
    <w:rsid w:val="00A94870"/>
    <w:rsid w:val="00A95B42"/>
    <w:rsid w:val="00A97198"/>
    <w:rsid w:val="00AA1196"/>
    <w:rsid w:val="00AA32E9"/>
    <w:rsid w:val="00AA3B24"/>
    <w:rsid w:val="00AA6217"/>
    <w:rsid w:val="00AA66EA"/>
    <w:rsid w:val="00AA67FC"/>
    <w:rsid w:val="00AA7B28"/>
    <w:rsid w:val="00AA7F14"/>
    <w:rsid w:val="00AB468C"/>
    <w:rsid w:val="00AB56D0"/>
    <w:rsid w:val="00AB6ED9"/>
    <w:rsid w:val="00AB6FB7"/>
    <w:rsid w:val="00AB7989"/>
    <w:rsid w:val="00AC05D6"/>
    <w:rsid w:val="00AC0A08"/>
    <w:rsid w:val="00AC0EBF"/>
    <w:rsid w:val="00AC1B3C"/>
    <w:rsid w:val="00AC30E3"/>
    <w:rsid w:val="00AC423D"/>
    <w:rsid w:val="00AC4894"/>
    <w:rsid w:val="00AC5BBB"/>
    <w:rsid w:val="00AD0351"/>
    <w:rsid w:val="00AD09A7"/>
    <w:rsid w:val="00AD161F"/>
    <w:rsid w:val="00AD2193"/>
    <w:rsid w:val="00AD32ED"/>
    <w:rsid w:val="00AD3D5C"/>
    <w:rsid w:val="00AD66BB"/>
    <w:rsid w:val="00AD6F8B"/>
    <w:rsid w:val="00AD707F"/>
    <w:rsid w:val="00AE13B1"/>
    <w:rsid w:val="00AE193D"/>
    <w:rsid w:val="00AE1AE2"/>
    <w:rsid w:val="00AE45A2"/>
    <w:rsid w:val="00AE49BF"/>
    <w:rsid w:val="00AE4C3C"/>
    <w:rsid w:val="00AE4F10"/>
    <w:rsid w:val="00AE763D"/>
    <w:rsid w:val="00AE781B"/>
    <w:rsid w:val="00AF0DCD"/>
    <w:rsid w:val="00AF1368"/>
    <w:rsid w:val="00AF1545"/>
    <w:rsid w:val="00AF19B2"/>
    <w:rsid w:val="00AF244C"/>
    <w:rsid w:val="00AF25AE"/>
    <w:rsid w:val="00AF2DAF"/>
    <w:rsid w:val="00AF3EF2"/>
    <w:rsid w:val="00AF4685"/>
    <w:rsid w:val="00AF4E4A"/>
    <w:rsid w:val="00AF4E74"/>
    <w:rsid w:val="00AF5C49"/>
    <w:rsid w:val="00AF6198"/>
    <w:rsid w:val="00AF6361"/>
    <w:rsid w:val="00AF6497"/>
    <w:rsid w:val="00AF64ED"/>
    <w:rsid w:val="00B00B23"/>
    <w:rsid w:val="00B01A22"/>
    <w:rsid w:val="00B04101"/>
    <w:rsid w:val="00B051A4"/>
    <w:rsid w:val="00B07866"/>
    <w:rsid w:val="00B1084F"/>
    <w:rsid w:val="00B10AFB"/>
    <w:rsid w:val="00B10C0C"/>
    <w:rsid w:val="00B10C5F"/>
    <w:rsid w:val="00B1219F"/>
    <w:rsid w:val="00B12B8B"/>
    <w:rsid w:val="00B12C0F"/>
    <w:rsid w:val="00B136F8"/>
    <w:rsid w:val="00B1408C"/>
    <w:rsid w:val="00B164D8"/>
    <w:rsid w:val="00B21688"/>
    <w:rsid w:val="00B21D1C"/>
    <w:rsid w:val="00B2340A"/>
    <w:rsid w:val="00B23C6E"/>
    <w:rsid w:val="00B2417F"/>
    <w:rsid w:val="00B24515"/>
    <w:rsid w:val="00B24CA8"/>
    <w:rsid w:val="00B24E89"/>
    <w:rsid w:val="00B25A04"/>
    <w:rsid w:val="00B25F3A"/>
    <w:rsid w:val="00B2632D"/>
    <w:rsid w:val="00B264AE"/>
    <w:rsid w:val="00B26E0B"/>
    <w:rsid w:val="00B26EE8"/>
    <w:rsid w:val="00B2732C"/>
    <w:rsid w:val="00B276A9"/>
    <w:rsid w:val="00B27B90"/>
    <w:rsid w:val="00B3026A"/>
    <w:rsid w:val="00B311BF"/>
    <w:rsid w:val="00B318D6"/>
    <w:rsid w:val="00B31C9C"/>
    <w:rsid w:val="00B32051"/>
    <w:rsid w:val="00B324C5"/>
    <w:rsid w:val="00B33462"/>
    <w:rsid w:val="00B347E3"/>
    <w:rsid w:val="00B34C75"/>
    <w:rsid w:val="00B35573"/>
    <w:rsid w:val="00B35CB7"/>
    <w:rsid w:val="00B36145"/>
    <w:rsid w:val="00B3718A"/>
    <w:rsid w:val="00B421AE"/>
    <w:rsid w:val="00B43058"/>
    <w:rsid w:val="00B45CB7"/>
    <w:rsid w:val="00B46A52"/>
    <w:rsid w:val="00B47BED"/>
    <w:rsid w:val="00B51786"/>
    <w:rsid w:val="00B518A9"/>
    <w:rsid w:val="00B51DEB"/>
    <w:rsid w:val="00B53CE2"/>
    <w:rsid w:val="00B55C91"/>
    <w:rsid w:val="00B56870"/>
    <w:rsid w:val="00B572E5"/>
    <w:rsid w:val="00B57B56"/>
    <w:rsid w:val="00B628C2"/>
    <w:rsid w:val="00B6326B"/>
    <w:rsid w:val="00B6361A"/>
    <w:rsid w:val="00B63674"/>
    <w:rsid w:val="00B655B4"/>
    <w:rsid w:val="00B66269"/>
    <w:rsid w:val="00B6692C"/>
    <w:rsid w:val="00B66B20"/>
    <w:rsid w:val="00B66FDF"/>
    <w:rsid w:val="00B67F5D"/>
    <w:rsid w:val="00B70286"/>
    <w:rsid w:val="00B7106D"/>
    <w:rsid w:val="00B71A66"/>
    <w:rsid w:val="00B72478"/>
    <w:rsid w:val="00B726D8"/>
    <w:rsid w:val="00B72D77"/>
    <w:rsid w:val="00B74045"/>
    <w:rsid w:val="00B74937"/>
    <w:rsid w:val="00B752B4"/>
    <w:rsid w:val="00B757FA"/>
    <w:rsid w:val="00B769F6"/>
    <w:rsid w:val="00B76E7F"/>
    <w:rsid w:val="00B77264"/>
    <w:rsid w:val="00B77D74"/>
    <w:rsid w:val="00B8060A"/>
    <w:rsid w:val="00B80918"/>
    <w:rsid w:val="00B80DAE"/>
    <w:rsid w:val="00B828C2"/>
    <w:rsid w:val="00B828E1"/>
    <w:rsid w:val="00B840E4"/>
    <w:rsid w:val="00B842C8"/>
    <w:rsid w:val="00B849E8"/>
    <w:rsid w:val="00B856B1"/>
    <w:rsid w:val="00B85E43"/>
    <w:rsid w:val="00B8612C"/>
    <w:rsid w:val="00B8621F"/>
    <w:rsid w:val="00B8740B"/>
    <w:rsid w:val="00B87EA4"/>
    <w:rsid w:val="00B903C0"/>
    <w:rsid w:val="00B90D4B"/>
    <w:rsid w:val="00B919D4"/>
    <w:rsid w:val="00B93D23"/>
    <w:rsid w:val="00B9495D"/>
    <w:rsid w:val="00B95050"/>
    <w:rsid w:val="00B954E3"/>
    <w:rsid w:val="00B955F1"/>
    <w:rsid w:val="00B96242"/>
    <w:rsid w:val="00BA3087"/>
    <w:rsid w:val="00BA3468"/>
    <w:rsid w:val="00BA3821"/>
    <w:rsid w:val="00BA3A87"/>
    <w:rsid w:val="00BA4849"/>
    <w:rsid w:val="00BA60C1"/>
    <w:rsid w:val="00BA755E"/>
    <w:rsid w:val="00BB02C3"/>
    <w:rsid w:val="00BB08E7"/>
    <w:rsid w:val="00BB2BC9"/>
    <w:rsid w:val="00BB33E3"/>
    <w:rsid w:val="00BB3636"/>
    <w:rsid w:val="00BB5E86"/>
    <w:rsid w:val="00BB656A"/>
    <w:rsid w:val="00BB690E"/>
    <w:rsid w:val="00BC1353"/>
    <w:rsid w:val="00BC1809"/>
    <w:rsid w:val="00BC1A53"/>
    <w:rsid w:val="00BC3383"/>
    <w:rsid w:val="00BC7509"/>
    <w:rsid w:val="00BD0CDC"/>
    <w:rsid w:val="00BD1BC4"/>
    <w:rsid w:val="00BD4A14"/>
    <w:rsid w:val="00BD6165"/>
    <w:rsid w:val="00BD6BD3"/>
    <w:rsid w:val="00BD6C64"/>
    <w:rsid w:val="00BD6D2D"/>
    <w:rsid w:val="00BD71C4"/>
    <w:rsid w:val="00BD7CCB"/>
    <w:rsid w:val="00BE0B03"/>
    <w:rsid w:val="00BE32BF"/>
    <w:rsid w:val="00BE3809"/>
    <w:rsid w:val="00BE412F"/>
    <w:rsid w:val="00BE4BA9"/>
    <w:rsid w:val="00BE51C2"/>
    <w:rsid w:val="00BE5E78"/>
    <w:rsid w:val="00BE6148"/>
    <w:rsid w:val="00BE6652"/>
    <w:rsid w:val="00BE6C65"/>
    <w:rsid w:val="00BE6E1D"/>
    <w:rsid w:val="00BE6EFF"/>
    <w:rsid w:val="00BE6F0E"/>
    <w:rsid w:val="00BF08BD"/>
    <w:rsid w:val="00BF09E8"/>
    <w:rsid w:val="00BF26BB"/>
    <w:rsid w:val="00BF2727"/>
    <w:rsid w:val="00BF27DA"/>
    <w:rsid w:val="00BF2AEE"/>
    <w:rsid w:val="00BF5E22"/>
    <w:rsid w:val="00BF6098"/>
    <w:rsid w:val="00BF6721"/>
    <w:rsid w:val="00BF7B57"/>
    <w:rsid w:val="00C0001D"/>
    <w:rsid w:val="00C00900"/>
    <w:rsid w:val="00C00F60"/>
    <w:rsid w:val="00C020DE"/>
    <w:rsid w:val="00C02528"/>
    <w:rsid w:val="00C030DC"/>
    <w:rsid w:val="00C032F6"/>
    <w:rsid w:val="00C102AA"/>
    <w:rsid w:val="00C1053A"/>
    <w:rsid w:val="00C10883"/>
    <w:rsid w:val="00C11EFD"/>
    <w:rsid w:val="00C12646"/>
    <w:rsid w:val="00C12E61"/>
    <w:rsid w:val="00C130B7"/>
    <w:rsid w:val="00C13D69"/>
    <w:rsid w:val="00C148A4"/>
    <w:rsid w:val="00C159EA"/>
    <w:rsid w:val="00C15B21"/>
    <w:rsid w:val="00C163BB"/>
    <w:rsid w:val="00C16CD3"/>
    <w:rsid w:val="00C216E3"/>
    <w:rsid w:val="00C216ED"/>
    <w:rsid w:val="00C21AFB"/>
    <w:rsid w:val="00C239FC"/>
    <w:rsid w:val="00C24C40"/>
    <w:rsid w:val="00C2518E"/>
    <w:rsid w:val="00C254F9"/>
    <w:rsid w:val="00C25609"/>
    <w:rsid w:val="00C25AE9"/>
    <w:rsid w:val="00C26237"/>
    <w:rsid w:val="00C26C56"/>
    <w:rsid w:val="00C27040"/>
    <w:rsid w:val="00C31155"/>
    <w:rsid w:val="00C32A65"/>
    <w:rsid w:val="00C34A41"/>
    <w:rsid w:val="00C3511E"/>
    <w:rsid w:val="00C35252"/>
    <w:rsid w:val="00C36589"/>
    <w:rsid w:val="00C37745"/>
    <w:rsid w:val="00C37C56"/>
    <w:rsid w:val="00C4026C"/>
    <w:rsid w:val="00C4039B"/>
    <w:rsid w:val="00C407FF"/>
    <w:rsid w:val="00C40892"/>
    <w:rsid w:val="00C40B7E"/>
    <w:rsid w:val="00C41C43"/>
    <w:rsid w:val="00C45223"/>
    <w:rsid w:val="00C45C19"/>
    <w:rsid w:val="00C50114"/>
    <w:rsid w:val="00C52118"/>
    <w:rsid w:val="00C5216E"/>
    <w:rsid w:val="00C52237"/>
    <w:rsid w:val="00C5419F"/>
    <w:rsid w:val="00C546A3"/>
    <w:rsid w:val="00C548AA"/>
    <w:rsid w:val="00C55C60"/>
    <w:rsid w:val="00C6300C"/>
    <w:rsid w:val="00C6329D"/>
    <w:rsid w:val="00C6336B"/>
    <w:rsid w:val="00C63A29"/>
    <w:rsid w:val="00C64171"/>
    <w:rsid w:val="00C64D8C"/>
    <w:rsid w:val="00C64E7B"/>
    <w:rsid w:val="00C6580A"/>
    <w:rsid w:val="00C66F8E"/>
    <w:rsid w:val="00C67781"/>
    <w:rsid w:val="00C70267"/>
    <w:rsid w:val="00C7034C"/>
    <w:rsid w:val="00C71278"/>
    <w:rsid w:val="00C71FD5"/>
    <w:rsid w:val="00C725CF"/>
    <w:rsid w:val="00C736B5"/>
    <w:rsid w:val="00C74CF5"/>
    <w:rsid w:val="00C75121"/>
    <w:rsid w:val="00C75C8A"/>
    <w:rsid w:val="00C7644D"/>
    <w:rsid w:val="00C768D7"/>
    <w:rsid w:val="00C77997"/>
    <w:rsid w:val="00C80627"/>
    <w:rsid w:val="00C808A9"/>
    <w:rsid w:val="00C8197A"/>
    <w:rsid w:val="00C81FF3"/>
    <w:rsid w:val="00C8201A"/>
    <w:rsid w:val="00C82238"/>
    <w:rsid w:val="00C82B7B"/>
    <w:rsid w:val="00C82D8F"/>
    <w:rsid w:val="00C84705"/>
    <w:rsid w:val="00C91452"/>
    <w:rsid w:val="00C92483"/>
    <w:rsid w:val="00C94465"/>
    <w:rsid w:val="00C95272"/>
    <w:rsid w:val="00C9561F"/>
    <w:rsid w:val="00C967FD"/>
    <w:rsid w:val="00C96B94"/>
    <w:rsid w:val="00CA02AA"/>
    <w:rsid w:val="00CA066B"/>
    <w:rsid w:val="00CA0703"/>
    <w:rsid w:val="00CA492F"/>
    <w:rsid w:val="00CA5AD0"/>
    <w:rsid w:val="00CA5CA3"/>
    <w:rsid w:val="00CA67EA"/>
    <w:rsid w:val="00CA7309"/>
    <w:rsid w:val="00CA7E96"/>
    <w:rsid w:val="00CB2AD4"/>
    <w:rsid w:val="00CB499F"/>
    <w:rsid w:val="00CB7597"/>
    <w:rsid w:val="00CC024C"/>
    <w:rsid w:val="00CC029C"/>
    <w:rsid w:val="00CC22A8"/>
    <w:rsid w:val="00CC22ED"/>
    <w:rsid w:val="00CC26C1"/>
    <w:rsid w:val="00CC3FA1"/>
    <w:rsid w:val="00CC56FC"/>
    <w:rsid w:val="00CC6D66"/>
    <w:rsid w:val="00CC7B05"/>
    <w:rsid w:val="00CD013E"/>
    <w:rsid w:val="00CD02C7"/>
    <w:rsid w:val="00CD1B0C"/>
    <w:rsid w:val="00CD1CC6"/>
    <w:rsid w:val="00CD2574"/>
    <w:rsid w:val="00CD3B78"/>
    <w:rsid w:val="00CD3C94"/>
    <w:rsid w:val="00CD5360"/>
    <w:rsid w:val="00CD543A"/>
    <w:rsid w:val="00CD6E05"/>
    <w:rsid w:val="00CD72A9"/>
    <w:rsid w:val="00CE0608"/>
    <w:rsid w:val="00CE1654"/>
    <w:rsid w:val="00CE1ED0"/>
    <w:rsid w:val="00CE2CE4"/>
    <w:rsid w:val="00CE44BD"/>
    <w:rsid w:val="00CE4AD2"/>
    <w:rsid w:val="00CE543C"/>
    <w:rsid w:val="00CE6B89"/>
    <w:rsid w:val="00CE7BCA"/>
    <w:rsid w:val="00CE7E02"/>
    <w:rsid w:val="00CF0B51"/>
    <w:rsid w:val="00CF2209"/>
    <w:rsid w:val="00CF2F45"/>
    <w:rsid w:val="00CF7135"/>
    <w:rsid w:val="00CF74E6"/>
    <w:rsid w:val="00CF77C3"/>
    <w:rsid w:val="00CF7904"/>
    <w:rsid w:val="00D05B1A"/>
    <w:rsid w:val="00D0661B"/>
    <w:rsid w:val="00D06C93"/>
    <w:rsid w:val="00D07B08"/>
    <w:rsid w:val="00D07D66"/>
    <w:rsid w:val="00D10CD9"/>
    <w:rsid w:val="00D11FD6"/>
    <w:rsid w:val="00D124A6"/>
    <w:rsid w:val="00D12F4E"/>
    <w:rsid w:val="00D14873"/>
    <w:rsid w:val="00D15489"/>
    <w:rsid w:val="00D15A53"/>
    <w:rsid w:val="00D1623A"/>
    <w:rsid w:val="00D179AA"/>
    <w:rsid w:val="00D20ED7"/>
    <w:rsid w:val="00D20FC4"/>
    <w:rsid w:val="00D220BB"/>
    <w:rsid w:val="00D2246A"/>
    <w:rsid w:val="00D22962"/>
    <w:rsid w:val="00D25271"/>
    <w:rsid w:val="00D26D9F"/>
    <w:rsid w:val="00D27CF2"/>
    <w:rsid w:val="00D3050C"/>
    <w:rsid w:val="00D3093A"/>
    <w:rsid w:val="00D326FB"/>
    <w:rsid w:val="00D32EA1"/>
    <w:rsid w:val="00D33A1A"/>
    <w:rsid w:val="00D33AAE"/>
    <w:rsid w:val="00D348C3"/>
    <w:rsid w:val="00D36124"/>
    <w:rsid w:val="00D37332"/>
    <w:rsid w:val="00D40186"/>
    <w:rsid w:val="00D40DC5"/>
    <w:rsid w:val="00D4294F"/>
    <w:rsid w:val="00D46500"/>
    <w:rsid w:val="00D46E1B"/>
    <w:rsid w:val="00D50020"/>
    <w:rsid w:val="00D5129D"/>
    <w:rsid w:val="00D512AF"/>
    <w:rsid w:val="00D51344"/>
    <w:rsid w:val="00D53168"/>
    <w:rsid w:val="00D53BBC"/>
    <w:rsid w:val="00D53CF0"/>
    <w:rsid w:val="00D56DA3"/>
    <w:rsid w:val="00D5739A"/>
    <w:rsid w:val="00D60122"/>
    <w:rsid w:val="00D6030E"/>
    <w:rsid w:val="00D60715"/>
    <w:rsid w:val="00D6164C"/>
    <w:rsid w:val="00D62A3A"/>
    <w:rsid w:val="00D62B92"/>
    <w:rsid w:val="00D6457B"/>
    <w:rsid w:val="00D648CA"/>
    <w:rsid w:val="00D64976"/>
    <w:rsid w:val="00D667AF"/>
    <w:rsid w:val="00D66CCC"/>
    <w:rsid w:val="00D676CA"/>
    <w:rsid w:val="00D679D3"/>
    <w:rsid w:val="00D707AA"/>
    <w:rsid w:val="00D71D30"/>
    <w:rsid w:val="00D729E1"/>
    <w:rsid w:val="00D73828"/>
    <w:rsid w:val="00D7419A"/>
    <w:rsid w:val="00D741F1"/>
    <w:rsid w:val="00D747D5"/>
    <w:rsid w:val="00D756C2"/>
    <w:rsid w:val="00D76448"/>
    <w:rsid w:val="00D76AA3"/>
    <w:rsid w:val="00D76D6D"/>
    <w:rsid w:val="00D77DB1"/>
    <w:rsid w:val="00D77EC6"/>
    <w:rsid w:val="00D8344F"/>
    <w:rsid w:val="00D8476C"/>
    <w:rsid w:val="00D856E6"/>
    <w:rsid w:val="00D858EA"/>
    <w:rsid w:val="00D85B7B"/>
    <w:rsid w:val="00D87876"/>
    <w:rsid w:val="00D90650"/>
    <w:rsid w:val="00D909DB"/>
    <w:rsid w:val="00D91C00"/>
    <w:rsid w:val="00D92608"/>
    <w:rsid w:val="00D93255"/>
    <w:rsid w:val="00D93504"/>
    <w:rsid w:val="00D938BF"/>
    <w:rsid w:val="00D9403E"/>
    <w:rsid w:val="00D94C8F"/>
    <w:rsid w:val="00D94D30"/>
    <w:rsid w:val="00D9575C"/>
    <w:rsid w:val="00D968A0"/>
    <w:rsid w:val="00D97C8D"/>
    <w:rsid w:val="00D97D56"/>
    <w:rsid w:val="00DA264A"/>
    <w:rsid w:val="00DA2B96"/>
    <w:rsid w:val="00DA64A3"/>
    <w:rsid w:val="00DA7331"/>
    <w:rsid w:val="00DA7D27"/>
    <w:rsid w:val="00DB2427"/>
    <w:rsid w:val="00DB2C25"/>
    <w:rsid w:val="00DB6668"/>
    <w:rsid w:val="00DB7115"/>
    <w:rsid w:val="00DB78D9"/>
    <w:rsid w:val="00DC11BB"/>
    <w:rsid w:val="00DC13ED"/>
    <w:rsid w:val="00DC17F5"/>
    <w:rsid w:val="00DC1CBB"/>
    <w:rsid w:val="00DC1E30"/>
    <w:rsid w:val="00DC227A"/>
    <w:rsid w:val="00DC2FB0"/>
    <w:rsid w:val="00DC3574"/>
    <w:rsid w:val="00DC3C79"/>
    <w:rsid w:val="00DC669D"/>
    <w:rsid w:val="00DC78B7"/>
    <w:rsid w:val="00DC7F41"/>
    <w:rsid w:val="00DD01C4"/>
    <w:rsid w:val="00DD0A81"/>
    <w:rsid w:val="00DD0CBD"/>
    <w:rsid w:val="00DD1715"/>
    <w:rsid w:val="00DD198E"/>
    <w:rsid w:val="00DD2BA7"/>
    <w:rsid w:val="00DD2C5B"/>
    <w:rsid w:val="00DD33B6"/>
    <w:rsid w:val="00DD4A24"/>
    <w:rsid w:val="00DD4D02"/>
    <w:rsid w:val="00DD4E3C"/>
    <w:rsid w:val="00DD5316"/>
    <w:rsid w:val="00DD539F"/>
    <w:rsid w:val="00DD685D"/>
    <w:rsid w:val="00DE01AB"/>
    <w:rsid w:val="00DE1A01"/>
    <w:rsid w:val="00DE2808"/>
    <w:rsid w:val="00DE2A23"/>
    <w:rsid w:val="00DE2BBE"/>
    <w:rsid w:val="00DE2E27"/>
    <w:rsid w:val="00DE515F"/>
    <w:rsid w:val="00DE64C9"/>
    <w:rsid w:val="00DE6794"/>
    <w:rsid w:val="00DE6A7C"/>
    <w:rsid w:val="00DF32E3"/>
    <w:rsid w:val="00DF52FE"/>
    <w:rsid w:val="00DF5E76"/>
    <w:rsid w:val="00DF6263"/>
    <w:rsid w:val="00DF665A"/>
    <w:rsid w:val="00DF79F2"/>
    <w:rsid w:val="00E00B8F"/>
    <w:rsid w:val="00E02CCA"/>
    <w:rsid w:val="00E037E8"/>
    <w:rsid w:val="00E03EB6"/>
    <w:rsid w:val="00E03F8D"/>
    <w:rsid w:val="00E04187"/>
    <w:rsid w:val="00E0494A"/>
    <w:rsid w:val="00E06814"/>
    <w:rsid w:val="00E10029"/>
    <w:rsid w:val="00E11CB0"/>
    <w:rsid w:val="00E12294"/>
    <w:rsid w:val="00E1349B"/>
    <w:rsid w:val="00E13B5E"/>
    <w:rsid w:val="00E157CC"/>
    <w:rsid w:val="00E16E9C"/>
    <w:rsid w:val="00E1773C"/>
    <w:rsid w:val="00E17914"/>
    <w:rsid w:val="00E1798C"/>
    <w:rsid w:val="00E17C1A"/>
    <w:rsid w:val="00E21C3E"/>
    <w:rsid w:val="00E21E13"/>
    <w:rsid w:val="00E22888"/>
    <w:rsid w:val="00E22E4C"/>
    <w:rsid w:val="00E230B4"/>
    <w:rsid w:val="00E231C3"/>
    <w:rsid w:val="00E24042"/>
    <w:rsid w:val="00E25864"/>
    <w:rsid w:val="00E26B9B"/>
    <w:rsid w:val="00E26EA2"/>
    <w:rsid w:val="00E27C07"/>
    <w:rsid w:val="00E30873"/>
    <w:rsid w:val="00E30E45"/>
    <w:rsid w:val="00E31A23"/>
    <w:rsid w:val="00E334ED"/>
    <w:rsid w:val="00E33FDE"/>
    <w:rsid w:val="00E353C8"/>
    <w:rsid w:val="00E35DDD"/>
    <w:rsid w:val="00E4086D"/>
    <w:rsid w:val="00E41015"/>
    <w:rsid w:val="00E42564"/>
    <w:rsid w:val="00E42781"/>
    <w:rsid w:val="00E42FE2"/>
    <w:rsid w:val="00E43CFC"/>
    <w:rsid w:val="00E45AB8"/>
    <w:rsid w:val="00E46C55"/>
    <w:rsid w:val="00E4773E"/>
    <w:rsid w:val="00E50B22"/>
    <w:rsid w:val="00E51B62"/>
    <w:rsid w:val="00E5519D"/>
    <w:rsid w:val="00E55D99"/>
    <w:rsid w:val="00E55E0C"/>
    <w:rsid w:val="00E55F1C"/>
    <w:rsid w:val="00E56BF7"/>
    <w:rsid w:val="00E6063B"/>
    <w:rsid w:val="00E61334"/>
    <w:rsid w:val="00E61D95"/>
    <w:rsid w:val="00E61FBA"/>
    <w:rsid w:val="00E6263D"/>
    <w:rsid w:val="00E630DF"/>
    <w:rsid w:val="00E633FB"/>
    <w:rsid w:val="00E63EB8"/>
    <w:rsid w:val="00E6400D"/>
    <w:rsid w:val="00E6545E"/>
    <w:rsid w:val="00E659F2"/>
    <w:rsid w:val="00E66D7F"/>
    <w:rsid w:val="00E722CF"/>
    <w:rsid w:val="00E73ACF"/>
    <w:rsid w:val="00E73C24"/>
    <w:rsid w:val="00E73F2A"/>
    <w:rsid w:val="00E744CE"/>
    <w:rsid w:val="00E76C1B"/>
    <w:rsid w:val="00E80C91"/>
    <w:rsid w:val="00E82E7D"/>
    <w:rsid w:val="00E834AD"/>
    <w:rsid w:val="00E8357A"/>
    <w:rsid w:val="00E839A5"/>
    <w:rsid w:val="00E83CF2"/>
    <w:rsid w:val="00E83EDE"/>
    <w:rsid w:val="00E840D6"/>
    <w:rsid w:val="00E84CA4"/>
    <w:rsid w:val="00E84D3A"/>
    <w:rsid w:val="00E86951"/>
    <w:rsid w:val="00E90586"/>
    <w:rsid w:val="00E90D40"/>
    <w:rsid w:val="00E9262B"/>
    <w:rsid w:val="00E92857"/>
    <w:rsid w:val="00E92D1B"/>
    <w:rsid w:val="00E93335"/>
    <w:rsid w:val="00E93A2A"/>
    <w:rsid w:val="00E94736"/>
    <w:rsid w:val="00E96670"/>
    <w:rsid w:val="00E97FD9"/>
    <w:rsid w:val="00EA06C8"/>
    <w:rsid w:val="00EA0859"/>
    <w:rsid w:val="00EA0BDE"/>
    <w:rsid w:val="00EA29CC"/>
    <w:rsid w:val="00EA4B87"/>
    <w:rsid w:val="00EA5550"/>
    <w:rsid w:val="00EA5ADD"/>
    <w:rsid w:val="00EA79E9"/>
    <w:rsid w:val="00EA7B28"/>
    <w:rsid w:val="00EB309C"/>
    <w:rsid w:val="00EB53FF"/>
    <w:rsid w:val="00EB687D"/>
    <w:rsid w:val="00EC06C0"/>
    <w:rsid w:val="00EC3ABB"/>
    <w:rsid w:val="00EC5042"/>
    <w:rsid w:val="00EC68B1"/>
    <w:rsid w:val="00EC6A1D"/>
    <w:rsid w:val="00EC6D4B"/>
    <w:rsid w:val="00EC75BA"/>
    <w:rsid w:val="00EC7616"/>
    <w:rsid w:val="00ED01EA"/>
    <w:rsid w:val="00ED2E05"/>
    <w:rsid w:val="00ED5973"/>
    <w:rsid w:val="00ED5D94"/>
    <w:rsid w:val="00ED6483"/>
    <w:rsid w:val="00ED666E"/>
    <w:rsid w:val="00ED6E6D"/>
    <w:rsid w:val="00ED7A0E"/>
    <w:rsid w:val="00EE0444"/>
    <w:rsid w:val="00EE0EA1"/>
    <w:rsid w:val="00EE3161"/>
    <w:rsid w:val="00EE3434"/>
    <w:rsid w:val="00EE3ECF"/>
    <w:rsid w:val="00EE40ED"/>
    <w:rsid w:val="00EE4D73"/>
    <w:rsid w:val="00EE52C8"/>
    <w:rsid w:val="00EE5EB7"/>
    <w:rsid w:val="00EE648F"/>
    <w:rsid w:val="00EE6498"/>
    <w:rsid w:val="00EF1983"/>
    <w:rsid w:val="00EF272B"/>
    <w:rsid w:val="00EF44EC"/>
    <w:rsid w:val="00EF5248"/>
    <w:rsid w:val="00EF55D2"/>
    <w:rsid w:val="00EF5DC0"/>
    <w:rsid w:val="00EF67C8"/>
    <w:rsid w:val="00EF7512"/>
    <w:rsid w:val="00F00A66"/>
    <w:rsid w:val="00F01969"/>
    <w:rsid w:val="00F019F0"/>
    <w:rsid w:val="00F01CBA"/>
    <w:rsid w:val="00F02699"/>
    <w:rsid w:val="00F033F8"/>
    <w:rsid w:val="00F04284"/>
    <w:rsid w:val="00F04D1B"/>
    <w:rsid w:val="00F11004"/>
    <w:rsid w:val="00F146F5"/>
    <w:rsid w:val="00F14806"/>
    <w:rsid w:val="00F14B2E"/>
    <w:rsid w:val="00F153A3"/>
    <w:rsid w:val="00F153FF"/>
    <w:rsid w:val="00F15836"/>
    <w:rsid w:val="00F16718"/>
    <w:rsid w:val="00F214DF"/>
    <w:rsid w:val="00F21C08"/>
    <w:rsid w:val="00F23396"/>
    <w:rsid w:val="00F23B3A"/>
    <w:rsid w:val="00F23E54"/>
    <w:rsid w:val="00F2484E"/>
    <w:rsid w:val="00F27C9D"/>
    <w:rsid w:val="00F27CD8"/>
    <w:rsid w:val="00F31DA6"/>
    <w:rsid w:val="00F321EE"/>
    <w:rsid w:val="00F325AE"/>
    <w:rsid w:val="00F33041"/>
    <w:rsid w:val="00F33910"/>
    <w:rsid w:val="00F33F20"/>
    <w:rsid w:val="00F33FDB"/>
    <w:rsid w:val="00F34584"/>
    <w:rsid w:val="00F34FF7"/>
    <w:rsid w:val="00F377E6"/>
    <w:rsid w:val="00F37936"/>
    <w:rsid w:val="00F407B9"/>
    <w:rsid w:val="00F40B5F"/>
    <w:rsid w:val="00F41268"/>
    <w:rsid w:val="00F47B56"/>
    <w:rsid w:val="00F47BF4"/>
    <w:rsid w:val="00F50259"/>
    <w:rsid w:val="00F51182"/>
    <w:rsid w:val="00F524A7"/>
    <w:rsid w:val="00F53075"/>
    <w:rsid w:val="00F5338D"/>
    <w:rsid w:val="00F54A64"/>
    <w:rsid w:val="00F5513F"/>
    <w:rsid w:val="00F55A0C"/>
    <w:rsid w:val="00F55ABE"/>
    <w:rsid w:val="00F56386"/>
    <w:rsid w:val="00F5682F"/>
    <w:rsid w:val="00F56A50"/>
    <w:rsid w:val="00F576F0"/>
    <w:rsid w:val="00F57AD5"/>
    <w:rsid w:val="00F60239"/>
    <w:rsid w:val="00F61636"/>
    <w:rsid w:val="00F61695"/>
    <w:rsid w:val="00F634DC"/>
    <w:rsid w:val="00F640EE"/>
    <w:rsid w:val="00F64621"/>
    <w:rsid w:val="00F6658D"/>
    <w:rsid w:val="00F6666D"/>
    <w:rsid w:val="00F6739F"/>
    <w:rsid w:val="00F67B30"/>
    <w:rsid w:val="00F706FB"/>
    <w:rsid w:val="00F71302"/>
    <w:rsid w:val="00F71C37"/>
    <w:rsid w:val="00F71E94"/>
    <w:rsid w:val="00F72B29"/>
    <w:rsid w:val="00F73CAF"/>
    <w:rsid w:val="00F74160"/>
    <w:rsid w:val="00F74656"/>
    <w:rsid w:val="00F746DF"/>
    <w:rsid w:val="00F74E7F"/>
    <w:rsid w:val="00F76CF8"/>
    <w:rsid w:val="00F80D7D"/>
    <w:rsid w:val="00F8485E"/>
    <w:rsid w:val="00F84B7A"/>
    <w:rsid w:val="00F85BD5"/>
    <w:rsid w:val="00F85E41"/>
    <w:rsid w:val="00F877E1"/>
    <w:rsid w:val="00F87F11"/>
    <w:rsid w:val="00F91548"/>
    <w:rsid w:val="00F92079"/>
    <w:rsid w:val="00F92402"/>
    <w:rsid w:val="00F92622"/>
    <w:rsid w:val="00F92D29"/>
    <w:rsid w:val="00F94275"/>
    <w:rsid w:val="00F94505"/>
    <w:rsid w:val="00F948E6"/>
    <w:rsid w:val="00F96101"/>
    <w:rsid w:val="00F96900"/>
    <w:rsid w:val="00F9798A"/>
    <w:rsid w:val="00FA0027"/>
    <w:rsid w:val="00FA0A88"/>
    <w:rsid w:val="00FA0ED9"/>
    <w:rsid w:val="00FA23B6"/>
    <w:rsid w:val="00FA23E5"/>
    <w:rsid w:val="00FA2761"/>
    <w:rsid w:val="00FA2DF7"/>
    <w:rsid w:val="00FA2FA5"/>
    <w:rsid w:val="00FA3250"/>
    <w:rsid w:val="00FA445E"/>
    <w:rsid w:val="00FA459F"/>
    <w:rsid w:val="00FA4766"/>
    <w:rsid w:val="00FA4826"/>
    <w:rsid w:val="00FA48D1"/>
    <w:rsid w:val="00FA5D00"/>
    <w:rsid w:val="00FA61AD"/>
    <w:rsid w:val="00FA74DB"/>
    <w:rsid w:val="00FA7C3E"/>
    <w:rsid w:val="00FB0291"/>
    <w:rsid w:val="00FB0C32"/>
    <w:rsid w:val="00FB1DAF"/>
    <w:rsid w:val="00FB22FD"/>
    <w:rsid w:val="00FB2A23"/>
    <w:rsid w:val="00FB4449"/>
    <w:rsid w:val="00FB4931"/>
    <w:rsid w:val="00FB68A6"/>
    <w:rsid w:val="00FB7DBF"/>
    <w:rsid w:val="00FC0D23"/>
    <w:rsid w:val="00FC19F7"/>
    <w:rsid w:val="00FC2C34"/>
    <w:rsid w:val="00FC3B46"/>
    <w:rsid w:val="00FC405D"/>
    <w:rsid w:val="00FC4967"/>
    <w:rsid w:val="00FC5EB7"/>
    <w:rsid w:val="00FC67B6"/>
    <w:rsid w:val="00FC72EC"/>
    <w:rsid w:val="00FD0CCF"/>
    <w:rsid w:val="00FD25E9"/>
    <w:rsid w:val="00FD50E3"/>
    <w:rsid w:val="00FD782D"/>
    <w:rsid w:val="00FE0487"/>
    <w:rsid w:val="00FE0F6C"/>
    <w:rsid w:val="00FE187B"/>
    <w:rsid w:val="00FE2B63"/>
    <w:rsid w:val="00FE328E"/>
    <w:rsid w:val="00FE33FC"/>
    <w:rsid w:val="00FE5B67"/>
    <w:rsid w:val="00FE6FB5"/>
    <w:rsid w:val="00FE7796"/>
    <w:rsid w:val="00FF0ADB"/>
    <w:rsid w:val="00FF0D6C"/>
    <w:rsid w:val="00FF0E6B"/>
    <w:rsid w:val="00FF3C00"/>
    <w:rsid w:val="00FF4AC8"/>
    <w:rsid w:val="00FF50D2"/>
    <w:rsid w:val="00FF5371"/>
    <w:rsid w:val="00FF5A2A"/>
    <w:rsid w:val="00FF5FEA"/>
    <w:rsid w:val="00FF63FD"/>
    <w:rsid w:val="0217AD75"/>
    <w:rsid w:val="072BB588"/>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C66D2"/>
  <w15:chartTrackingRefBased/>
  <w15:docId w15:val="{A5729C55-DD6C-40C1-8E88-54200BD49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16"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6"/>
    <w:qFormat/>
    <w:rsid w:val="0019489F"/>
    <w:pPr>
      <w:tabs>
        <w:tab w:val="left" w:pos="709"/>
        <w:tab w:val="left" w:pos="1418"/>
        <w:tab w:val="left" w:pos="2126"/>
        <w:tab w:val="left" w:pos="2835"/>
        <w:tab w:val="left" w:pos="3544"/>
        <w:tab w:val="left" w:pos="4253"/>
        <w:tab w:val="left" w:pos="4961"/>
        <w:tab w:val="left" w:pos="5670"/>
      </w:tabs>
      <w:spacing w:after="0" w:line="240" w:lineRule="auto"/>
      <w:jc w:val="both"/>
    </w:pPr>
    <w:rPr>
      <w:rFonts w:ascii="Times New Roman" w:eastAsia="Times New Roman" w:hAnsi="Times New Roman" w:cs="Times New Roman"/>
      <w:sz w:val="24"/>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6721"/>
    <w:pPr>
      <w:tabs>
        <w:tab w:val="clear" w:pos="709"/>
        <w:tab w:val="clear" w:pos="1418"/>
        <w:tab w:val="clear" w:pos="2126"/>
        <w:tab w:val="clear" w:pos="2835"/>
        <w:tab w:val="clear" w:pos="3544"/>
        <w:tab w:val="clear" w:pos="4253"/>
        <w:tab w:val="clear" w:pos="4961"/>
        <w:tab w:val="clear" w:pos="5670"/>
        <w:tab w:val="center" w:pos="4513"/>
        <w:tab w:val="right" w:pos="9026"/>
      </w:tabs>
    </w:pPr>
  </w:style>
  <w:style w:type="character" w:customStyle="1" w:styleId="HeaderChar">
    <w:name w:val="Header Char"/>
    <w:basedOn w:val="DefaultParagraphFont"/>
    <w:link w:val="Header"/>
    <w:uiPriority w:val="99"/>
    <w:rsid w:val="00BF6721"/>
    <w:rPr>
      <w:rFonts w:ascii="Times New Roman" w:eastAsia="Times New Roman" w:hAnsi="Times New Roman" w:cs="Times New Roman"/>
      <w:sz w:val="24"/>
      <w:szCs w:val="20"/>
      <w:lang w:eastAsia="en-GB"/>
    </w:rPr>
  </w:style>
  <w:style w:type="paragraph" w:styleId="Footer">
    <w:name w:val="footer"/>
    <w:basedOn w:val="Normal"/>
    <w:link w:val="FooterChar"/>
    <w:uiPriority w:val="99"/>
    <w:unhideWhenUsed/>
    <w:rsid w:val="00BF6721"/>
    <w:pPr>
      <w:tabs>
        <w:tab w:val="clear" w:pos="709"/>
        <w:tab w:val="clear" w:pos="1418"/>
        <w:tab w:val="clear" w:pos="2126"/>
        <w:tab w:val="clear" w:pos="2835"/>
        <w:tab w:val="clear" w:pos="3544"/>
        <w:tab w:val="clear" w:pos="4253"/>
        <w:tab w:val="clear" w:pos="4961"/>
        <w:tab w:val="clear" w:pos="5670"/>
        <w:tab w:val="center" w:pos="4513"/>
        <w:tab w:val="right" w:pos="9026"/>
      </w:tabs>
    </w:pPr>
  </w:style>
  <w:style w:type="character" w:customStyle="1" w:styleId="FooterChar">
    <w:name w:val="Footer Char"/>
    <w:basedOn w:val="DefaultParagraphFont"/>
    <w:link w:val="Footer"/>
    <w:uiPriority w:val="99"/>
    <w:rsid w:val="00BF6721"/>
    <w:rPr>
      <w:rFonts w:ascii="Times New Roman" w:eastAsia="Times New Roman" w:hAnsi="Times New Roman" w:cs="Times New Roman"/>
      <w:sz w:val="24"/>
      <w:szCs w:val="20"/>
      <w:lang w:eastAsia="en-GB"/>
    </w:rPr>
  </w:style>
  <w:style w:type="paragraph" w:styleId="ListParagraph">
    <w:name w:val="List Paragraph"/>
    <w:basedOn w:val="Normal"/>
    <w:uiPriority w:val="34"/>
    <w:qFormat/>
    <w:rsid w:val="002A3017"/>
    <w:pPr>
      <w:ind w:left="720"/>
      <w:contextualSpacing/>
    </w:pPr>
  </w:style>
  <w:style w:type="character" w:customStyle="1" w:styleId="legds">
    <w:name w:val="legds"/>
    <w:basedOn w:val="DefaultParagraphFont"/>
    <w:rsid w:val="002A3017"/>
  </w:style>
  <w:style w:type="character" w:customStyle="1" w:styleId="legterm">
    <w:name w:val="legterm"/>
    <w:basedOn w:val="DefaultParagraphFont"/>
    <w:rsid w:val="00C6300C"/>
  </w:style>
  <w:style w:type="paragraph" w:customStyle="1" w:styleId="legclearfix">
    <w:name w:val="legclearfix"/>
    <w:basedOn w:val="Normal"/>
    <w:rsid w:val="00C6300C"/>
    <w:pPr>
      <w:tabs>
        <w:tab w:val="clear" w:pos="709"/>
        <w:tab w:val="clear" w:pos="1418"/>
        <w:tab w:val="clear" w:pos="2126"/>
        <w:tab w:val="clear" w:pos="2835"/>
        <w:tab w:val="clear" w:pos="3544"/>
        <w:tab w:val="clear" w:pos="4253"/>
        <w:tab w:val="clear" w:pos="4961"/>
        <w:tab w:val="clear" w:pos="5670"/>
      </w:tabs>
      <w:spacing w:before="100" w:beforeAutospacing="1" w:after="100" w:afterAutospacing="1"/>
      <w:jc w:val="left"/>
    </w:pPr>
    <w:rPr>
      <w:szCs w:val="24"/>
    </w:rPr>
  </w:style>
  <w:style w:type="character" w:styleId="Hyperlink">
    <w:name w:val="Hyperlink"/>
    <w:basedOn w:val="DefaultParagraphFont"/>
    <w:uiPriority w:val="99"/>
    <w:unhideWhenUsed/>
    <w:rsid w:val="00604774"/>
    <w:rPr>
      <w:color w:val="0000FF"/>
      <w:u w:val="single"/>
    </w:rPr>
  </w:style>
  <w:style w:type="character" w:customStyle="1" w:styleId="DefaultFontHxMailStyle">
    <w:name w:val="Default Font HxMail Style"/>
    <w:basedOn w:val="DefaultParagraphFont"/>
    <w:rsid w:val="00604774"/>
    <w:rPr>
      <w:rFonts w:ascii="Arial" w:hAnsi="Arial" w:cs="Arial" w:hint="default"/>
      <w:b w:val="0"/>
      <w:bCs w:val="0"/>
      <w:i w:val="0"/>
      <w:iCs w:val="0"/>
      <w:strike w:val="0"/>
      <w:dstrike w:val="0"/>
      <w:color w:val="auto"/>
      <w:u w:val="none"/>
      <w:effect w:val="none"/>
    </w:rPr>
  </w:style>
  <w:style w:type="character" w:styleId="UnresolvedMention">
    <w:name w:val="Unresolved Mention"/>
    <w:basedOn w:val="DefaultParagraphFont"/>
    <w:uiPriority w:val="99"/>
    <w:semiHidden/>
    <w:unhideWhenUsed/>
    <w:rsid w:val="00852D54"/>
    <w:rPr>
      <w:color w:val="605E5C"/>
      <w:shd w:val="clear" w:color="auto" w:fill="E1DFDD"/>
    </w:rPr>
  </w:style>
  <w:style w:type="paragraph" w:styleId="Revision">
    <w:name w:val="Revision"/>
    <w:hidden/>
    <w:uiPriority w:val="99"/>
    <w:semiHidden/>
    <w:rsid w:val="00E230B4"/>
    <w:pPr>
      <w:spacing w:after="0" w:line="240" w:lineRule="auto"/>
    </w:pPr>
    <w:rPr>
      <w:rFonts w:ascii="Times New Roman" w:eastAsia="Times New Roman" w:hAnsi="Times New Roman" w:cs="Times New Roman"/>
      <w:sz w:val="24"/>
      <w:szCs w:val="20"/>
      <w:lang w:eastAsia="en-GB"/>
    </w:rPr>
  </w:style>
  <w:style w:type="character" w:styleId="CommentReference">
    <w:name w:val="annotation reference"/>
    <w:basedOn w:val="DefaultParagraphFont"/>
    <w:uiPriority w:val="99"/>
    <w:semiHidden/>
    <w:unhideWhenUsed/>
    <w:rsid w:val="003F6460"/>
    <w:rPr>
      <w:sz w:val="16"/>
      <w:szCs w:val="16"/>
    </w:rPr>
  </w:style>
  <w:style w:type="paragraph" w:styleId="CommentText">
    <w:name w:val="annotation text"/>
    <w:basedOn w:val="Normal"/>
    <w:link w:val="CommentTextChar"/>
    <w:uiPriority w:val="99"/>
    <w:unhideWhenUsed/>
    <w:rsid w:val="003F6460"/>
    <w:rPr>
      <w:sz w:val="20"/>
    </w:rPr>
  </w:style>
  <w:style w:type="character" w:customStyle="1" w:styleId="CommentTextChar">
    <w:name w:val="Comment Text Char"/>
    <w:basedOn w:val="DefaultParagraphFont"/>
    <w:link w:val="CommentText"/>
    <w:uiPriority w:val="99"/>
    <w:rsid w:val="003F6460"/>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3F6460"/>
    <w:rPr>
      <w:b/>
      <w:bCs/>
    </w:rPr>
  </w:style>
  <w:style w:type="character" w:customStyle="1" w:styleId="CommentSubjectChar">
    <w:name w:val="Comment Subject Char"/>
    <w:basedOn w:val="CommentTextChar"/>
    <w:link w:val="CommentSubject"/>
    <w:uiPriority w:val="99"/>
    <w:semiHidden/>
    <w:rsid w:val="003F6460"/>
    <w:rPr>
      <w:rFonts w:ascii="Times New Roman" w:eastAsia="Times New Roman" w:hAnsi="Times New Roman" w:cs="Times New Roman"/>
      <w:b/>
      <w:bCs/>
      <w:sz w:val="20"/>
      <w:szCs w:val="20"/>
      <w:lang w:eastAsia="en-GB"/>
    </w:rPr>
  </w:style>
  <w:style w:type="paragraph" w:styleId="BalloonText">
    <w:name w:val="Balloon Text"/>
    <w:basedOn w:val="Normal"/>
    <w:link w:val="BalloonTextChar"/>
    <w:uiPriority w:val="99"/>
    <w:semiHidden/>
    <w:unhideWhenUsed/>
    <w:rsid w:val="00A714FD"/>
    <w:rPr>
      <w:sz w:val="18"/>
      <w:szCs w:val="18"/>
    </w:rPr>
  </w:style>
  <w:style w:type="character" w:customStyle="1" w:styleId="BalloonTextChar">
    <w:name w:val="Balloon Text Char"/>
    <w:basedOn w:val="DefaultParagraphFont"/>
    <w:link w:val="BalloonText"/>
    <w:uiPriority w:val="99"/>
    <w:semiHidden/>
    <w:rsid w:val="00A714FD"/>
    <w:rPr>
      <w:rFonts w:ascii="Times New Roman" w:eastAsia="Times New Roman" w:hAnsi="Times New Roman" w:cs="Times New Roman"/>
      <w:sz w:val="18"/>
      <w:szCs w:val="18"/>
      <w:lang w:eastAsia="en-GB"/>
    </w:rPr>
  </w:style>
  <w:style w:type="character" w:styleId="FollowedHyperlink">
    <w:name w:val="FollowedHyperlink"/>
    <w:basedOn w:val="DefaultParagraphFont"/>
    <w:uiPriority w:val="99"/>
    <w:semiHidden/>
    <w:unhideWhenUsed/>
    <w:rsid w:val="0034231D"/>
    <w:rPr>
      <w:color w:val="954F72" w:themeColor="followedHyperlink"/>
      <w:u w:val="single"/>
    </w:rPr>
  </w:style>
  <w:style w:type="character" w:customStyle="1" w:styleId="apple-converted-space">
    <w:name w:val="apple-converted-space"/>
    <w:basedOn w:val="DefaultParagraphFont"/>
    <w:rsid w:val="000F44BB"/>
  </w:style>
  <w:style w:type="paragraph" w:customStyle="1" w:styleId="pf0">
    <w:name w:val="pf0"/>
    <w:basedOn w:val="Normal"/>
    <w:rsid w:val="00FA61AD"/>
    <w:pPr>
      <w:tabs>
        <w:tab w:val="clear" w:pos="709"/>
        <w:tab w:val="clear" w:pos="1418"/>
        <w:tab w:val="clear" w:pos="2126"/>
        <w:tab w:val="clear" w:pos="2835"/>
        <w:tab w:val="clear" w:pos="3544"/>
        <w:tab w:val="clear" w:pos="4253"/>
        <w:tab w:val="clear" w:pos="4961"/>
        <w:tab w:val="clear" w:pos="5670"/>
      </w:tabs>
      <w:spacing w:before="100" w:beforeAutospacing="1" w:after="100" w:afterAutospacing="1"/>
      <w:jc w:val="left"/>
    </w:pPr>
    <w:rPr>
      <w:szCs w:val="24"/>
    </w:rPr>
  </w:style>
  <w:style w:type="character" w:customStyle="1" w:styleId="cf01">
    <w:name w:val="cf01"/>
    <w:basedOn w:val="DefaultParagraphFont"/>
    <w:rsid w:val="00FA61AD"/>
    <w:rPr>
      <w:rFonts w:ascii="Segoe UI" w:hAnsi="Segoe UI" w:cs="Segoe UI" w:hint="default"/>
      <w:sz w:val="22"/>
      <w:szCs w:val="22"/>
    </w:rPr>
  </w:style>
  <w:style w:type="table" w:styleId="TableGrid">
    <w:name w:val="Table Grid"/>
    <w:basedOn w:val="TableNormal"/>
    <w:uiPriority w:val="39"/>
    <w:rsid w:val="00D33A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6155"/>
    <w:rPr>
      <w:color w:val="666666"/>
    </w:rPr>
  </w:style>
  <w:style w:type="paragraph" w:customStyle="1" w:styleId="DocID">
    <w:name w:val="DocID"/>
    <w:basedOn w:val="Normal"/>
    <w:link w:val="DocIDChar"/>
    <w:rsid w:val="00A56155"/>
    <w:pPr>
      <w:ind w:left="709"/>
      <w:jc w:val="left"/>
    </w:pPr>
    <w:rPr>
      <w:rFonts w:ascii="Arial" w:hAnsi="Arial" w:cs="Arial"/>
      <w:sz w:val="16"/>
      <w:szCs w:val="24"/>
    </w:rPr>
  </w:style>
  <w:style w:type="character" w:customStyle="1" w:styleId="DocIDChar">
    <w:name w:val="DocID Char"/>
    <w:basedOn w:val="DefaultParagraphFont"/>
    <w:link w:val="DocID"/>
    <w:rsid w:val="00A56155"/>
    <w:rPr>
      <w:rFonts w:ascii="Arial" w:eastAsia="Times New Roman" w:hAnsi="Arial" w:cs="Arial"/>
      <w:sz w:val="16"/>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1/relationships/people" Target="peop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131193E7F9A4A23B41975AB475BC7DE"/>
        <w:category>
          <w:name w:val="General"/>
          <w:gallery w:val="placeholder"/>
        </w:category>
        <w:types>
          <w:type w:val="bbPlcHdr"/>
        </w:types>
        <w:behaviors>
          <w:behavior w:val="content"/>
        </w:behaviors>
        <w:guid w:val="{94F35066-CD62-46A1-9071-D2F127B6C349}"/>
      </w:docPartPr>
      <w:docPartBody>
        <w:p w:rsidR="00C24C40" w:rsidRDefault="00C24C40"/>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60E"/>
    <w:rsid w:val="00063134"/>
    <w:rsid w:val="00075909"/>
    <w:rsid w:val="00113698"/>
    <w:rsid w:val="003B7EDA"/>
    <w:rsid w:val="0044683A"/>
    <w:rsid w:val="005D379E"/>
    <w:rsid w:val="00746215"/>
    <w:rsid w:val="0087480B"/>
    <w:rsid w:val="00AD707F"/>
    <w:rsid w:val="00B8075C"/>
    <w:rsid w:val="00BB3534"/>
    <w:rsid w:val="00BD0CDC"/>
    <w:rsid w:val="00C24C40"/>
    <w:rsid w:val="00D8760E"/>
    <w:rsid w:val="00E63946"/>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760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SPS document" ma:contentTypeID="0x0101005E5DD8656D982041A2F2278B8806232B01006005DBDF7C372B46B13A9A8838429862" ma:contentTypeVersion="32" ma:contentTypeDescription="" ma:contentTypeScope="" ma:versionID="421ac09d9a1199eb2b5ee5ba3c704660">
  <xsd:schema xmlns:xsd="http://www.w3.org/2001/XMLSchema" xmlns:xs="http://www.w3.org/2001/XMLSchema" xmlns:p="http://schemas.microsoft.com/office/2006/metadata/properties" xmlns:ns2="2aae4b3d-89b0-4287-b514-253578f20458" xmlns:ns3="b0cb3f79-7a87-4aaf-85e3-8b06bdbcb05a" targetNamespace="http://schemas.microsoft.com/office/2006/metadata/properties" ma:root="true" ma:fieldsID="40f7252135597c13aa2c8eb1356624f2" ns2:_="" ns3:_="">
    <xsd:import namespace="2aae4b3d-89b0-4287-b514-253578f20458"/>
    <xsd:import namespace="b0cb3f79-7a87-4aaf-85e3-8b06bdbcb05a"/>
    <xsd:element name="properties">
      <xsd:complexType>
        <xsd:sequence>
          <xsd:element name="documentManagement">
            <xsd:complexType>
              <xsd:all>
                <xsd:element ref="ns2:TaxCatchAll" minOccurs="0"/>
                <xsd:element ref="ns2:TaxCatchAllLabel" minOccurs="0"/>
                <xsd:element ref="ns2:ha2d3fbb5bda47118db6a0a97a3a64c7" minOccurs="0"/>
                <xsd:element ref="ns2:gd3e280c44c043e38ab992083fd5c2fd"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ae4b3d-89b0-4287-b514-253578f20458"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f6f8e5b-84bd-4324-a28e-c5482f04ee75}" ma:internalName="TaxCatchAll" ma:showField="CatchAllData" ma:web="b0cb3f79-7a87-4aaf-85e3-8b06bdbcb05a">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f6f8e5b-84bd-4324-a28e-c5482f04ee75}" ma:internalName="TaxCatchAllLabel" ma:readOnly="true" ma:showField="CatchAllDataLabel" ma:web="b0cb3f79-7a87-4aaf-85e3-8b06bdbcb05a">
      <xsd:complexType>
        <xsd:complexContent>
          <xsd:extension base="dms:MultiChoiceLookup">
            <xsd:sequence>
              <xsd:element name="Value" type="dms:Lookup" maxOccurs="unbounded" minOccurs="0" nillable="true"/>
            </xsd:sequence>
          </xsd:extension>
        </xsd:complexContent>
      </xsd:complexType>
    </xsd:element>
    <xsd:element name="ha2d3fbb5bda47118db6a0a97a3a64c7" ma:index="10" nillable="true" ma:taxonomy="true" ma:internalName="ha2d3fbb5bda47118db6a0a97a3a64c7" ma:taxonomyFieldName="Security_x0020_marking" ma:displayName="Security marking" ma:default="" ma:fieldId="{1a2d3fbb-5bda-4711-8db6-a0a97a3a64c7}" ma:sspId="dae72980-c616-4350-b1f0-944e8da80af3" ma:termSetId="2101e3b3-ab6a-42f9-8e9e-f64b3905e49a" ma:anchorId="13ac7dcf-f3a2-4d0b-9e80-dd4d34be5e4c" ma:open="false" ma:isKeyword="false">
      <xsd:complexType>
        <xsd:sequence>
          <xsd:element ref="pc:Terms" minOccurs="0" maxOccurs="1"/>
        </xsd:sequence>
      </xsd:complexType>
    </xsd:element>
    <xsd:element name="gd3e280c44c043e38ab992083fd5c2fd" ma:index="12" nillable="true" ma:taxonomy="true" ma:internalName="gd3e280c44c043e38ab992083fd5c2fd" ma:taxonomyFieldName="Security_x0020_caveat" ma:displayName="Security caveat" ma:default="" ma:fieldId="{0d3e280c-44c0-43e3-8ab9-92083fd5c2fd}" ma:taxonomyMulti="true" ma:sspId="dae72980-c616-4350-b1f0-944e8da80af3" ma:termSetId="2101e3b3-ab6a-42f9-8e9e-f64b3905e49a" ma:anchorId="6fc02b3e-bb1c-4c4e-a2fe-3cc73cb9b89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0cb3f79-7a87-4aaf-85e3-8b06bdbcb05a" elementFormDefault="qualified">
    <xsd:import namespace="http://schemas.microsoft.com/office/2006/documentManagement/types"/>
    <xsd:import namespace="http://schemas.microsoft.com/office/infopath/2007/PartnerControls"/>
    <xsd:element name="_dlc_DocId" ma:index="14" nillable="true" ma:displayName="Document ID Value" ma:description="The value of the document ID assigned to this item." ma:indexed="true" ma:internalName="_dlc_DocId" ma:readOnly="true">
      <xsd:simpleType>
        <xsd:restriction base="dms:Text"/>
      </xsd:simpleType>
    </xsd:element>
    <xsd:element name="_dlc_DocIdUrl" ma:index="1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dae72980-c616-4350-b1f0-944e8da80af3" ContentTypeId="0x0101005E5DD8656D982041A2F2278B8806232B01" PreviousValue="false"/>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gd3e280c44c043e38ab992083fd5c2fd xmlns="2aae4b3d-89b0-4287-b514-253578f20458">
      <Terms xmlns="http://schemas.microsoft.com/office/infopath/2007/PartnerControls"/>
    </gd3e280c44c043e38ab992083fd5c2fd>
    <TaxCatchAll xmlns="2aae4b3d-89b0-4287-b514-253578f20458" xsi:nil="true"/>
    <ha2d3fbb5bda47118db6a0a97a3a64c7 xmlns="2aae4b3d-89b0-4287-b514-253578f20458">
      <Terms xmlns="http://schemas.microsoft.com/office/infopath/2007/PartnerControls"/>
    </ha2d3fbb5bda47118db6a0a97a3a64c7>
    <_dlc_DocId xmlns="b0cb3f79-7a87-4aaf-85e3-8b06bdbcb05a">CHS6LEG-1903938560-4543</_dlc_DocId>
    <_dlc_DocIdUrl xmlns="b0cb3f79-7a87-4aaf-85e3-8b06bdbcb05a">
      <Url>https://scottish4.sharepoint.com/sites/chamber-s6-leg/_layouts/15/DocIdRedir.aspx?ID=CHS6LEG-1903938560-4543</Url>
      <Description>CHS6LEG-1903938560-4543</Description>
    </_dlc_DocIdUrl>
  </documentManagement>
</p:properties>
</file>

<file path=customXml/itemProps1.xml><?xml version="1.0" encoding="utf-8"?>
<ds:datastoreItem xmlns:ds="http://schemas.openxmlformats.org/officeDocument/2006/customXml" ds:itemID="{DE24EBEC-7DA2-46A4-9D46-F26F7182C4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ae4b3d-89b0-4287-b514-253578f20458"/>
    <ds:schemaRef ds:uri="b0cb3f79-7a87-4aaf-85e3-8b06bdbcb0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559EF5-7D8B-4D12-B4FB-45505E11C1F4}">
  <ds:schemaRefs>
    <ds:schemaRef ds:uri="Microsoft.SharePoint.Taxonomy.ContentTypeSync"/>
  </ds:schemaRefs>
</ds:datastoreItem>
</file>

<file path=customXml/itemProps3.xml><?xml version="1.0" encoding="utf-8"?>
<ds:datastoreItem xmlns:ds="http://schemas.openxmlformats.org/officeDocument/2006/customXml" ds:itemID="{5F12E0DC-0F36-4B79-BD85-64A7CF75373A}">
  <ds:schemaRefs>
    <ds:schemaRef ds:uri="http://schemas.microsoft.com/sharepoint/events"/>
  </ds:schemaRefs>
</ds:datastoreItem>
</file>

<file path=customXml/itemProps4.xml><?xml version="1.0" encoding="utf-8"?>
<ds:datastoreItem xmlns:ds="http://schemas.openxmlformats.org/officeDocument/2006/customXml" ds:itemID="{17A1A6A5-77C3-4767-8507-EFCD5C1357BF}">
  <ds:schemaRefs>
    <ds:schemaRef ds:uri="http://schemas.microsoft.com/sharepoint/v3/contenttype/forms"/>
  </ds:schemaRefs>
</ds:datastoreItem>
</file>

<file path=customXml/itemProps5.xml><?xml version="1.0" encoding="utf-8"?>
<ds:datastoreItem xmlns:ds="http://schemas.openxmlformats.org/officeDocument/2006/customXml" ds:itemID="{CAD827A9-045D-4E5F-8695-E978E802D05E}">
  <ds:schemaRefs>
    <ds:schemaRef ds:uri="http://schemas.microsoft.com/office/2006/metadata/properties"/>
    <ds:schemaRef ds:uri="http://schemas.microsoft.com/office/infopath/2007/PartnerControls"/>
    <ds:schemaRef ds:uri="2aae4b3d-89b0-4287-b514-253578f20458"/>
    <ds:schemaRef ds:uri="b0cb3f79-7a87-4aaf-85e3-8b06bdbcb05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2978</Words>
  <Characters>16975</Characters>
  <Application>Microsoft Office Word</Application>
  <DocSecurity>0</DocSecurity>
  <Lines>141</Lines>
  <Paragraphs>39</Paragraphs>
  <ScaleCrop>false</ScaleCrop>
  <Company/>
  <LinksUpToDate>false</LinksUpToDate>
  <CharactersWithSpaces>19914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Carole Ewart</dc:creator>
  <cp:lastModifiedBy>Chataway, Francis [AU-AU]</cp:lastModifiedBy>
  <cp:revision>3</cp:revision>
  <dcterms:created xsi:type="dcterms:W3CDTF">2025-12-02T09:50:00Z</dcterms:created>
  <dcterms:modified xsi:type="dcterms:W3CDTF">2025-12-10T00:33:00Z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0x0101005E5DD8656D982041A2F2278B8806232B01006005DBDF7C372B46B13A9A8838429862</vt:lpwstr>
  </property>
  <property fmtid="{D5CDD505-2E9C-101B-9397-08002B2CF9AE}" pid="3" name="_dlc_DocIdItemGuid">
    <vt:lpwstr>9289fbaa-55d6-425e-8089-d045b1a8dff5</vt:lpwstr>
  </property>
  <property fmtid="{D5CDD505-2E9C-101B-9397-08002B2CF9AE}" pid="4" name="Security_x0020_caveat">
    <vt:lpwstr/>
  </property>
  <property fmtid="{D5CDD505-2E9C-101B-9397-08002B2CF9AE}" pid="5" name="Security caveat">
    <vt:lpwstr/>
  </property>
  <property fmtid="{D5CDD505-2E9C-101B-9397-08002B2CF9AE}" pid="6" name="Security marking">
    <vt:lpwstr/>
  </property>
  <property fmtid="{D5CDD505-2E9C-101B-9397-08002B2CF9AE}" pid="7" name="Security_x0020_marking">
    <vt:lpwstr/>
  </property>
</Properties>
</file>