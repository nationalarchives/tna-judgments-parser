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66E7" w14:textId="0C641F0C" w:rsidR="00425849" w:rsidRPr="003537F9" w:rsidRDefault="004C6A0F" w:rsidP="00425849">
      <w:pPr>
        <w:pStyle w:val="Body1"/>
        <w:spacing w:after="0"/>
        <w:jc w:val="center"/>
        <w:rPr>
          <w:b/>
          <w:sz w:val="28"/>
          <w:szCs w:val="28"/>
          <w:u w:val="single"/>
        </w:rPr>
      </w:pPr>
      <w:r w:rsidRPr="003537F9">
        <w:rPr>
          <w:b/>
          <w:sz w:val="28"/>
          <w:szCs w:val="28"/>
          <w:u w:val="single"/>
        </w:rPr>
        <w:t xml:space="preserve">FINAL </w:t>
      </w:r>
      <w:r w:rsidR="00976527" w:rsidRPr="003537F9">
        <w:rPr>
          <w:b/>
          <w:sz w:val="28"/>
          <w:szCs w:val="28"/>
          <w:u w:val="single"/>
        </w:rPr>
        <w:t xml:space="preserve">DRAFT </w:t>
      </w:r>
    </w:p>
    <w:p w14:paraId="3C118E4D" w14:textId="77777777" w:rsidR="00425849" w:rsidRPr="005668BF" w:rsidRDefault="00425849" w:rsidP="00425849">
      <w:pPr>
        <w:pStyle w:val="Body1"/>
        <w:spacing w:after="0"/>
        <w:jc w:val="center"/>
        <w:rPr>
          <w:b/>
          <w:sz w:val="23"/>
          <w:szCs w:val="23"/>
        </w:rPr>
      </w:pPr>
    </w:p>
    <w:p w14:paraId="088CE67C" w14:textId="77777777" w:rsidR="00425849" w:rsidRPr="005668BF" w:rsidRDefault="00976527" w:rsidP="00425849">
      <w:pPr>
        <w:pStyle w:val="Body1"/>
        <w:spacing w:after="0"/>
        <w:jc w:val="center"/>
        <w:rPr>
          <w:b/>
          <w:sz w:val="23"/>
          <w:szCs w:val="23"/>
        </w:rPr>
      </w:pPr>
      <w:r w:rsidRPr="005668BF">
        <w:rPr>
          <w:b/>
          <w:sz w:val="23"/>
          <w:szCs w:val="23"/>
        </w:rPr>
        <w:t>ACCOMPANYING DOCUMENTS</w:t>
      </w:r>
    </w:p>
    <w:p w14:paraId="2072D39A" w14:textId="77777777" w:rsidR="00425849" w:rsidRPr="005668BF" w:rsidRDefault="00976527" w:rsidP="00425849">
      <w:pPr>
        <w:pStyle w:val="Body1"/>
        <w:jc w:val="center"/>
        <w:rPr>
          <w:b/>
          <w:sz w:val="23"/>
          <w:szCs w:val="23"/>
        </w:rPr>
      </w:pPr>
      <w:r w:rsidRPr="005668BF">
        <w:rPr>
          <w:b/>
          <w:sz w:val="23"/>
          <w:szCs w:val="23"/>
        </w:rPr>
        <w:t>Explanatory Notes, together with other accompanying documents, are printed separately as SP Bill [</w:t>
      </w:r>
      <w:r w:rsidRPr="005668BF">
        <w:rPr>
          <w:b/>
          <w:sz w:val="23"/>
          <w:szCs w:val="23"/>
        </w:rPr>
        <w:tab/>
        <w:t>]-EN. A Policy Memorandum is printed separately as SP Bill [</w:t>
      </w:r>
      <w:r w:rsidRPr="005668BF">
        <w:rPr>
          <w:b/>
          <w:sz w:val="23"/>
          <w:szCs w:val="23"/>
        </w:rPr>
        <w:tab/>
        <w:t>]-PM.</w:t>
      </w:r>
    </w:p>
    <w:p w14:paraId="702C8965" w14:textId="77777777" w:rsidR="00425849" w:rsidRPr="005668BF" w:rsidRDefault="00425849" w:rsidP="00425849">
      <w:pPr>
        <w:keepNext/>
        <w:spacing w:after="240" w:line="360" w:lineRule="auto"/>
        <w:ind w:left="720"/>
        <w:jc w:val="center"/>
        <w:outlineLvl w:val="0"/>
        <w:rPr>
          <w:rFonts w:ascii="Times New Roman" w:hAnsi="Times New Roman" w:cs="Times New Roman"/>
          <w:b/>
          <w:sz w:val="23"/>
          <w:szCs w:val="23"/>
        </w:rPr>
      </w:pPr>
    </w:p>
    <w:p w14:paraId="779FC859" w14:textId="5FBC6C4F" w:rsidR="00425849" w:rsidRPr="005668BF" w:rsidRDefault="00976527" w:rsidP="00425849">
      <w:pPr>
        <w:pStyle w:val="Body1"/>
        <w:spacing w:after="0"/>
        <w:jc w:val="center"/>
        <w:rPr>
          <w:b/>
          <w:sz w:val="48"/>
          <w:szCs w:val="48"/>
        </w:rPr>
      </w:pPr>
      <w:r w:rsidRPr="005668BF">
        <w:rPr>
          <w:b/>
          <w:sz w:val="48"/>
          <w:szCs w:val="48"/>
        </w:rPr>
        <w:t>Desecration of War Memorials (Scotland) Bill</w:t>
      </w:r>
    </w:p>
    <w:p w14:paraId="47D5E476" w14:textId="7FBFE876" w:rsidR="00425849" w:rsidRPr="003537F9" w:rsidRDefault="00976527" w:rsidP="00425849">
      <w:pPr>
        <w:keepNext/>
        <w:spacing w:after="240" w:line="360" w:lineRule="auto"/>
        <w:ind w:left="72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3537F9">
        <w:rPr>
          <w:rFonts w:ascii="Times New Roman" w:hAnsi="Times New Roman" w:cs="Times New Roman"/>
          <w:b/>
          <w:sz w:val="32"/>
          <w:szCs w:val="32"/>
        </w:rPr>
        <w:t>[</w:t>
      </w:r>
      <w:r w:rsidR="004C6A0F" w:rsidRPr="003537F9">
        <w:rPr>
          <w:rFonts w:ascii="Times New Roman" w:hAnsi="Times New Roman" w:cs="Times New Roman"/>
          <w:b/>
          <w:sz w:val="32"/>
          <w:szCs w:val="32"/>
        </w:rPr>
        <w:t>FOR</w:t>
      </w:r>
      <w:r w:rsidRPr="003537F9">
        <w:rPr>
          <w:rFonts w:ascii="Times New Roman" w:hAnsi="Times New Roman" w:cs="Times New Roman"/>
          <w:b/>
          <w:sz w:val="32"/>
          <w:szCs w:val="32"/>
        </w:rPr>
        <w:t xml:space="preserve"> INTRODUC</w:t>
      </w:r>
      <w:r w:rsidR="004C6A0F" w:rsidRPr="003537F9">
        <w:rPr>
          <w:rFonts w:ascii="Times New Roman" w:hAnsi="Times New Roman" w:cs="Times New Roman"/>
          <w:b/>
          <w:sz w:val="32"/>
          <w:szCs w:val="32"/>
        </w:rPr>
        <w:t>TION</w:t>
      </w:r>
      <w:r w:rsidRPr="003537F9">
        <w:rPr>
          <w:rFonts w:ascii="Times New Roman" w:hAnsi="Times New Roman" w:cs="Times New Roman"/>
          <w:b/>
          <w:sz w:val="32"/>
          <w:szCs w:val="32"/>
        </w:rPr>
        <w:t>]</w:t>
      </w:r>
    </w:p>
    <w:p w14:paraId="1E8FFD9F" w14:textId="672FAFD9" w:rsidR="00843932" w:rsidRPr="005668BF" w:rsidRDefault="00976527" w:rsidP="00B80158">
      <w:pPr>
        <w:pStyle w:val="Body1"/>
        <w:rPr>
          <w:sz w:val="23"/>
          <w:szCs w:val="23"/>
        </w:rPr>
      </w:pPr>
      <w:r w:rsidRPr="005668BF">
        <w:rPr>
          <w:sz w:val="23"/>
          <w:szCs w:val="23"/>
        </w:rPr>
        <w:t xml:space="preserve">An Act of the Scottish Parliament to provide for the creation of a criminal offence of </w:t>
      </w:r>
      <w:r w:rsidR="00120E76" w:rsidRPr="005668BF">
        <w:rPr>
          <w:sz w:val="23"/>
          <w:szCs w:val="23"/>
        </w:rPr>
        <w:t xml:space="preserve">destroying, damaging or desecrating </w:t>
      </w:r>
      <w:r w:rsidR="00726987" w:rsidRPr="005668BF">
        <w:rPr>
          <w:sz w:val="23"/>
          <w:szCs w:val="23"/>
        </w:rPr>
        <w:t xml:space="preserve">a </w:t>
      </w:r>
      <w:r w:rsidRPr="005668BF">
        <w:rPr>
          <w:sz w:val="23"/>
          <w:szCs w:val="23"/>
        </w:rPr>
        <w:t>war memorial.</w:t>
      </w:r>
    </w:p>
    <w:sectPr w:rsidR="00843932" w:rsidRPr="005668BF" w:rsidSect="00571315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134" w:bottom="144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295EB" w14:textId="77777777" w:rsidR="00223DAB" w:rsidRDefault="00223DAB">
      <w:r>
        <w:separator/>
      </w:r>
    </w:p>
  </w:endnote>
  <w:endnote w:type="continuationSeparator" w:id="0">
    <w:p w14:paraId="7B88C891" w14:textId="77777777" w:rsidR="00223DAB" w:rsidRDefault="00223DAB">
      <w:r>
        <w:continuationSeparator/>
      </w:r>
    </w:p>
  </w:endnote>
  <w:endnote w:type="continuationNotice" w:id="1">
    <w:p w14:paraId="51DF5330" w14:textId="77777777" w:rsidR="00223DAB" w:rsidRDefault="00223D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5627"/>
      <w:gridCol w:w="4015"/>
    </w:tblGrid>
    <w:tr w:rsidR="00D825AD" w14:paraId="7AC39749" w14:textId="77777777" w:rsidTr="002E2D2E">
      <w:tc>
        <w:tcPr>
          <w:tcW w:w="2918" w:type="pct"/>
          <w:tcMar>
            <w:left w:w="0" w:type="dxa"/>
          </w:tcMar>
          <w:vAlign w:val="bottom"/>
        </w:tcPr>
        <w:p w14:paraId="48A836CF" w14:textId="03CF1163" w:rsidR="00972217" w:rsidRDefault="00223DAB" w:rsidP="00972217">
          <w:pPr>
            <w:pStyle w:val="DocID"/>
          </w:pPr>
          <w:sdt>
            <w:sdtPr>
              <w:alias w:val="BHDC Content"/>
              <w:tag w:val="3B933AB880274FE1A115B6C5317BFBA7DOCID_FOOTER"/>
              <w:id w:val="1439412247"/>
              <w:placeholder>
                <w:docPart w:val="800AB973F79D4B238B33D6321BEA5215"/>
              </w:placeholder>
            </w:sdtPr>
            <w:sdtEndPr/>
            <w:sdtContent>
              <w:r w:rsidR="00972217">
                <w:t>76356005v2</w:t>
              </w:r>
            </w:sdtContent>
          </w:sdt>
        </w:p>
        <w:p w14:paraId="743EDE0E" w14:textId="56139782" w:rsidR="006375DF" w:rsidRDefault="00223DAB" w:rsidP="006375DF">
          <w:pPr>
            <w:pStyle w:val="DocID"/>
            <w:jc w:val="left"/>
          </w:pPr>
          <w:sdt>
            <w:sdtPr>
              <w:alias w:val="Outline Content"/>
              <w:tag w:val="8A15BE37B3ED49E78A6F0FFF900E6790"/>
              <w:id w:val="1957063501"/>
              <w:placeholder>
                <w:docPart w:val="83F1D0A0590345878057F5A04763E002"/>
              </w:placeholder>
            </w:sdtPr>
            <w:sdtEndPr/>
            <w:sdtContent>
              <w:r w:rsidR="00976527">
                <w:t>75807939v1</w:t>
              </w:r>
            </w:sdtContent>
          </w:sdt>
        </w:p>
      </w:tc>
      <w:sdt>
        <w:sdtPr>
          <w:alias w:val="Outline Content"/>
          <w:tag w:val="F0F173BAF5C249289192933A0FE58A5A"/>
          <w:id w:val="1824156156"/>
          <w:placeholder>
            <w:docPart w:val="A514FB0BD04A43CD8F5B601E3ACA627E"/>
          </w:placeholder>
          <w:showingPlcHdr/>
        </w:sdtPr>
        <w:sdtEndPr/>
        <w:sdtContent>
          <w:tc>
            <w:tcPr>
              <w:tcW w:w="2082" w:type="pct"/>
              <w:vAlign w:val="bottom"/>
            </w:tcPr>
            <w:p w14:paraId="2AD9A60A" w14:textId="77777777" w:rsidR="006375DF" w:rsidRDefault="006375DF" w:rsidP="008C164B">
              <w:pPr>
                <w:pStyle w:val="Classify"/>
              </w:pPr>
            </w:p>
          </w:tc>
        </w:sdtContent>
      </w:sdt>
    </w:tr>
  </w:tbl>
  <w:p w14:paraId="3C8FBA90" w14:textId="77777777" w:rsidR="00276784" w:rsidRPr="00E61713" w:rsidRDefault="00276784" w:rsidP="00637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5627"/>
      <w:gridCol w:w="4015"/>
    </w:tblGrid>
    <w:tr w:rsidR="00D825AD" w14:paraId="2FC8F875" w14:textId="77777777" w:rsidTr="002E2D2E">
      <w:tc>
        <w:tcPr>
          <w:tcW w:w="2918" w:type="pct"/>
          <w:tcMar>
            <w:left w:w="0" w:type="dxa"/>
          </w:tcMar>
          <w:vAlign w:val="bottom"/>
        </w:tcPr>
        <w:p w14:paraId="15DCBC44" w14:textId="38BA6803" w:rsidR="00972217" w:rsidRDefault="00223DAB" w:rsidP="00972217">
          <w:pPr>
            <w:pStyle w:val="DocID"/>
          </w:pPr>
          <w:sdt>
            <w:sdtPr>
              <w:alias w:val="BHDC Content"/>
              <w:tag w:val="3B933AB880274FE1A115B6C5317BFBA7DOCID_FOOTER"/>
              <w:id w:val="-358507166"/>
              <w:placeholder>
                <w:docPart w:val="84E67D060DB64451A56D66CC60826A17"/>
              </w:placeholder>
            </w:sdtPr>
            <w:sdtEndPr/>
            <w:sdtContent>
              <w:r w:rsidR="00972217">
                <w:t>76356005v2</w:t>
              </w:r>
            </w:sdtContent>
          </w:sdt>
        </w:p>
        <w:p w14:paraId="310EC862" w14:textId="0B354675" w:rsidR="006375DF" w:rsidRDefault="00223DAB" w:rsidP="006375DF">
          <w:pPr>
            <w:pStyle w:val="DocID"/>
            <w:jc w:val="left"/>
          </w:pPr>
          <w:sdt>
            <w:sdtPr>
              <w:alias w:val="Outline Content"/>
              <w:tag w:val="8A15BE37B3ED49E78A6F0FFF900E6790"/>
              <w:id w:val="-1463265422"/>
              <w:placeholder>
                <w:docPart w:val="D09CADC1ABED4B2FA8CB4CB441D2D49B"/>
              </w:placeholder>
            </w:sdtPr>
            <w:sdtEndPr/>
            <w:sdtContent>
              <w:r w:rsidR="00976527">
                <w:t>75807939v1</w:t>
              </w:r>
            </w:sdtContent>
          </w:sdt>
        </w:p>
      </w:tc>
      <w:sdt>
        <w:sdtPr>
          <w:alias w:val="Outline Content"/>
          <w:tag w:val="F0F173BAF5C249289192933A0FE58A5A"/>
          <w:id w:val="-1590387019"/>
          <w:placeholder>
            <w:docPart w:val="CDC0E4B5B87F4551B0B2B27486F141F4"/>
          </w:placeholder>
          <w:showingPlcHdr/>
        </w:sdtPr>
        <w:sdtEndPr/>
        <w:sdtContent>
          <w:tc>
            <w:tcPr>
              <w:tcW w:w="2082" w:type="pct"/>
              <w:vAlign w:val="bottom"/>
            </w:tcPr>
            <w:p w14:paraId="1F2A2B39" w14:textId="77777777" w:rsidR="006375DF" w:rsidRPr="008C164B" w:rsidRDefault="006375DF" w:rsidP="008C164B">
              <w:pPr>
                <w:pStyle w:val="Classify"/>
              </w:pPr>
            </w:p>
          </w:tc>
        </w:sdtContent>
      </w:sdt>
    </w:tr>
  </w:tbl>
  <w:p w14:paraId="4BF076AC" w14:textId="77777777" w:rsidR="006375DF" w:rsidRDefault="006375DF" w:rsidP="00637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BBBD" w14:textId="77777777" w:rsidR="00223DAB" w:rsidRDefault="00223DAB">
      <w:r>
        <w:separator/>
      </w:r>
    </w:p>
  </w:footnote>
  <w:footnote w:type="continuationSeparator" w:id="0">
    <w:p w14:paraId="64296138" w14:textId="77777777" w:rsidR="00223DAB" w:rsidRDefault="00223DAB">
      <w:r>
        <w:continuationSeparator/>
      </w:r>
    </w:p>
  </w:footnote>
  <w:footnote w:type="continuationNotice" w:id="1">
    <w:p w14:paraId="2C556680" w14:textId="77777777" w:rsidR="00223DAB" w:rsidRDefault="00223D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CC05" w14:textId="19014C7E" w:rsidR="00C14350" w:rsidRDefault="00C362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1E0349F" wp14:editId="6E1B23D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3500" cy="333375"/>
              <wp:effectExtent l="0" t="0" r="0" b="9525"/>
              <wp:wrapNone/>
              <wp:docPr id="745234238" name="Text Box 2" descr="Restricted - legal privileg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324B21" w14:textId="2E78DF4C" w:rsidR="00C36289" w:rsidRPr="00C36289" w:rsidRDefault="00C3628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  <w:rPrChange w:id="0" w:author="Unknown" w:date="2025-03-03T02:32:00Z">
                                <w:rPr/>
                              </w:rPrChange>
                            </w:rPr>
                          </w:pPr>
                          <w:ins w:id="1" w:author="Unknown" w:date="2025-03-03T02:32:00Z">
                            <w:r w:rsidRPr="00C36289"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Cs w:val="20"/>
                                <w:rPrChange w:id="2" w:author="Unknown" w:date="2025-03-03T02:32:00Z">
                                  <w:rPr/>
                                </w:rPrChange>
                              </w:rPr>
                              <w:t>Restricted - legal privilege</w:t>
                            </w:r>
                          </w:ins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1E034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 - legal privilege" style="position:absolute;left:0;text-align:left;margin-left:0;margin-top:0;width:105pt;height:26.25pt;z-index:25165721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" filled="f" stroked="f">
              <v:textbox style="mso-fit-shape-to-text:t" inset="0,15pt,0,0">
                <w:txbxContent>
                  <w:p w14:paraId="12324B21" w14:textId="2E78DF4C" w:rsidR="00C36289" w:rsidRPr="00C36289" w:rsidRDefault="00C3628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  <w:rPrChange w:id="3" w:author="Unknown" w:date="2025-03-03T02:32:00Z">
                          <w:rPr/>
                        </w:rPrChange>
                      </w:rPr>
                    </w:pPr>
                    <w:ins w:id="4" w:author="Unknown" w:date="2025-03-03T02:32:00Z">
                      <w:r w:rsidRPr="00C36289">
                        <w:rPr>
                          <w:rFonts w:ascii="Calibri" w:eastAsia="Calibri" w:hAnsi="Calibri" w:cs="Calibri"/>
                          <w:noProof/>
                          <w:color w:val="000000"/>
                          <w:szCs w:val="20"/>
                          <w:rPrChange w:id="5" w:author="Unknown" w:date="2025-03-03T02:32:00Z">
                            <w:rPr/>
                          </w:rPrChange>
                        </w:rPr>
                        <w:t>Restricted - legal privilege</w:t>
                      </w:r>
                    </w:ins>
                  </w:p>
                </w:txbxContent>
              </v:textbox>
              <w10:wrap anchorx="page" anchory="page"/>
            </v:shape>
          </w:pict>
        </mc:Fallback>
      </mc:AlternateContent>
    </w:r>
    <w:r w:rsidR="00223DAB">
      <w:rPr>
        <w:noProof/>
      </w:rPr>
      <w:pict w14:anchorId="584889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66249" o:spid="_x0000_s3073" type="#_x0000_t136" style="position:absolute;left:0;text-align:left;margin-left:0;margin-top:0;width:454.5pt;height:181.8pt;rotation:315;z-index:-251657216;mso-position-horizontal:center;mso-position-horizontal-relative:margin;mso-position-vertical:center;mso-position-vertical-relative:margin" o:allowincell="f" fillcolor="#a5a5a5" stroked="f">
          <v:textpath style="font-family:&quot;Arial&quot;;font-size:1pt" string="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EB46" w14:textId="2F8A0BEF" w:rsidR="0063611F" w:rsidRDefault="00C36289">
    <w:pP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F8A863" wp14:editId="25EB6DF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3500" cy="333375"/>
              <wp:effectExtent l="0" t="0" r="0" b="9525"/>
              <wp:wrapNone/>
              <wp:docPr id="1657401025" name="Text Box 3" descr="Restricted - legal privileg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A2087A" w14:textId="6E2BEB36" w:rsidR="00C36289" w:rsidRPr="00C36289" w:rsidRDefault="00C3628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  <w:rPrChange w:id="3" w:author="Unknown" w:date="2025-03-03T02:32:00Z">
                                <w:rPr/>
                              </w:rPrChange>
                            </w:rPr>
                          </w:pPr>
                          <w:ins w:id="4" w:author="Unknown" w:date="2025-03-03T02:32:00Z">
                            <w:r w:rsidRPr="00C36289"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Cs w:val="20"/>
                                <w:rPrChange w:id="5" w:author="Unknown" w:date="2025-03-03T02:32:00Z">
                                  <w:rPr/>
                                </w:rPrChange>
                              </w:rPr>
                              <w:t>Restricted - legal privilege</w:t>
                            </w:r>
                          </w:ins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DF8A86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 - legal privilege" style="position:absolute;left:0;text-align:left;margin-left:0;margin-top:0;width:105pt;height:26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" filled="f" stroked="f">
              <v:textbox style="mso-fit-shape-to-text:t" inset="0,15pt,0,0">
                <w:txbxContent>
                  <w:p w14:paraId="07A2087A" w14:textId="6E2BEB36" w:rsidR="00C36289" w:rsidRPr="00C36289" w:rsidRDefault="00C3628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  <w:rPrChange w:id="9" w:author="Unknown" w:date="2025-03-03T02:32:00Z">
                          <w:rPr/>
                        </w:rPrChange>
                      </w:rPr>
                    </w:pPr>
                    <w:ins w:id="10" w:author="Unknown" w:date="2025-03-03T02:32:00Z">
                      <w:r w:rsidRPr="00C36289">
                        <w:rPr>
                          <w:rFonts w:ascii="Calibri" w:eastAsia="Calibri" w:hAnsi="Calibri" w:cs="Calibri"/>
                          <w:noProof/>
                          <w:color w:val="000000"/>
                          <w:szCs w:val="20"/>
                          <w:rPrChange w:id="11" w:author="Unknown" w:date="2025-03-03T02:32:00Z">
                            <w:rPr/>
                          </w:rPrChange>
                        </w:rPr>
                        <w:t>Restricted - legal privilege</w:t>
                      </w:r>
                    </w:ins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2478872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089081" w14:textId="77777777" w:rsidR="0063611F" w:rsidRDefault="00976527">
        <w:pP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793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31CE9" w14:textId="79E55A28" w:rsidR="00425849" w:rsidRDefault="00C362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EC0B17B" wp14:editId="0F83D19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3500" cy="333375"/>
              <wp:effectExtent l="0" t="0" r="0" b="9525"/>
              <wp:wrapNone/>
              <wp:docPr id="1793274888" name="Text Box 1" descr="Restricted - legal privileg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BFB24" w14:textId="5C1E3FD6" w:rsidR="00C36289" w:rsidRPr="00C36289" w:rsidRDefault="00C3628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  <w:rPrChange w:id="6" w:author="Unknown" w:date="2025-03-03T02:32:00Z">
                                <w:rPr/>
                              </w:rPrChange>
                            </w:rPr>
                          </w:pPr>
                          <w:ins w:id="7" w:author="Unknown" w:date="2025-03-03T02:32:00Z">
                            <w:r w:rsidRPr="00C36289"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Cs w:val="20"/>
                                <w:rPrChange w:id="8" w:author="Unknown" w:date="2025-03-03T02:32:00Z">
                                  <w:rPr/>
                                </w:rPrChange>
                              </w:rPr>
                              <w:t>Restricted - legal privilege</w:t>
                            </w:r>
                          </w:ins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EC0B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 - legal privilege" style="position:absolute;left:0;text-align:left;margin-left:0;margin-top:0;width:105pt;height:26.25pt;z-index:25165619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" filled="f" stroked="f">
              <v:textbox style="mso-fit-shape-to-text:t" inset="0,15pt,0,0">
                <w:txbxContent>
                  <w:p w14:paraId="143BFB24" w14:textId="5C1E3FD6" w:rsidR="00C36289" w:rsidRPr="00C36289" w:rsidRDefault="00C3628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  <w:rPrChange w:id="15" w:author="Unknown" w:date="2025-03-03T02:32:00Z">
                          <w:rPr/>
                        </w:rPrChange>
                      </w:rPr>
                    </w:pPr>
                    <w:ins w:id="16" w:author="Unknown" w:date="2025-03-03T02:32:00Z">
                      <w:r w:rsidRPr="00C36289">
                        <w:rPr>
                          <w:rFonts w:ascii="Calibri" w:eastAsia="Calibri" w:hAnsi="Calibri" w:cs="Calibri"/>
                          <w:noProof/>
                          <w:color w:val="000000"/>
                          <w:szCs w:val="20"/>
                          <w:rPrChange w:id="17" w:author="Unknown" w:date="2025-03-03T02:32:00Z">
                            <w:rPr/>
                          </w:rPrChange>
                        </w:rPr>
                        <w:t>Restricted - legal privilege</w:t>
                      </w:r>
                    </w:ins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767C"/>
    <w:multiLevelType w:val="hybridMultilevel"/>
    <w:tmpl w:val="F906EF1A"/>
    <w:lvl w:ilvl="0" w:tplc="47BEDAAE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  <w:bCs/>
      </w:rPr>
    </w:lvl>
    <w:lvl w:ilvl="1" w:tplc="CE02D96E" w:tentative="1">
      <w:start w:val="1"/>
      <w:numFmt w:val="lowerLetter"/>
      <w:lvlText w:val="%2."/>
      <w:lvlJc w:val="left"/>
      <w:pPr>
        <w:ind w:left="1800" w:hanging="360"/>
      </w:pPr>
    </w:lvl>
    <w:lvl w:ilvl="2" w:tplc="E1F866C2" w:tentative="1">
      <w:start w:val="1"/>
      <w:numFmt w:val="lowerRoman"/>
      <w:lvlText w:val="%3."/>
      <w:lvlJc w:val="right"/>
      <w:pPr>
        <w:ind w:left="2520" w:hanging="180"/>
      </w:pPr>
    </w:lvl>
    <w:lvl w:ilvl="3" w:tplc="9BC6AA98" w:tentative="1">
      <w:start w:val="1"/>
      <w:numFmt w:val="decimal"/>
      <w:lvlText w:val="%4."/>
      <w:lvlJc w:val="left"/>
      <w:pPr>
        <w:ind w:left="3240" w:hanging="360"/>
      </w:pPr>
    </w:lvl>
    <w:lvl w:ilvl="4" w:tplc="F7E826C0" w:tentative="1">
      <w:start w:val="1"/>
      <w:numFmt w:val="lowerLetter"/>
      <w:lvlText w:val="%5."/>
      <w:lvlJc w:val="left"/>
      <w:pPr>
        <w:ind w:left="3960" w:hanging="360"/>
      </w:pPr>
    </w:lvl>
    <w:lvl w:ilvl="5" w:tplc="EAB83102" w:tentative="1">
      <w:start w:val="1"/>
      <w:numFmt w:val="lowerRoman"/>
      <w:lvlText w:val="%6."/>
      <w:lvlJc w:val="right"/>
      <w:pPr>
        <w:ind w:left="4680" w:hanging="180"/>
      </w:pPr>
    </w:lvl>
    <w:lvl w:ilvl="6" w:tplc="7A5E0804" w:tentative="1">
      <w:start w:val="1"/>
      <w:numFmt w:val="decimal"/>
      <w:lvlText w:val="%7."/>
      <w:lvlJc w:val="left"/>
      <w:pPr>
        <w:ind w:left="5400" w:hanging="360"/>
      </w:pPr>
    </w:lvl>
    <w:lvl w:ilvl="7" w:tplc="C60EA796" w:tentative="1">
      <w:start w:val="1"/>
      <w:numFmt w:val="lowerLetter"/>
      <w:lvlText w:val="%8."/>
      <w:lvlJc w:val="left"/>
      <w:pPr>
        <w:ind w:left="6120" w:hanging="360"/>
      </w:pPr>
    </w:lvl>
    <w:lvl w:ilvl="8" w:tplc="D05A91E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E0564"/>
    <w:multiLevelType w:val="hybridMultilevel"/>
    <w:tmpl w:val="9F643E14"/>
    <w:lvl w:ilvl="0" w:tplc="D61EEEF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8CE23F9C" w:tentative="1">
      <w:start w:val="1"/>
      <w:numFmt w:val="lowerLetter"/>
      <w:lvlText w:val="%2."/>
      <w:lvlJc w:val="left"/>
      <w:pPr>
        <w:ind w:left="2880" w:hanging="360"/>
      </w:pPr>
    </w:lvl>
    <w:lvl w:ilvl="2" w:tplc="ABD0F17C" w:tentative="1">
      <w:start w:val="1"/>
      <w:numFmt w:val="lowerRoman"/>
      <w:lvlText w:val="%3."/>
      <w:lvlJc w:val="right"/>
      <w:pPr>
        <w:ind w:left="3600" w:hanging="180"/>
      </w:pPr>
    </w:lvl>
    <w:lvl w:ilvl="3" w:tplc="DA8CC912" w:tentative="1">
      <w:start w:val="1"/>
      <w:numFmt w:val="decimal"/>
      <w:lvlText w:val="%4."/>
      <w:lvlJc w:val="left"/>
      <w:pPr>
        <w:ind w:left="4320" w:hanging="360"/>
      </w:pPr>
    </w:lvl>
    <w:lvl w:ilvl="4" w:tplc="424236AA" w:tentative="1">
      <w:start w:val="1"/>
      <w:numFmt w:val="lowerLetter"/>
      <w:lvlText w:val="%5."/>
      <w:lvlJc w:val="left"/>
      <w:pPr>
        <w:ind w:left="5040" w:hanging="360"/>
      </w:pPr>
    </w:lvl>
    <w:lvl w:ilvl="5" w:tplc="7A50E58E" w:tentative="1">
      <w:start w:val="1"/>
      <w:numFmt w:val="lowerRoman"/>
      <w:lvlText w:val="%6."/>
      <w:lvlJc w:val="right"/>
      <w:pPr>
        <w:ind w:left="5760" w:hanging="180"/>
      </w:pPr>
    </w:lvl>
    <w:lvl w:ilvl="6" w:tplc="10F85276" w:tentative="1">
      <w:start w:val="1"/>
      <w:numFmt w:val="decimal"/>
      <w:lvlText w:val="%7."/>
      <w:lvlJc w:val="left"/>
      <w:pPr>
        <w:ind w:left="6480" w:hanging="360"/>
      </w:pPr>
    </w:lvl>
    <w:lvl w:ilvl="7" w:tplc="1454199C" w:tentative="1">
      <w:start w:val="1"/>
      <w:numFmt w:val="lowerLetter"/>
      <w:lvlText w:val="%8."/>
      <w:lvlJc w:val="left"/>
      <w:pPr>
        <w:ind w:left="7200" w:hanging="360"/>
      </w:pPr>
    </w:lvl>
    <w:lvl w:ilvl="8" w:tplc="F65CAF2C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8CA3A24"/>
    <w:multiLevelType w:val="hybridMultilevel"/>
    <w:tmpl w:val="9F643E14"/>
    <w:lvl w:ilvl="0" w:tplc="9E20A4E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97F06922" w:tentative="1">
      <w:start w:val="1"/>
      <w:numFmt w:val="lowerLetter"/>
      <w:lvlText w:val="%2."/>
      <w:lvlJc w:val="left"/>
      <w:pPr>
        <w:ind w:left="2880" w:hanging="360"/>
      </w:pPr>
    </w:lvl>
    <w:lvl w:ilvl="2" w:tplc="967823B4" w:tentative="1">
      <w:start w:val="1"/>
      <w:numFmt w:val="lowerRoman"/>
      <w:lvlText w:val="%3."/>
      <w:lvlJc w:val="right"/>
      <w:pPr>
        <w:ind w:left="3600" w:hanging="180"/>
      </w:pPr>
    </w:lvl>
    <w:lvl w:ilvl="3" w:tplc="00BEDC9A" w:tentative="1">
      <w:start w:val="1"/>
      <w:numFmt w:val="decimal"/>
      <w:lvlText w:val="%4."/>
      <w:lvlJc w:val="left"/>
      <w:pPr>
        <w:ind w:left="4320" w:hanging="360"/>
      </w:pPr>
    </w:lvl>
    <w:lvl w:ilvl="4" w:tplc="95987062" w:tentative="1">
      <w:start w:val="1"/>
      <w:numFmt w:val="lowerLetter"/>
      <w:lvlText w:val="%5."/>
      <w:lvlJc w:val="left"/>
      <w:pPr>
        <w:ind w:left="5040" w:hanging="360"/>
      </w:pPr>
    </w:lvl>
    <w:lvl w:ilvl="5" w:tplc="C79C25B2" w:tentative="1">
      <w:start w:val="1"/>
      <w:numFmt w:val="lowerRoman"/>
      <w:lvlText w:val="%6."/>
      <w:lvlJc w:val="right"/>
      <w:pPr>
        <w:ind w:left="5760" w:hanging="180"/>
      </w:pPr>
    </w:lvl>
    <w:lvl w:ilvl="6" w:tplc="6AEA2BFA" w:tentative="1">
      <w:start w:val="1"/>
      <w:numFmt w:val="decimal"/>
      <w:lvlText w:val="%7."/>
      <w:lvlJc w:val="left"/>
      <w:pPr>
        <w:ind w:left="6480" w:hanging="360"/>
      </w:pPr>
    </w:lvl>
    <w:lvl w:ilvl="7" w:tplc="902A3974" w:tentative="1">
      <w:start w:val="1"/>
      <w:numFmt w:val="lowerLetter"/>
      <w:lvlText w:val="%8."/>
      <w:lvlJc w:val="left"/>
      <w:pPr>
        <w:ind w:left="7200" w:hanging="360"/>
      </w:pPr>
    </w:lvl>
    <w:lvl w:ilvl="8" w:tplc="9FDE9190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3C27346"/>
    <w:multiLevelType w:val="hybridMultilevel"/>
    <w:tmpl w:val="B95A38C4"/>
    <w:lvl w:ilvl="0" w:tplc="1AA4489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08E30BE">
      <w:start w:val="1"/>
      <w:numFmt w:val="lowerLetter"/>
      <w:lvlText w:val="%2)"/>
      <w:lvlJc w:val="left"/>
      <w:pPr>
        <w:ind w:left="1800" w:hanging="360"/>
      </w:pPr>
    </w:lvl>
    <w:lvl w:ilvl="2" w:tplc="733E7428" w:tentative="1">
      <w:start w:val="1"/>
      <w:numFmt w:val="lowerRoman"/>
      <w:lvlText w:val="%3."/>
      <w:lvlJc w:val="right"/>
      <w:pPr>
        <w:ind w:left="2520" w:hanging="180"/>
      </w:pPr>
    </w:lvl>
    <w:lvl w:ilvl="3" w:tplc="92B4820C" w:tentative="1">
      <w:start w:val="1"/>
      <w:numFmt w:val="decimal"/>
      <w:lvlText w:val="%4."/>
      <w:lvlJc w:val="left"/>
      <w:pPr>
        <w:ind w:left="3240" w:hanging="360"/>
      </w:pPr>
    </w:lvl>
    <w:lvl w:ilvl="4" w:tplc="9ED83A54" w:tentative="1">
      <w:start w:val="1"/>
      <w:numFmt w:val="lowerLetter"/>
      <w:lvlText w:val="%5."/>
      <w:lvlJc w:val="left"/>
      <w:pPr>
        <w:ind w:left="3960" w:hanging="360"/>
      </w:pPr>
    </w:lvl>
    <w:lvl w:ilvl="5" w:tplc="3296F772" w:tentative="1">
      <w:start w:val="1"/>
      <w:numFmt w:val="lowerRoman"/>
      <w:lvlText w:val="%6."/>
      <w:lvlJc w:val="right"/>
      <w:pPr>
        <w:ind w:left="4680" w:hanging="180"/>
      </w:pPr>
    </w:lvl>
    <w:lvl w:ilvl="6" w:tplc="5A388FE4" w:tentative="1">
      <w:start w:val="1"/>
      <w:numFmt w:val="decimal"/>
      <w:lvlText w:val="%7."/>
      <w:lvlJc w:val="left"/>
      <w:pPr>
        <w:ind w:left="5400" w:hanging="360"/>
      </w:pPr>
    </w:lvl>
    <w:lvl w:ilvl="7" w:tplc="86502AF4" w:tentative="1">
      <w:start w:val="1"/>
      <w:numFmt w:val="lowerLetter"/>
      <w:lvlText w:val="%8."/>
      <w:lvlJc w:val="left"/>
      <w:pPr>
        <w:ind w:left="6120" w:hanging="360"/>
      </w:pPr>
    </w:lvl>
    <w:lvl w:ilvl="8" w:tplc="3964FA0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611E88"/>
    <w:multiLevelType w:val="multilevel"/>
    <w:tmpl w:val="B8B6A82A"/>
    <w:numStyleLink w:val="NumberingMain"/>
  </w:abstractNum>
  <w:abstractNum w:abstractNumId="5" w15:restartNumberingAfterBreak="0">
    <w:nsid w:val="31BD62DA"/>
    <w:multiLevelType w:val="hybridMultilevel"/>
    <w:tmpl w:val="F65CB548"/>
    <w:lvl w:ilvl="0" w:tplc="469E7890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  <w:bCs/>
      </w:rPr>
    </w:lvl>
    <w:lvl w:ilvl="1" w:tplc="AA60CF62">
      <w:start w:val="1"/>
      <w:numFmt w:val="lowerLetter"/>
      <w:lvlText w:val="%2)"/>
      <w:lvlJc w:val="left"/>
      <w:pPr>
        <w:ind w:left="1800" w:hanging="360"/>
      </w:pPr>
    </w:lvl>
    <w:lvl w:ilvl="2" w:tplc="639A8214" w:tentative="1">
      <w:start w:val="1"/>
      <w:numFmt w:val="lowerRoman"/>
      <w:lvlText w:val="%3."/>
      <w:lvlJc w:val="right"/>
      <w:pPr>
        <w:ind w:left="2520" w:hanging="180"/>
      </w:pPr>
    </w:lvl>
    <w:lvl w:ilvl="3" w:tplc="B50285E4" w:tentative="1">
      <w:start w:val="1"/>
      <w:numFmt w:val="decimal"/>
      <w:lvlText w:val="%4."/>
      <w:lvlJc w:val="left"/>
      <w:pPr>
        <w:ind w:left="3240" w:hanging="360"/>
      </w:pPr>
    </w:lvl>
    <w:lvl w:ilvl="4" w:tplc="1040AE94" w:tentative="1">
      <w:start w:val="1"/>
      <w:numFmt w:val="lowerLetter"/>
      <w:lvlText w:val="%5."/>
      <w:lvlJc w:val="left"/>
      <w:pPr>
        <w:ind w:left="3960" w:hanging="360"/>
      </w:pPr>
    </w:lvl>
    <w:lvl w:ilvl="5" w:tplc="192037C0" w:tentative="1">
      <w:start w:val="1"/>
      <w:numFmt w:val="lowerRoman"/>
      <w:lvlText w:val="%6."/>
      <w:lvlJc w:val="right"/>
      <w:pPr>
        <w:ind w:left="4680" w:hanging="180"/>
      </w:pPr>
    </w:lvl>
    <w:lvl w:ilvl="6" w:tplc="0A968370" w:tentative="1">
      <w:start w:val="1"/>
      <w:numFmt w:val="decimal"/>
      <w:lvlText w:val="%7."/>
      <w:lvlJc w:val="left"/>
      <w:pPr>
        <w:ind w:left="5400" w:hanging="360"/>
      </w:pPr>
    </w:lvl>
    <w:lvl w:ilvl="7" w:tplc="BE0E915A" w:tentative="1">
      <w:start w:val="1"/>
      <w:numFmt w:val="lowerLetter"/>
      <w:lvlText w:val="%8."/>
      <w:lvlJc w:val="left"/>
      <w:pPr>
        <w:ind w:left="6120" w:hanging="360"/>
      </w:pPr>
    </w:lvl>
    <w:lvl w:ilvl="8" w:tplc="B48626F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AC3F75"/>
    <w:multiLevelType w:val="multilevel"/>
    <w:tmpl w:val="B8B6A82A"/>
    <w:styleLink w:val="NumberingMain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728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152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hint="default"/>
        <w:b w:val="0"/>
        <w:i w:val="0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Letter"/>
      <w:lvlText w:val="(%9)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7C0485B"/>
    <w:multiLevelType w:val="multilevel"/>
    <w:tmpl w:val="FE92B772"/>
    <w:lvl w:ilvl="0">
      <w:start w:val="1"/>
      <w:numFmt w:val="decimal"/>
      <w:isLgl/>
      <w:suff w:val="space"/>
      <w:lvlText w:val="Schedule %1"/>
      <w:lvlJc w:val="left"/>
      <w:pPr>
        <w:ind w:left="0" w:firstLine="0"/>
      </w:pPr>
      <w:rPr>
        <w:rFonts w:hint="default"/>
        <w:b/>
        <w:i w:val="0"/>
        <w:caps/>
      </w:rPr>
    </w:lvl>
    <w:lvl w:ilvl="1">
      <w:start w:val="1"/>
      <w:numFmt w:val="decimal"/>
      <w:suff w:val="space"/>
      <w:lvlText w:val="Part %2"/>
      <w:lvlJc w:val="left"/>
      <w:pPr>
        <w:ind w:left="0" w:firstLine="0"/>
      </w:pPr>
      <w:rPr>
        <w:rFonts w:hint="default"/>
        <w:b/>
        <w:i w:val="0"/>
        <w:caps/>
      </w:rPr>
    </w:lvl>
    <w:lvl w:ilvl="2">
      <w:start w:val="1"/>
      <w:numFmt w:val="decimal"/>
      <w:isLgl/>
      <w:lvlText w:val="%3."/>
      <w:lvlJc w:val="left"/>
      <w:pPr>
        <w:ind w:left="720" w:hanging="720"/>
      </w:pPr>
      <w:rPr>
        <w:rFonts w:hint="default"/>
        <w:b/>
        <w:i w:val="0"/>
        <w:caps/>
      </w:rPr>
    </w:lvl>
    <w:lvl w:ilvl="3">
      <w:start w:val="1"/>
      <w:numFmt w:val="decimal"/>
      <w:isLgl/>
      <w:lvlText w:val="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3.%4.%5"/>
      <w:lvlJc w:val="left"/>
      <w:pPr>
        <w:ind w:left="1729" w:hanging="1009"/>
      </w:pPr>
      <w:rPr>
        <w:rFonts w:hint="default"/>
      </w:rPr>
    </w:lvl>
    <w:lvl w:ilvl="5">
      <w:start w:val="1"/>
      <w:numFmt w:val="decimal"/>
      <w:isLgl/>
      <w:lvlText w:val="%3.%4.%5.%6"/>
      <w:lvlJc w:val="left"/>
      <w:pPr>
        <w:ind w:left="2880" w:hanging="1151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A171E17"/>
    <w:multiLevelType w:val="multilevel"/>
    <w:tmpl w:val="B8B6A82A"/>
    <w:numStyleLink w:val="NumberingMain"/>
  </w:abstractNum>
  <w:abstractNum w:abstractNumId="9" w15:restartNumberingAfterBreak="0">
    <w:nsid w:val="4B885354"/>
    <w:multiLevelType w:val="hybridMultilevel"/>
    <w:tmpl w:val="B92EB63A"/>
    <w:lvl w:ilvl="0" w:tplc="7DD8592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AB2311C">
      <w:start w:val="1"/>
      <w:numFmt w:val="lowerLetter"/>
      <w:lvlText w:val="(%2)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7C0A1C7E" w:tentative="1">
      <w:start w:val="1"/>
      <w:numFmt w:val="lowerRoman"/>
      <w:lvlText w:val="%3."/>
      <w:lvlJc w:val="right"/>
      <w:pPr>
        <w:ind w:left="2520" w:hanging="180"/>
      </w:pPr>
    </w:lvl>
    <w:lvl w:ilvl="3" w:tplc="876EF32E" w:tentative="1">
      <w:start w:val="1"/>
      <w:numFmt w:val="decimal"/>
      <w:lvlText w:val="%4."/>
      <w:lvlJc w:val="left"/>
      <w:pPr>
        <w:ind w:left="3240" w:hanging="360"/>
      </w:pPr>
    </w:lvl>
    <w:lvl w:ilvl="4" w:tplc="EEE0C16C" w:tentative="1">
      <w:start w:val="1"/>
      <w:numFmt w:val="lowerLetter"/>
      <w:lvlText w:val="%5."/>
      <w:lvlJc w:val="left"/>
      <w:pPr>
        <w:ind w:left="3960" w:hanging="360"/>
      </w:pPr>
    </w:lvl>
    <w:lvl w:ilvl="5" w:tplc="CB12259C" w:tentative="1">
      <w:start w:val="1"/>
      <w:numFmt w:val="lowerRoman"/>
      <w:lvlText w:val="%6."/>
      <w:lvlJc w:val="right"/>
      <w:pPr>
        <w:ind w:left="4680" w:hanging="180"/>
      </w:pPr>
    </w:lvl>
    <w:lvl w:ilvl="6" w:tplc="1BEEC954" w:tentative="1">
      <w:start w:val="1"/>
      <w:numFmt w:val="decimal"/>
      <w:lvlText w:val="%7."/>
      <w:lvlJc w:val="left"/>
      <w:pPr>
        <w:ind w:left="5400" w:hanging="360"/>
      </w:pPr>
    </w:lvl>
    <w:lvl w:ilvl="7" w:tplc="2ED89BBC" w:tentative="1">
      <w:start w:val="1"/>
      <w:numFmt w:val="lowerLetter"/>
      <w:lvlText w:val="%8."/>
      <w:lvlJc w:val="left"/>
      <w:pPr>
        <w:ind w:left="6120" w:hanging="360"/>
      </w:pPr>
    </w:lvl>
    <w:lvl w:ilvl="8" w:tplc="235001F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B420A4"/>
    <w:multiLevelType w:val="multilevel"/>
    <w:tmpl w:val="7A6013E0"/>
    <w:styleLink w:val="NumberingSchedules"/>
    <w:lvl w:ilvl="0">
      <w:start w:val="1"/>
      <w:numFmt w:val="none"/>
      <w:suff w:val="nothing"/>
      <w:lvlText w:val="SCHEDULE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none"/>
      <w:suff w:val="nothing"/>
      <w:lvlText w:val="PART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3.%4.%5.%6"/>
      <w:lvlJc w:val="left"/>
      <w:pPr>
        <w:ind w:left="3168" w:hanging="1440"/>
      </w:pPr>
      <w:rPr>
        <w:rFonts w:hint="default"/>
      </w:rPr>
    </w:lvl>
    <w:lvl w:ilvl="6">
      <w:start w:val="1"/>
      <w:numFmt w:val="decimal"/>
      <w:lvlText w:val="%3.%4.%5.%6.%7"/>
      <w:lvlJc w:val="left"/>
      <w:pPr>
        <w:tabs>
          <w:tab w:val="num" w:pos="2880"/>
        </w:tabs>
        <w:ind w:left="4752" w:hanging="18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A066871"/>
    <w:multiLevelType w:val="hybridMultilevel"/>
    <w:tmpl w:val="51720E38"/>
    <w:lvl w:ilvl="0" w:tplc="E3607B48">
      <w:start w:val="1"/>
      <w:numFmt w:val="lowerLetter"/>
      <w:lvlText w:val="(%1)"/>
      <w:lvlJc w:val="left"/>
      <w:pPr>
        <w:ind w:left="2061" w:hanging="360"/>
      </w:pPr>
      <w:rPr>
        <w:rFonts w:hint="default"/>
      </w:rPr>
    </w:lvl>
    <w:lvl w:ilvl="1" w:tplc="194AB310" w:tentative="1">
      <w:start w:val="1"/>
      <w:numFmt w:val="lowerLetter"/>
      <w:lvlText w:val="%2."/>
      <w:lvlJc w:val="left"/>
      <w:pPr>
        <w:ind w:left="2781" w:hanging="360"/>
      </w:pPr>
    </w:lvl>
    <w:lvl w:ilvl="2" w:tplc="F5CC3BD0" w:tentative="1">
      <w:start w:val="1"/>
      <w:numFmt w:val="lowerRoman"/>
      <w:lvlText w:val="%3."/>
      <w:lvlJc w:val="right"/>
      <w:pPr>
        <w:ind w:left="3501" w:hanging="180"/>
      </w:pPr>
    </w:lvl>
    <w:lvl w:ilvl="3" w:tplc="2CC2813E" w:tentative="1">
      <w:start w:val="1"/>
      <w:numFmt w:val="decimal"/>
      <w:lvlText w:val="%4."/>
      <w:lvlJc w:val="left"/>
      <w:pPr>
        <w:ind w:left="4221" w:hanging="360"/>
      </w:pPr>
    </w:lvl>
    <w:lvl w:ilvl="4" w:tplc="BADCFC60" w:tentative="1">
      <w:start w:val="1"/>
      <w:numFmt w:val="lowerLetter"/>
      <w:lvlText w:val="%5."/>
      <w:lvlJc w:val="left"/>
      <w:pPr>
        <w:ind w:left="4941" w:hanging="360"/>
      </w:pPr>
    </w:lvl>
    <w:lvl w:ilvl="5" w:tplc="BCA47682" w:tentative="1">
      <w:start w:val="1"/>
      <w:numFmt w:val="lowerRoman"/>
      <w:lvlText w:val="%6."/>
      <w:lvlJc w:val="right"/>
      <w:pPr>
        <w:ind w:left="5661" w:hanging="180"/>
      </w:pPr>
    </w:lvl>
    <w:lvl w:ilvl="6" w:tplc="EA72C680" w:tentative="1">
      <w:start w:val="1"/>
      <w:numFmt w:val="decimal"/>
      <w:lvlText w:val="%7."/>
      <w:lvlJc w:val="left"/>
      <w:pPr>
        <w:ind w:left="6381" w:hanging="360"/>
      </w:pPr>
    </w:lvl>
    <w:lvl w:ilvl="7" w:tplc="B12C8C06" w:tentative="1">
      <w:start w:val="1"/>
      <w:numFmt w:val="lowerLetter"/>
      <w:lvlText w:val="%8."/>
      <w:lvlJc w:val="left"/>
      <w:pPr>
        <w:ind w:left="7101" w:hanging="360"/>
      </w:pPr>
    </w:lvl>
    <w:lvl w:ilvl="8" w:tplc="506C9CFA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5B006021"/>
    <w:multiLevelType w:val="multilevel"/>
    <w:tmpl w:val="B5F6114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800" w:hanging="108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168" w:hanging="144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752" w:hanging="187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E3E378A"/>
    <w:multiLevelType w:val="multilevel"/>
    <w:tmpl w:val="55DAE916"/>
    <w:lvl w:ilvl="0">
      <w:start w:val="1"/>
      <w:numFmt w:val="decimal"/>
      <w:pStyle w:val="Level1Heading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Level2Number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pStyle w:val="Level3Number"/>
      <w:lvlText w:val="%1.%2.%3"/>
      <w:lvlJc w:val="left"/>
      <w:pPr>
        <w:tabs>
          <w:tab w:val="num" w:pos="1728"/>
        </w:tabs>
        <w:ind w:left="1728" w:hanging="1008"/>
      </w:pPr>
      <w:rPr>
        <w:rFonts w:hint="default"/>
        <w:b w:val="0"/>
        <w:i w:val="0"/>
      </w:rPr>
    </w:lvl>
    <w:lvl w:ilvl="3">
      <w:start w:val="1"/>
      <w:numFmt w:val="decimal"/>
      <w:pStyle w:val="Level4Number"/>
      <w:lvlText w:val="%1.%2.%3.%4"/>
      <w:lvlJc w:val="left"/>
      <w:pPr>
        <w:tabs>
          <w:tab w:val="num" w:pos="2880"/>
        </w:tabs>
        <w:ind w:left="2880" w:hanging="1152"/>
      </w:pPr>
      <w:rPr>
        <w:rFonts w:hint="default"/>
        <w:b w:val="0"/>
        <w:i w:val="0"/>
      </w:rPr>
    </w:lvl>
    <w:lvl w:ilvl="4">
      <w:start w:val="1"/>
      <w:numFmt w:val="decimal"/>
      <w:pStyle w:val="Level5Number"/>
      <w:lvlText w:val="%1.%2.%3.%4.%5"/>
      <w:lvlJc w:val="left"/>
      <w:pPr>
        <w:tabs>
          <w:tab w:val="num" w:pos="4320"/>
        </w:tabs>
        <w:ind w:left="1440" w:firstLine="1440"/>
      </w:pPr>
      <w:rPr>
        <w:rFonts w:hint="default"/>
        <w:b w:val="0"/>
        <w:i w:val="0"/>
      </w:rPr>
    </w:lvl>
    <w:lvl w:ilvl="5">
      <w:start w:val="1"/>
      <w:numFmt w:val="lowerLetter"/>
      <w:pStyle w:val="Level6Number"/>
      <w:lvlText w:val="(%6)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asciiTheme="minorHAnsi" w:eastAsiaTheme="minorHAnsi" w:hAnsiTheme="minorHAnsi" w:cstheme="minorBidi" w:hint="default"/>
      </w:rPr>
    </w:lvl>
  </w:abstractNum>
  <w:abstractNum w:abstractNumId="14" w15:restartNumberingAfterBreak="0">
    <w:nsid w:val="693021D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F06112A"/>
    <w:multiLevelType w:val="hybridMultilevel"/>
    <w:tmpl w:val="ACF4A224"/>
    <w:lvl w:ilvl="0" w:tplc="C54C9D6C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E1E81EDA" w:tentative="1">
      <w:start w:val="1"/>
      <w:numFmt w:val="lowerLetter"/>
      <w:lvlText w:val="%2."/>
      <w:lvlJc w:val="left"/>
      <w:pPr>
        <w:ind w:left="3240" w:hanging="360"/>
      </w:pPr>
    </w:lvl>
    <w:lvl w:ilvl="2" w:tplc="0B4E28A4" w:tentative="1">
      <w:start w:val="1"/>
      <w:numFmt w:val="lowerRoman"/>
      <w:lvlText w:val="%3."/>
      <w:lvlJc w:val="right"/>
      <w:pPr>
        <w:ind w:left="3960" w:hanging="180"/>
      </w:pPr>
    </w:lvl>
    <w:lvl w:ilvl="3" w:tplc="699AA3D2" w:tentative="1">
      <w:start w:val="1"/>
      <w:numFmt w:val="decimal"/>
      <w:lvlText w:val="%4."/>
      <w:lvlJc w:val="left"/>
      <w:pPr>
        <w:ind w:left="4680" w:hanging="360"/>
      </w:pPr>
    </w:lvl>
    <w:lvl w:ilvl="4" w:tplc="3FC26D4A" w:tentative="1">
      <w:start w:val="1"/>
      <w:numFmt w:val="lowerLetter"/>
      <w:lvlText w:val="%5."/>
      <w:lvlJc w:val="left"/>
      <w:pPr>
        <w:ind w:left="5400" w:hanging="360"/>
      </w:pPr>
    </w:lvl>
    <w:lvl w:ilvl="5" w:tplc="364A17D8" w:tentative="1">
      <w:start w:val="1"/>
      <w:numFmt w:val="lowerRoman"/>
      <w:lvlText w:val="%6."/>
      <w:lvlJc w:val="right"/>
      <w:pPr>
        <w:ind w:left="6120" w:hanging="180"/>
      </w:pPr>
    </w:lvl>
    <w:lvl w:ilvl="6" w:tplc="0A42CD22" w:tentative="1">
      <w:start w:val="1"/>
      <w:numFmt w:val="decimal"/>
      <w:lvlText w:val="%7."/>
      <w:lvlJc w:val="left"/>
      <w:pPr>
        <w:ind w:left="6840" w:hanging="360"/>
      </w:pPr>
    </w:lvl>
    <w:lvl w:ilvl="7" w:tplc="25C08178" w:tentative="1">
      <w:start w:val="1"/>
      <w:numFmt w:val="lowerLetter"/>
      <w:lvlText w:val="%8."/>
      <w:lvlJc w:val="left"/>
      <w:pPr>
        <w:ind w:left="7560" w:hanging="360"/>
      </w:pPr>
    </w:lvl>
    <w:lvl w:ilvl="8" w:tplc="65CE1C5E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74762CF4"/>
    <w:multiLevelType w:val="multilevel"/>
    <w:tmpl w:val="B8B6A82A"/>
    <w:numStyleLink w:val="NumberingMain"/>
  </w:abstractNum>
  <w:abstractNum w:abstractNumId="17" w15:restartNumberingAfterBreak="0">
    <w:nsid w:val="790471B7"/>
    <w:multiLevelType w:val="multilevel"/>
    <w:tmpl w:val="8976E4D2"/>
    <w:lvl w:ilvl="0">
      <w:start w:val="1"/>
      <w:numFmt w:val="none"/>
      <w:pStyle w:val="Schedule"/>
      <w:suff w:val="nothing"/>
      <w:lvlText w:val="SCHEDULE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Part"/>
      <w:suff w:val="nothing"/>
      <w:lvlText w:val="PART %2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pStyle w:val="Sch1Heading"/>
      <w:lvlText w:val="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ch2Number"/>
      <w:lvlText w:val="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pStyle w:val="Sch3Number"/>
      <w:lvlText w:val="%3.%4.%5"/>
      <w:lvlJc w:val="left"/>
      <w:pPr>
        <w:ind w:left="1728" w:hanging="1008"/>
      </w:pPr>
      <w:rPr>
        <w:rFonts w:hint="default"/>
        <w:b w:val="0"/>
        <w:i w:val="0"/>
      </w:rPr>
    </w:lvl>
    <w:lvl w:ilvl="5">
      <w:start w:val="1"/>
      <w:numFmt w:val="decimal"/>
      <w:pStyle w:val="Sch4Number"/>
      <w:lvlText w:val="%3.%4.%5.%6"/>
      <w:lvlJc w:val="left"/>
      <w:pPr>
        <w:tabs>
          <w:tab w:val="num" w:pos="2880"/>
        </w:tabs>
        <w:ind w:left="2880" w:hanging="1152"/>
      </w:pPr>
      <w:rPr>
        <w:rFonts w:hint="default"/>
        <w:b w:val="0"/>
        <w:i w:val="0"/>
      </w:rPr>
    </w:lvl>
    <w:lvl w:ilvl="6">
      <w:start w:val="1"/>
      <w:numFmt w:val="decimal"/>
      <w:pStyle w:val="Sch5Number"/>
      <w:lvlText w:val="%3.%4.%5.%6.%7"/>
      <w:lvlJc w:val="left"/>
      <w:pPr>
        <w:tabs>
          <w:tab w:val="num" w:pos="4320"/>
        </w:tabs>
        <w:ind w:left="4320" w:hanging="1440"/>
      </w:pPr>
      <w:rPr>
        <w:rFonts w:hint="default"/>
        <w:b w:val="0"/>
        <w:i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9DB1128"/>
    <w:multiLevelType w:val="hybridMultilevel"/>
    <w:tmpl w:val="A9E6806E"/>
    <w:lvl w:ilvl="0" w:tplc="32B0D1F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6122F4A4" w:tentative="1">
      <w:start w:val="1"/>
      <w:numFmt w:val="lowerLetter"/>
      <w:lvlText w:val="%2."/>
      <w:lvlJc w:val="left"/>
      <w:pPr>
        <w:ind w:left="1800" w:hanging="360"/>
      </w:pPr>
    </w:lvl>
    <w:lvl w:ilvl="2" w:tplc="D4A09D68" w:tentative="1">
      <w:start w:val="1"/>
      <w:numFmt w:val="lowerRoman"/>
      <w:lvlText w:val="%3."/>
      <w:lvlJc w:val="right"/>
      <w:pPr>
        <w:ind w:left="2520" w:hanging="180"/>
      </w:pPr>
    </w:lvl>
    <w:lvl w:ilvl="3" w:tplc="12C69D8E" w:tentative="1">
      <w:start w:val="1"/>
      <w:numFmt w:val="decimal"/>
      <w:lvlText w:val="%4."/>
      <w:lvlJc w:val="left"/>
      <w:pPr>
        <w:ind w:left="3240" w:hanging="360"/>
      </w:pPr>
    </w:lvl>
    <w:lvl w:ilvl="4" w:tplc="E98E99EE" w:tentative="1">
      <w:start w:val="1"/>
      <w:numFmt w:val="lowerLetter"/>
      <w:lvlText w:val="%5."/>
      <w:lvlJc w:val="left"/>
      <w:pPr>
        <w:ind w:left="3960" w:hanging="360"/>
      </w:pPr>
    </w:lvl>
    <w:lvl w:ilvl="5" w:tplc="DBF277BE" w:tentative="1">
      <w:start w:val="1"/>
      <w:numFmt w:val="lowerRoman"/>
      <w:lvlText w:val="%6."/>
      <w:lvlJc w:val="right"/>
      <w:pPr>
        <w:ind w:left="4680" w:hanging="180"/>
      </w:pPr>
    </w:lvl>
    <w:lvl w:ilvl="6" w:tplc="599E6E1A" w:tentative="1">
      <w:start w:val="1"/>
      <w:numFmt w:val="decimal"/>
      <w:lvlText w:val="%7."/>
      <w:lvlJc w:val="left"/>
      <w:pPr>
        <w:ind w:left="5400" w:hanging="360"/>
      </w:pPr>
    </w:lvl>
    <w:lvl w:ilvl="7" w:tplc="4962B1E2" w:tentative="1">
      <w:start w:val="1"/>
      <w:numFmt w:val="lowerLetter"/>
      <w:lvlText w:val="%8."/>
      <w:lvlJc w:val="left"/>
      <w:pPr>
        <w:ind w:left="6120" w:hanging="360"/>
      </w:pPr>
    </w:lvl>
    <w:lvl w:ilvl="8" w:tplc="B3847F3E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13"/>
  </w:num>
  <w:num w:numId="5">
    <w:abstractNumId w:val="8"/>
  </w:num>
  <w:num w:numId="6">
    <w:abstractNumId w:val="4"/>
  </w:num>
  <w:num w:numId="7">
    <w:abstractNumId w:val="10"/>
  </w:num>
  <w:num w:numId="8">
    <w:abstractNumId w:val="17"/>
  </w:num>
  <w:num w:numId="9">
    <w:abstractNumId w:val="16"/>
  </w:num>
  <w:num w:numId="10">
    <w:abstractNumId w:val="7"/>
  </w:num>
  <w:num w:numId="11">
    <w:abstractNumId w:val="9"/>
  </w:num>
  <w:num w:numId="12">
    <w:abstractNumId w:val="0"/>
  </w:num>
  <w:num w:numId="13">
    <w:abstractNumId w:val="3"/>
  </w:num>
  <w:num w:numId="14">
    <w:abstractNumId w:val="1"/>
  </w:num>
  <w:num w:numId="15">
    <w:abstractNumId w:val="2"/>
  </w:num>
  <w:num w:numId="16">
    <w:abstractNumId w:val="5"/>
  </w:num>
  <w:num w:numId="17">
    <w:abstractNumId w:val="13"/>
  </w:num>
  <w:num w:numId="18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 w:numId="23">
    <w:abstractNumId w:val="11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13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49"/>
    <w:rsid w:val="000023A2"/>
    <w:rsid w:val="0000378B"/>
    <w:rsid w:val="000051F8"/>
    <w:rsid w:val="00010223"/>
    <w:rsid w:val="00010B78"/>
    <w:rsid w:val="00014A52"/>
    <w:rsid w:val="0002220E"/>
    <w:rsid w:val="00034C40"/>
    <w:rsid w:val="0005302D"/>
    <w:rsid w:val="000573F9"/>
    <w:rsid w:val="00060478"/>
    <w:rsid w:val="0007112F"/>
    <w:rsid w:val="00071CF8"/>
    <w:rsid w:val="000755F9"/>
    <w:rsid w:val="00094DAA"/>
    <w:rsid w:val="00096C76"/>
    <w:rsid w:val="000A03E8"/>
    <w:rsid w:val="000B489B"/>
    <w:rsid w:val="000C2E29"/>
    <w:rsid w:val="000C47EC"/>
    <w:rsid w:val="000D09BA"/>
    <w:rsid w:val="000E290E"/>
    <w:rsid w:val="000E7220"/>
    <w:rsid w:val="000F045D"/>
    <w:rsid w:val="00111DCD"/>
    <w:rsid w:val="00117682"/>
    <w:rsid w:val="001209DD"/>
    <w:rsid w:val="00120E76"/>
    <w:rsid w:val="00133D28"/>
    <w:rsid w:val="00146B16"/>
    <w:rsid w:val="001618D2"/>
    <w:rsid w:val="00177B12"/>
    <w:rsid w:val="00177F60"/>
    <w:rsid w:val="001820B7"/>
    <w:rsid w:val="00196A10"/>
    <w:rsid w:val="001B0D77"/>
    <w:rsid w:val="001B783A"/>
    <w:rsid w:val="001C6028"/>
    <w:rsid w:val="001C6A43"/>
    <w:rsid w:val="001C6A68"/>
    <w:rsid w:val="001D63A7"/>
    <w:rsid w:val="001E6A14"/>
    <w:rsid w:val="00200372"/>
    <w:rsid w:val="00217410"/>
    <w:rsid w:val="0022193C"/>
    <w:rsid w:val="00223B4E"/>
    <w:rsid w:val="00223DAB"/>
    <w:rsid w:val="00230DB4"/>
    <w:rsid w:val="00235B5A"/>
    <w:rsid w:val="0024314F"/>
    <w:rsid w:val="00247717"/>
    <w:rsid w:val="00254A91"/>
    <w:rsid w:val="00264414"/>
    <w:rsid w:val="00276784"/>
    <w:rsid w:val="00283155"/>
    <w:rsid w:val="00283A47"/>
    <w:rsid w:val="00284B17"/>
    <w:rsid w:val="002866D9"/>
    <w:rsid w:val="00290326"/>
    <w:rsid w:val="002972E8"/>
    <w:rsid w:val="002A1C30"/>
    <w:rsid w:val="002C2D6F"/>
    <w:rsid w:val="002C3338"/>
    <w:rsid w:val="002C5FE9"/>
    <w:rsid w:val="002E2D2E"/>
    <w:rsid w:val="002F765F"/>
    <w:rsid w:val="003048F6"/>
    <w:rsid w:val="00314378"/>
    <w:rsid w:val="00314C9E"/>
    <w:rsid w:val="00314CD1"/>
    <w:rsid w:val="00345F4B"/>
    <w:rsid w:val="003479E8"/>
    <w:rsid w:val="00352B02"/>
    <w:rsid w:val="003537F9"/>
    <w:rsid w:val="0039141C"/>
    <w:rsid w:val="003C06C2"/>
    <w:rsid w:val="003C382B"/>
    <w:rsid w:val="003C4B94"/>
    <w:rsid w:val="003D7CD3"/>
    <w:rsid w:val="003E6865"/>
    <w:rsid w:val="003F49B1"/>
    <w:rsid w:val="00414448"/>
    <w:rsid w:val="00425012"/>
    <w:rsid w:val="00425849"/>
    <w:rsid w:val="0042703D"/>
    <w:rsid w:val="00432AFB"/>
    <w:rsid w:val="00432DCE"/>
    <w:rsid w:val="00442B41"/>
    <w:rsid w:val="00446B75"/>
    <w:rsid w:val="004555DE"/>
    <w:rsid w:val="004663F2"/>
    <w:rsid w:val="00473E10"/>
    <w:rsid w:val="00483C72"/>
    <w:rsid w:val="00484288"/>
    <w:rsid w:val="00486325"/>
    <w:rsid w:val="00494D32"/>
    <w:rsid w:val="00496847"/>
    <w:rsid w:val="004A035C"/>
    <w:rsid w:val="004A411B"/>
    <w:rsid w:val="004B51CD"/>
    <w:rsid w:val="004C6A0F"/>
    <w:rsid w:val="004D39AD"/>
    <w:rsid w:val="004F42C8"/>
    <w:rsid w:val="004F665C"/>
    <w:rsid w:val="00502BEA"/>
    <w:rsid w:val="005117DF"/>
    <w:rsid w:val="00517478"/>
    <w:rsid w:val="00534CDF"/>
    <w:rsid w:val="0053589F"/>
    <w:rsid w:val="005668BF"/>
    <w:rsid w:val="00571315"/>
    <w:rsid w:val="005735A8"/>
    <w:rsid w:val="0058333D"/>
    <w:rsid w:val="00596A67"/>
    <w:rsid w:val="005B3836"/>
    <w:rsid w:val="005B5EBD"/>
    <w:rsid w:val="005D379E"/>
    <w:rsid w:val="005E2268"/>
    <w:rsid w:val="005E3F4E"/>
    <w:rsid w:val="00601D3D"/>
    <w:rsid w:val="00605ACC"/>
    <w:rsid w:val="00606D3F"/>
    <w:rsid w:val="0061605D"/>
    <w:rsid w:val="0063611F"/>
    <w:rsid w:val="006374AD"/>
    <w:rsid w:val="006375DF"/>
    <w:rsid w:val="00642F71"/>
    <w:rsid w:val="00651054"/>
    <w:rsid w:val="006548D6"/>
    <w:rsid w:val="0067672C"/>
    <w:rsid w:val="00686534"/>
    <w:rsid w:val="00693CA7"/>
    <w:rsid w:val="00697279"/>
    <w:rsid w:val="00697B5D"/>
    <w:rsid w:val="006A3872"/>
    <w:rsid w:val="006A5018"/>
    <w:rsid w:val="006A6F4D"/>
    <w:rsid w:val="006B0740"/>
    <w:rsid w:val="006B1A72"/>
    <w:rsid w:val="006D4D9B"/>
    <w:rsid w:val="006D55C3"/>
    <w:rsid w:val="006D7925"/>
    <w:rsid w:val="006E2831"/>
    <w:rsid w:val="006E7354"/>
    <w:rsid w:val="006F28AE"/>
    <w:rsid w:val="007049FC"/>
    <w:rsid w:val="00707931"/>
    <w:rsid w:val="007101F3"/>
    <w:rsid w:val="0071237D"/>
    <w:rsid w:val="00714CB2"/>
    <w:rsid w:val="00714E04"/>
    <w:rsid w:val="00726987"/>
    <w:rsid w:val="00730B72"/>
    <w:rsid w:val="00733DA1"/>
    <w:rsid w:val="00733EC7"/>
    <w:rsid w:val="00734EFF"/>
    <w:rsid w:val="00736575"/>
    <w:rsid w:val="00742890"/>
    <w:rsid w:val="00744185"/>
    <w:rsid w:val="00753D19"/>
    <w:rsid w:val="007545E6"/>
    <w:rsid w:val="00773CFA"/>
    <w:rsid w:val="0078153A"/>
    <w:rsid w:val="00785706"/>
    <w:rsid w:val="00797D2B"/>
    <w:rsid w:val="007A4C9C"/>
    <w:rsid w:val="007B003E"/>
    <w:rsid w:val="007B634F"/>
    <w:rsid w:val="007B6D22"/>
    <w:rsid w:val="007D66EB"/>
    <w:rsid w:val="007E39A0"/>
    <w:rsid w:val="007E7480"/>
    <w:rsid w:val="007E774A"/>
    <w:rsid w:val="007F7D5F"/>
    <w:rsid w:val="0080159E"/>
    <w:rsid w:val="0080492A"/>
    <w:rsid w:val="00816EE8"/>
    <w:rsid w:val="008174F9"/>
    <w:rsid w:val="00821CCB"/>
    <w:rsid w:val="00832D1B"/>
    <w:rsid w:val="00843932"/>
    <w:rsid w:val="00844505"/>
    <w:rsid w:val="00844821"/>
    <w:rsid w:val="00864064"/>
    <w:rsid w:val="00896FCF"/>
    <w:rsid w:val="008A0756"/>
    <w:rsid w:val="008A075A"/>
    <w:rsid w:val="008A4852"/>
    <w:rsid w:val="008B6ADC"/>
    <w:rsid w:val="008C164B"/>
    <w:rsid w:val="008C4DE4"/>
    <w:rsid w:val="008D1B8F"/>
    <w:rsid w:val="008D2D51"/>
    <w:rsid w:val="008D6059"/>
    <w:rsid w:val="008E59E7"/>
    <w:rsid w:val="008E6CF9"/>
    <w:rsid w:val="00900512"/>
    <w:rsid w:val="009006E3"/>
    <w:rsid w:val="009065CE"/>
    <w:rsid w:val="00911720"/>
    <w:rsid w:val="00914534"/>
    <w:rsid w:val="009216D1"/>
    <w:rsid w:val="00927B5F"/>
    <w:rsid w:val="00932AB6"/>
    <w:rsid w:val="00937F81"/>
    <w:rsid w:val="00941FF6"/>
    <w:rsid w:val="00961AAC"/>
    <w:rsid w:val="00972217"/>
    <w:rsid w:val="00976527"/>
    <w:rsid w:val="009A3DF0"/>
    <w:rsid w:val="009C73A2"/>
    <w:rsid w:val="009E1D09"/>
    <w:rsid w:val="009F6543"/>
    <w:rsid w:val="00A01C60"/>
    <w:rsid w:val="00A01D50"/>
    <w:rsid w:val="00A115DF"/>
    <w:rsid w:val="00A14C35"/>
    <w:rsid w:val="00A25CA7"/>
    <w:rsid w:val="00A348B7"/>
    <w:rsid w:val="00A437C9"/>
    <w:rsid w:val="00A4392B"/>
    <w:rsid w:val="00A4509C"/>
    <w:rsid w:val="00A45EC4"/>
    <w:rsid w:val="00A46796"/>
    <w:rsid w:val="00A62BEB"/>
    <w:rsid w:val="00A64B8D"/>
    <w:rsid w:val="00AA20FA"/>
    <w:rsid w:val="00AA2B5F"/>
    <w:rsid w:val="00AB5DBC"/>
    <w:rsid w:val="00AC50ED"/>
    <w:rsid w:val="00AE039A"/>
    <w:rsid w:val="00AE67F6"/>
    <w:rsid w:val="00AF2A10"/>
    <w:rsid w:val="00B0164A"/>
    <w:rsid w:val="00B043B8"/>
    <w:rsid w:val="00B101C1"/>
    <w:rsid w:val="00B25280"/>
    <w:rsid w:val="00B37192"/>
    <w:rsid w:val="00B53086"/>
    <w:rsid w:val="00B644AD"/>
    <w:rsid w:val="00B80158"/>
    <w:rsid w:val="00B84FAD"/>
    <w:rsid w:val="00B95325"/>
    <w:rsid w:val="00BA5E29"/>
    <w:rsid w:val="00BB366C"/>
    <w:rsid w:val="00BC754A"/>
    <w:rsid w:val="00BC7950"/>
    <w:rsid w:val="00BD5275"/>
    <w:rsid w:val="00BE427A"/>
    <w:rsid w:val="00C00172"/>
    <w:rsid w:val="00C03865"/>
    <w:rsid w:val="00C06901"/>
    <w:rsid w:val="00C14350"/>
    <w:rsid w:val="00C36289"/>
    <w:rsid w:val="00C50356"/>
    <w:rsid w:val="00C54660"/>
    <w:rsid w:val="00C55140"/>
    <w:rsid w:val="00C629B9"/>
    <w:rsid w:val="00C62CF4"/>
    <w:rsid w:val="00C755A6"/>
    <w:rsid w:val="00C756A5"/>
    <w:rsid w:val="00C86624"/>
    <w:rsid w:val="00C93BA4"/>
    <w:rsid w:val="00CA0FB5"/>
    <w:rsid w:val="00CA4F57"/>
    <w:rsid w:val="00CB1222"/>
    <w:rsid w:val="00CB267D"/>
    <w:rsid w:val="00CB5D79"/>
    <w:rsid w:val="00CD623A"/>
    <w:rsid w:val="00CE5747"/>
    <w:rsid w:val="00CF7D7D"/>
    <w:rsid w:val="00D12B45"/>
    <w:rsid w:val="00D14B46"/>
    <w:rsid w:val="00D1541A"/>
    <w:rsid w:val="00D2017C"/>
    <w:rsid w:val="00D24840"/>
    <w:rsid w:val="00D248DF"/>
    <w:rsid w:val="00D36912"/>
    <w:rsid w:val="00D3702A"/>
    <w:rsid w:val="00D40359"/>
    <w:rsid w:val="00D40693"/>
    <w:rsid w:val="00D41E56"/>
    <w:rsid w:val="00D432CE"/>
    <w:rsid w:val="00D470FF"/>
    <w:rsid w:val="00D525A2"/>
    <w:rsid w:val="00D825AD"/>
    <w:rsid w:val="00D847AF"/>
    <w:rsid w:val="00D84EBF"/>
    <w:rsid w:val="00DA726D"/>
    <w:rsid w:val="00DC1932"/>
    <w:rsid w:val="00DC6570"/>
    <w:rsid w:val="00DD6222"/>
    <w:rsid w:val="00DD637A"/>
    <w:rsid w:val="00DF4F63"/>
    <w:rsid w:val="00E11C33"/>
    <w:rsid w:val="00E20B0B"/>
    <w:rsid w:val="00E2641C"/>
    <w:rsid w:val="00E41350"/>
    <w:rsid w:val="00E42DB3"/>
    <w:rsid w:val="00E5551A"/>
    <w:rsid w:val="00E61713"/>
    <w:rsid w:val="00E62992"/>
    <w:rsid w:val="00E639FE"/>
    <w:rsid w:val="00E64F95"/>
    <w:rsid w:val="00E85E60"/>
    <w:rsid w:val="00EB341E"/>
    <w:rsid w:val="00EC054F"/>
    <w:rsid w:val="00EC63ED"/>
    <w:rsid w:val="00EE1D31"/>
    <w:rsid w:val="00EFF9E5"/>
    <w:rsid w:val="00F06894"/>
    <w:rsid w:val="00F17EB2"/>
    <w:rsid w:val="00F226E6"/>
    <w:rsid w:val="00F3629F"/>
    <w:rsid w:val="00F366A4"/>
    <w:rsid w:val="00F376CE"/>
    <w:rsid w:val="00F61D7B"/>
    <w:rsid w:val="00F65884"/>
    <w:rsid w:val="00F840B0"/>
    <w:rsid w:val="00F86DAF"/>
    <w:rsid w:val="00F87C00"/>
    <w:rsid w:val="00F94824"/>
    <w:rsid w:val="00F95662"/>
    <w:rsid w:val="00FA3D45"/>
    <w:rsid w:val="00FB30A5"/>
    <w:rsid w:val="00FC2CC9"/>
    <w:rsid w:val="00FC7311"/>
    <w:rsid w:val="00FC7D44"/>
    <w:rsid w:val="00FE0028"/>
    <w:rsid w:val="07E9770E"/>
    <w:rsid w:val="0BA50681"/>
    <w:rsid w:val="126DE630"/>
    <w:rsid w:val="162573C5"/>
    <w:rsid w:val="1690E7D6"/>
    <w:rsid w:val="169C5D58"/>
    <w:rsid w:val="1EC0E178"/>
    <w:rsid w:val="222CBCAD"/>
    <w:rsid w:val="3560935D"/>
    <w:rsid w:val="38915D39"/>
    <w:rsid w:val="3DB6C0A9"/>
    <w:rsid w:val="3E1EA930"/>
    <w:rsid w:val="3E6C831A"/>
    <w:rsid w:val="4120704B"/>
    <w:rsid w:val="4408925B"/>
    <w:rsid w:val="45DCCB0D"/>
    <w:rsid w:val="4C897BE3"/>
    <w:rsid w:val="50F68ABE"/>
    <w:rsid w:val="530C2D4F"/>
    <w:rsid w:val="55912DDD"/>
    <w:rsid w:val="56AAEC8A"/>
    <w:rsid w:val="5AED8442"/>
    <w:rsid w:val="5B469102"/>
    <w:rsid w:val="5C018280"/>
    <w:rsid w:val="5CD1C201"/>
    <w:rsid w:val="5D3D757C"/>
    <w:rsid w:val="5DE6F38D"/>
    <w:rsid w:val="647050F5"/>
    <w:rsid w:val="693B90E0"/>
    <w:rsid w:val="6A1BE209"/>
    <w:rsid w:val="6ECB532E"/>
    <w:rsid w:val="71F741AB"/>
    <w:rsid w:val="73D5A931"/>
    <w:rsid w:val="77F8BF0C"/>
    <w:rsid w:val="79E32980"/>
    <w:rsid w:val="7AB8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1A75B346"/>
  <w15:docId w15:val="{B0E9533D-E6BB-4293-9999-FC20B3A8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5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semiHidden/>
    <w:qFormat/>
    <w:rsid w:val="00425849"/>
    <w:pPr>
      <w:spacing w:after="0" w:line="240" w:lineRule="auto"/>
      <w:jc w:val="both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9"/>
    <w:semiHidden/>
    <w:qFormat/>
    <w:rsid w:val="00A348B7"/>
    <w:pPr>
      <w:keepNext/>
      <w:keepLines/>
      <w:spacing w:after="240" w:line="360" w:lineRule="auto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qFormat/>
    <w:rsid w:val="006B074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6B074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6B074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6B074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6B074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6B074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6B074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6B074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semiHidden/>
    <w:rsid w:val="008E6CF9"/>
    <w:rPr>
      <w:rFonts w:eastAsiaTheme="majorEastAsia" w:cstheme="majorBidi"/>
      <w:bCs/>
      <w:color w:val="000000" w:themeColor="text1"/>
      <w:sz w:val="19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8E6C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8E6CF9"/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8E6CF9"/>
    <w:rPr>
      <w:rFonts w:asciiTheme="majorHAnsi" w:eastAsiaTheme="majorEastAsia" w:hAnsiTheme="majorHAnsi" w:cstheme="majorBidi"/>
      <w:b/>
      <w:bCs/>
      <w:i/>
      <w:iCs/>
      <w:color w:val="4F81BD" w:themeColor="accent1"/>
      <w:sz w:val="19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8E6CF9"/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8E6CF9"/>
    <w:rPr>
      <w:rFonts w:asciiTheme="majorHAnsi" w:eastAsiaTheme="majorEastAsia" w:hAnsiTheme="majorHAnsi" w:cstheme="majorBidi"/>
      <w:i/>
      <w:iCs/>
      <w:color w:val="243F60" w:themeColor="accent1" w:themeShade="7F"/>
      <w:sz w:val="19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8E6CF9"/>
    <w:rPr>
      <w:rFonts w:asciiTheme="majorHAnsi" w:eastAsiaTheme="majorEastAsia" w:hAnsiTheme="majorHAnsi" w:cstheme="majorBidi"/>
      <w:i/>
      <w:iCs/>
      <w:color w:val="404040" w:themeColor="text1" w:themeTint="BF"/>
      <w:sz w:val="19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8E6CF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8E6CF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9216D1"/>
    <w:pPr>
      <w:tabs>
        <w:tab w:val="center" w:pos="4513"/>
        <w:tab w:val="right" w:pos="9026"/>
      </w:tabs>
    </w:pPr>
  </w:style>
  <w:style w:type="paragraph" w:styleId="BodyText">
    <w:name w:val="Body Text"/>
    <w:basedOn w:val="Normal"/>
    <w:link w:val="BodyTextChar"/>
    <w:uiPriority w:val="9"/>
    <w:semiHidden/>
    <w:qFormat/>
    <w:rsid w:val="000B489B"/>
    <w:pPr>
      <w:spacing w:after="240" w:line="360" w:lineRule="auto"/>
    </w:pPr>
  </w:style>
  <w:style w:type="character" w:customStyle="1" w:styleId="BodyTextChar">
    <w:name w:val="Body Text Char"/>
    <w:basedOn w:val="DefaultParagraphFont"/>
    <w:link w:val="BodyText"/>
    <w:uiPriority w:val="9"/>
    <w:semiHidden/>
    <w:rsid w:val="008E6CF9"/>
    <w:rPr>
      <w:color w:val="000000" w:themeColor="text1"/>
      <w:sz w:val="19"/>
    </w:rPr>
  </w:style>
  <w:style w:type="paragraph" w:customStyle="1" w:styleId="BodyText1">
    <w:name w:val="Body Text 1"/>
    <w:basedOn w:val="BodyText"/>
    <w:uiPriority w:val="10"/>
    <w:qFormat/>
    <w:rsid w:val="000B489B"/>
  </w:style>
  <w:style w:type="paragraph" w:styleId="BodyText2">
    <w:name w:val="Body Text 2"/>
    <w:basedOn w:val="BodyText"/>
    <w:link w:val="BodyText2Char"/>
    <w:uiPriority w:val="10"/>
    <w:qFormat/>
    <w:rsid w:val="000B489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10"/>
    <w:rsid w:val="008E6CF9"/>
    <w:rPr>
      <w:color w:val="000000" w:themeColor="text1"/>
      <w:sz w:val="19"/>
    </w:rPr>
  </w:style>
  <w:style w:type="paragraph" w:styleId="BodyText3">
    <w:name w:val="Body Text 3"/>
    <w:basedOn w:val="Normal"/>
    <w:link w:val="BodyText3Char"/>
    <w:uiPriority w:val="10"/>
    <w:qFormat/>
    <w:rsid w:val="000B489B"/>
    <w:pPr>
      <w:spacing w:after="240" w:line="360" w:lineRule="auto"/>
      <w:ind w:left="1728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10"/>
    <w:rsid w:val="008E6CF9"/>
    <w:rPr>
      <w:color w:val="000000" w:themeColor="text1"/>
      <w:sz w:val="19"/>
      <w:szCs w:val="16"/>
    </w:rPr>
  </w:style>
  <w:style w:type="paragraph" w:customStyle="1" w:styleId="BodyText4">
    <w:name w:val="Body Text 4"/>
    <w:basedOn w:val="BodyText"/>
    <w:uiPriority w:val="15"/>
    <w:qFormat/>
    <w:rsid w:val="000B489B"/>
    <w:pPr>
      <w:ind w:left="2880"/>
    </w:pPr>
  </w:style>
  <w:style w:type="paragraph" w:customStyle="1" w:styleId="BodyText5">
    <w:name w:val="Body Text 5"/>
    <w:basedOn w:val="BodyText"/>
    <w:uiPriority w:val="15"/>
    <w:qFormat/>
    <w:rsid w:val="000B489B"/>
    <w:pPr>
      <w:ind w:left="43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16D1"/>
    <w:rPr>
      <w:color w:val="000000" w:themeColor="text1"/>
      <w:sz w:val="19"/>
    </w:rPr>
  </w:style>
  <w:style w:type="paragraph" w:styleId="Footer">
    <w:name w:val="footer"/>
    <w:basedOn w:val="Normal"/>
    <w:link w:val="FooterChar"/>
    <w:uiPriority w:val="99"/>
    <w:semiHidden/>
    <w:rsid w:val="009216D1"/>
    <w:pPr>
      <w:tabs>
        <w:tab w:val="center" w:pos="4513"/>
        <w:tab w:val="right" w:pos="902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216D1"/>
    <w:rPr>
      <w:color w:val="000000" w:themeColor="text1"/>
      <w:sz w:val="16"/>
    </w:rPr>
  </w:style>
  <w:style w:type="paragraph" w:customStyle="1" w:styleId="Level1Heading">
    <w:name w:val="Level 1 Heading"/>
    <w:basedOn w:val="BodyText"/>
    <w:uiPriority w:val="9"/>
    <w:qFormat/>
    <w:rsid w:val="000E7220"/>
    <w:pPr>
      <w:keepNext/>
      <w:numPr>
        <w:numId w:val="4"/>
      </w:numPr>
      <w:outlineLvl w:val="0"/>
    </w:pPr>
    <w:rPr>
      <w:b/>
    </w:rPr>
  </w:style>
  <w:style w:type="paragraph" w:customStyle="1" w:styleId="Level1Number">
    <w:name w:val="Level 1 Number"/>
    <w:basedOn w:val="Level1Heading"/>
    <w:uiPriority w:val="9"/>
    <w:qFormat/>
    <w:rsid w:val="0007112F"/>
    <w:pPr>
      <w:keepNext w:val="0"/>
    </w:pPr>
    <w:rPr>
      <w:b w:val="0"/>
    </w:rPr>
  </w:style>
  <w:style w:type="paragraph" w:customStyle="1" w:styleId="Level2Number">
    <w:name w:val="Level 2 Number"/>
    <w:basedOn w:val="BodyText"/>
    <w:uiPriority w:val="9"/>
    <w:qFormat/>
    <w:rsid w:val="00B043B8"/>
    <w:pPr>
      <w:numPr>
        <w:ilvl w:val="1"/>
        <w:numId w:val="4"/>
      </w:numPr>
      <w:outlineLvl w:val="1"/>
    </w:pPr>
  </w:style>
  <w:style w:type="paragraph" w:customStyle="1" w:styleId="Level2Heading">
    <w:name w:val="Level 2 Heading"/>
    <w:basedOn w:val="Level2Number"/>
    <w:uiPriority w:val="9"/>
    <w:qFormat/>
    <w:rsid w:val="00A64B8D"/>
    <w:pPr>
      <w:keepNext/>
    </w:pPr>
    <w:rPr>
      <w:b/>
    </w:rPr>
  </w:style>
  <w:style w:type="paragraph" w:customStyle="1" w:styleId="Level3Number">
    <w:name w:val="Level 3 Number"/>
    <w:basedOn w:val="BodyText"/>
    <w:uiPriority w:val="14"/>
    <w:qFormat/>
    <w:rsid w:val="00414448"/>
    <w:pPr>
      <w:numPr>
        <w:ilvl w:val="2"/>
        <w:numId w:val="4"/>
      </w:numPr>
      <w:outlineLvl w:val="2"/>
    </w:pPr>
  </w:style>
  <w:style w:type="paragraph" w:customStyle="1" w:styleId="Level3Heading">
    <w:name w:val="Level 3 Heading"/>
    <w:basedOn w:val="Level3Number"/>
    <w:uiPriority w:val="14"/>
    <w:qFormat/>
    <w:rsid w:val="0007112F"/>
    <w:pPr>
      <w:keepNext/>
    </w:pPr>
    <w:rPr>
      <w:b/>
    </w:rPr>
  </w:style>
  <w:style w:type="paragraph" w:customStyle="1" w:styleId="Level4Number">
    <w:name w:val="Level 4 Number"/>
    <w:basedOn w:val="BodyText"/>
    <w:uiPriority w:val="14"/>
    <w:qFormat/>
    <w:rsid w:val="00414448"/>
    <w:pPr>
      <w:numPr>
        <w:ilvl w:val="3"/>
        <w:numId w:val="4"/>
      </w:numPr>
      <w:outlineLvl w:val="3"/>
    </w:pPr>
  </w:style>
  <w:style w:type="paragraph" w:customStyle="1" w:styleId="Level4Heading">
    <w:name w:val="Level 4 Heading"/>
    <w:basedOn w:val="Level4Number"/>
    <w:uiPriority w:val="14"/>
    <w:unhideWhenUsed/>
    <w:qFormat/>
    <w:rsid w:val="0007112F"/>
    <w:pPr>
      <w:keepNext/>
    </w:pPr>
    <w:rPr>
      <w:b/>
    </w:rPr>
  </w:style>
  <w:style w:type="paragraph" w:customStyle="1" w:styleId="Level5Number">
    <w:name w:val="Level 5 Number"/>
    <w:basedOn w:val="BodyText"/>
    <w:uiPriority w:val="14"/>
    <w:qFormat/>
    <w:rsid w:val="00414448"/>
    <w:pPr>
      <w:numPr>
        <w:ilvl w:val="4"/>
        <w:numId w:val="4"/>
      </w:numPr>
      <w:outlineLvl w:val="4"/>
    </w:pPr>
  </w:style>
  <w:style w:type="paragraph" w:customStyle="1" w:styleId="Level5Heading">
    <w:name w:val="Level 5 Heading"/>
    <w:basedOn w:val="Level5Number"/>
    <w:uiPriority w:val="14"/>
    <w:unhideWhenUsed/>
    <w:qFormat/>
    <w:rsid w:val="00414448"/>
    <w:pPr>
      <w:keepNext/>
    </w:pPr>
    <w:rPr>
      <w:b/>
    </w:rPr>
  </w:style>
  <w:style w:type="paragraph" w:customStyle="1" w:styleId="IntroHeading">
    <w:name w:val="Intro Heading"/>
    <w:basedOn w:val="BodyText"/>
    <w:next w:val="BodyText1"/>
    <w:uiPriority w:val="9"/>
    <w:qFormat/>
    <w:rsid w:val="00217410"/>
    <w:pPr>
      <w:outlineLvl w:val="0"/>
    </w:pPr>
    <w:rPr>
      <w:b/>
      <w:caps/>
    </w:rPr>
  </w:style>
  <w:style w:type="numbering" w:customStyle="1" w:styleId="NumberingMain">
    <w:name w:val="Numbering Main"/>
    <w:basedOn w:val="NoList"/>
    <w:uiPriority w:val="99"/>
    <w:rsid w:val="000D09BA"/>
    <w:pPr>
      <w:numPr>
        <w:numId w:val="3"/>
      </w:numPr>
    </w:pPr>
  </w:style>
  <w:style w:type="paragraph" w:customStyle="1" w:styleId="Schedule">
    <w:name w:val="Schedule"/>
    <w:basedOn w:val="BodyText"/>
    <w:next w:val="Part"/>
    <w:uiPriority w:val="18"/>
    <w:qFormat/>
    <w:rsid w:val="00352B02"/>
    <w:pPr>
      <w:numPr>
        <w:numId w:val="8"/>
      </w:numPr>
      <w:jc w:val="center"/>
      <w:outlineLvl w:val="0"/>
    </w:pPr>
    <w:rPr>
      <w:b/>
      <w:caps/>
    </w:rPr>
  </w:style>
  <w:style w:type="paragraph" w:customStyle="1" w:styleId="Part">
    <w:name w:val="Part"/>
    <w:basedOn w:val="BodyText"/>
    <w:next w:val="Sch1Heading"/>
    <w:uiPriority w:val="19"/>
    <w:qFormat/>
    <w:rsid w:val="00352B02"/>
    <w:pPr>
      <w:numPr>
        <w:ilvl w:val="1"/>
        <w:numId w:val="8"/>
      </w:numPr>
      <w:jc w:val="center"/>
      <w:outlineLvl w:val="0"/>
    </w:pPr>
    <w:rPr>
      <w:b/>
      <w:caps/>
    </w:rPr>
  </w:style>
  <w:style w:type="paragraph" w:customStyle="1" w:styleId="Sch1Heading">
    <w:name w:val="Sch 1 Heading"/>
    <w:basedOn w:val="BodyText"/>
    <w:uiPriority w:val="19"/>
    <w:qFormat/>
    <w:rsid w:val="005B5EBD"/>
    <w:pPr>
      <w:keepNext/>
      <w:numPr>
        <w:ilvl w:val="2"/>
        <w:numId w:val="8"/>
      </w:numPr>
      <w:outlineLvl w:val="0"/>
    </w:pPr>
    <w:rPr>
      <w:b/>
    </w:rPr>
  </w:style>
  <w:style w:type="paragraph" w:customStyle="1" w:styleId="Sch1Number">
    <w:name w:val="Sch 1 Number"/>
    <w:basedOn w:val="Sch1Heading"/>
    <w:uiPriority w:val="19"/>
    <w:qFormat/>
    <w:rsid w:val="005B5EBD"/>
    <w:pPr>
      <w:keepNext w:val="0"/>
    </w:pPr>
    <w:rPr>
      <w:b w:val="0"/>
    </w:rPr>
  </w:style>
  <w:style w:type="paragraph" w:customStyle="1" w:styleId="Sch2Number">
    <w:name w:val="Sch 2 Number"/>
    <w:basedOn w:val="BodyText"/>
    <w:uiPriority w:val="19"/>
    <w:qFormat/>
    <w:rsid w:val="00352B02"/>
    <w:pPr>
      <w:numPr>
        <w:ilvl w:val="3"/>
        <w:numId w:val="8"/>
      </w:numPr>
      <w:outlineLvl w:val="1"/>
    </w:pPr>
  </w:style>
  <w:style w:type="paragraph" w:customStyle="1" w:styleId="Sch2Heading">
    <w:name w:val="Sch 2 Heading"/>
    <w:basedOn w:val="Sch2Number"/>
    <w:uiPriority w:val="19"/>
    <w:qFormat/>
    <w:rsid w:val="005B5EBD"/>
    <w:pPr>
      <w:keepNext/>
    </w:pPr>
    <w:rPr>
      <w:b/>
    </w:rPr>
  </w:style>
  <w:style w:type="paragraph" w:customStyle="1" w:styleId="Sch3Number">
    <w:name w:val="Sch 3 Number"/>
    <w:basedOn w:val="BodyText"/>
    <w:uiPriority w:val="19"/>
    <w:qFormat/>
    <w:rsid w:val="00352B02"/>
    <w:pPr>
      <w:numPr>
        <w:ilvl w:val="4"/>
        <w:numId w:val="8"/>
      </w:numPr>
      <w:outlineLvl w:val="2"/>
    </w:pPr>
  </w:style>
  <w:style w:type="paragraph" w:customStyle="1" w:styleId="Sch3Heading">
    <w:name w:val="Sch 3 Heading"/>
    <w:basedOn w:val="Sch3Number"/>
    <w:uiPriority w:val="19"/>
    <w:qFormat/>
    <w:rsid w:val="005B5EBD"/>
    <w:pPr>
      <w:keepNext/>
    </w:pPr>
    <w:rPr>
      <w:b/>
    </w:rPr>
  </w:style>
  <w:style w:type="paragraph" w:customStyle="1" w:styleId="Sch4Number">
    <w:name w:val="Sch 4 Number"/>
    <w:basedOn w:val="BodyText"/>
    <w:uiPriority w:val="19"/>
    <w:unhideWhenUsed/>
    <w:qFormat/>
    <w:rsid w:val="000E7220"/>
    <w:pPr>
      <w:numPr>
        <w:ilvl w:val="5"/>
        <w:numId w:val="8"/>
      </w:numPr>
      <w:outlineLvl w:val="3"/>
    </w:pPr>
  </w:style>
  <w:style w:type="paragraph" w:customStyle="1" w:styleId="Sch4Heading">
    <w:name w:val="Sch 4 Heading"/>
    <w:basedOn w:val="Sch4Number"/>
    <w:uiPriority w:val="19"/>
    <w:unhideWhenUsed/>
    <w:qFormat/>
    <w:rsid w:val="005B5EBD"/>
    <w:pPr>
      <w:keepNext/>
    </w:pPr>
    <w:rPr>
      <w:b/>
    </w:rPr>
  </w:style>
  <w:style w:type="paragraph" w:customStyle="1" w:styleId="Sch5Number">
    <w:name w:val="Sch 5 Number"/>
    <w:basedOn w:val="BodyText"/>
    <w:uiPriority w:val="19"/>
    <w:unhideWhenUsed/>
    <w:qFormat/>
    <w:rsid w:val="000E7220"/>
    <w:pPr>
      <w:numPr>
        <w:ilvl w:val="6"/>
        <w:numId w:val="8"/>
      </w:numPr>
      <w:outlineLvl w:val="4"/>
    </w:pPr>
  </w:style>
  <w:style w:type="paragraph" w:customStyle="1" w:styleId="Sch5Heading">
    <w:name w:val="Sch 5 Heading"/>
    <w:basedOn w:val="Sch5Number"/>
    <w:uiPriority w:val="19"/>
    <w:unhideWhenUsed/>
    <w:qFormat/>
    <w:rsid w:val="00797D2B"/>
    <w:pPr>
      <w:keepNext/>
    </w:pPr>
    <w:rPr>
      <w:b/>
    </w:rPr>
  </w:style>
  <w:style w:type="numbering" w:customStyle="1" w:styleId="NumberingSchedules">
    <w:name w:val="Numbering Schedules"/>
    <w:basedOn w:val="NoList"/>
    <w:uiPriority w:val="99"/>
    <w:rsid w:val="00352B02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651054"/>
    <w:pPr>
      <w:tabs>
        <w:tab w:val="left" w:pos="440"/>
        <w:tab w:val="right" w:leader="dot" w:pos="9016"/>
      </w:tabs>
      <w:spacing w:after="120" w:line="360" w:lineRule="auto"/>
      <w:ind w:left="720" w:hanging="720"/>
    </w:pPr>
  </w:style>
  <w:style w:type="paragraph" w:styleId="TOC2">
    <w:name w:val="toc 2"/>
    <w:basedOn w:val="Normal"/>
    <w:next w:val="Normal"/>
    <w:autoRedefine/>
    <w:uiPriority w:val="39"/>
    <w:unhideWhenUsed/>
    <w:rsid w:val="0061605D"/>
    <w:pPr>
      <w:spacing w:after="120" w:line="360" w:lineRule="auto"/>
      <w:ind w:left="720" w:hanging="720"/>
    </w:pPr>
  </w:style>
  <w:style w:type="character" w:styleId="Hyperlink">
    <w:name w:val="Hyperlink"/>
    <w:basedOn w:val="DefaultParagraphFont"/>
    <w:uiPriority w:val="99"/>
    <w:unhideWhenUsed/>
    <w:rsid w:val="00217410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D623A"/>
    <w:pPr>
      <w:spacing w:after="120" w:line="360" w:lineRule="auto"/>
      <w:ind w:left="1728" w:hanging="1008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D623A"/>
    <w:pPr>
      <w:spacing w:after="120" w:line="360" w:lineRule="auto"/>
      <w:ind w:left="2880" w:hanging="1152"/>
    </w:pPr>
  </w:style>
  <w:style w:type="paragraph" w:customStyle="1" w:styleId="BodyText6">
    <w:name w:val="Body Text 6"/>
    <w:basedOn w:val="BodyText"/>
    <w:uiPriority w:val="99"/>
    <w:semiHidden/>
    <w:rsid w:val="00A115DF"/>
    <w:pPr>
      <w:ind w:left="5040"/>
    </w:pPr>
  </w:style>
  <w:style w:type="paragraph" w:customStyle="1" w:styleId="Level6Number">
    <w:name w:val="Level 6 Number"/>
    <w:basedOn w:val="BodyText"/>
    <w:uiPriority w:val="99"/>
    <w:semiHidden/>
    <w:rsid w:val="00A115DF"/>
    <w:pPr>
      <w:numPr>
        <w:ilvl w:val="5"/>
        <w:numId w:val="4"/>
      </w:numPr>
    </w:pPr>
  </w:style>
  <w:style w:type="paragraph" w:customStyle="1" w:styleId="Level6Heading">
    <w:name w:val="Level 6 Heading"/>
    <w:basedOn w:val="Level6Number"/>
    <w:uiPriority w:val="99"/>
    <w:semiHidden/>
    <w:rsid w:val="00A115DF"/>
    <w:pPr>
      <w:keepNext/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E61713"/>
    <w:rPr>
      <w:color w:val="808080"/>
    </w:rPr>
  </w:style>
  <w:style w:type="paragraph" w:customStyle="1" w:styleId="DocID">
    <w:name w:val="DocID"/>
    <w:basedOn w:val="Normal"/>
    <w:link w:val="DocIDChar"/>
    <w:uiPriority w:val="99"/>
    <w:qFormat/>
    <w:rsid w:val="006375DF"/>
    <w:rPr>
      <w:color w:val="auto"/>
      <w:sz w:val="16"/>
    </w:rPr>
  </w:style>
  <w:style w:type="table" w:styleId="TableGrid">
    <w:name w:val="Table Grid"/>
    <w:basedOn w:val="TableNormal"/>
    <w:uiPriority w:val="59"/>
    <w:rsid w:val="00637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fficeList">
    <w:name w:val="Office List"/>
    <w:basedOn w:val="Normal"/>
    <w:uiPriority w:val="99"/>
    <w:qFormat/>
    <w:rsid w:val="006375DF"/>
    <w:rPr>
      <w:rFonts w:asciiTheme="majorBidi" w:hAnsiTheme="majorBidi" w:cstheme="majorBidi"/>
      <w:color w:val="auto"/>
      <w:sz w:val="16"/>
      <w:szCs w:val="16"/>
    </w:rPr>
  </w:style>
  <w:style w:type="character" w:customStyle="1" w:styleId="DocIDChar">
    <w:name w:val="DocID Char"/>
    <w:basedOn w:val="DefaultParagraphFont"/>
    <w:link w:val="DocID"/>
    <w:uiPriority w:val="99"/>
    <w:rsid w:val="008C164B"/>
    <w:rPr>
      <w:sz w:val="16"/>
    </w:rPr>
  </w:style>
  <w:style w:type="paragraph" w:customStyle="1" w:styleId="Classify">
    <w:name w:val="Classify"/>
    <w:basedOn w:val="Normal"/>
    <w:link w:val="ClassifyChar"/>
    <w:uiPriority w:val="99"/>
    <w:qFormat/>
    <w:rsid w:val="008C164B"/>
    <w:pPr>
      <w:jc w:val="right"/>
    </w:pPr>
    <w:rPr>
      <w:sz w:val="16"/>
    </w:rPr>
  </w:style>
  <w:style w:type="character" w:customStyle="1" w:styleId="ClassifyChar">
    <w:name w:val="Classify Char"/>
    <w:basedOn w:val="DefaultParagraphFont"/>
    <w:link w:val="Classify"/>
    <w:uiPriority w:val="99"/>
    <w:rsid w:val="008C164B"/>
    <w:rPr>
      <w:color w:val="000000" w:themeColor="text1"/>
      <w:sz w:val="16"/>
    </w:rPr>
  </w:style>
  <w:style w:type="paragraph" w:customStyle="1" w:styleId="Body1">
    <w:name w:val="Body 1"/>
    <w:basedOn w:val="Normal"/>
    <w:rsid w:val="00425849"/>
    <w:pPr>
      <w:tabs>
        <w:tab w:val="left" w:pos="720"/>
      </w:tabs>
      <w:spacing w:after="240" w:line="36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4393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43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2C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2CE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2CE"/>
    <w:rPr>
      <w:b/>
      <w:bCs/>
      <w:color w:val="000000" w:themeColor="text1"/>
      <w:sz w:val="20"/>
      <w:szCs w:val="20"/>
    </w:rPr>
  </w:style>
  <w:style w:type="paragraph" w:styleId="Revision">
    <w:name w:val="Revision"/>
    <w:hidden/>
    <w:uiPriority w:val="99"/>
    <w:semiHidden/>
    <w:rsid w:val="00120E76"/>
    <w:pPr>
      <w:spacing w:after="0" w:line="240" w:lineRule="auto"/>
    </w:pPr>
    <w:rPr>
      <w:color w:val="000000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9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901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14FB0BD04A43CD8F5B601E3ACA6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A98CC-421F-46DF-A02C-0DB21F1BD5EB}"/>
      </w:docPartPr>
      <w:docPartBody>
        <w:p w:rsidR="00C55140" w:rsidRDefault="00C55140"/>
      </w:docPartBody>
    </w:docPart>
    <w:docPart>
      <w:docPartPr>
        <w:name w:val="CDC0E4B5B87F4551B0B2B27486F1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E12F0-211C-4673-89C1-C107D7E1D480}"/>
      </w:docPartPr>
      <w:docPartBody>
        <w:p w:rsidR="00C55140" w:rsidRDefault="00C55140"/>
      </w:docPartBody>
    </w:docPart>
    <w:docPart>
      <w:docPartPr>
        <w:name w:val="83F1D0A0590345878057F5A04763E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69F07-5698-458E-AF3F-8A4DA743EF90}"/>
      </w:docPartPr>
      <w:docPartBody>
        <w:p w:rsidR="00DF4F63" w:rsidRDefault="00DF4F63"/>
      </w:docPartBody>
    </w:docPart>
    <w:docPart>
      <w:docPartPr>
        <w:name w:val="D09CADC1ABED4B2FA8CB4CB441D2D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9C684-61CE-45B3-B1E8-F16913EACF07}"/>
      </w:docPartPr>
      <w:docPartBody>
        <w:p w:rsidR="00DF4F63" w:rsidRDefault="00DF4F63"/>
      </w:docPartBody>
    </w:docPart>
    <w:docPart>
      <w:docPartPr>
        <w:name w:val="800AB973F79D4B238B33D6321BEA5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C200B-B429-455E-B27C-9C7D11E03706}"/>
      </w:docPartPr>
      <w:docPartBody>
        <w:p w:rsidR="007018A5" w:rsidRDefault="007018A5"/>
      </w:docPartBody>
    </w:docPart>
    <w:docPart>
      <w:docPartPr>
        <w:name w:val="84E67D060DB64451A56D66CC60826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32CFE-C94B-442C-875D-43E982E8379C}"/>
      </w:docPartPr>
      <w:docPartBody>
        <w:p w:rsidR="007018A5" w:rsidRDefault="007018A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40"/>
    <w:rsid w:val="000C2E29"/>
    <w:rsid w:val="00163EE7"/>
    <w:rsid w:val="001B0D77"/>
    <w:rsid w:val="00247717"/>
    <w:rsid w:val="00462C76"/>
    <w:rsid w:val="005D379E"/>
    <w:rsid w:val="00605ACC"/>
    <w:rsid w:val="007018A5"/>
    <w:rsid w:val="00742890"/>
    <w:rsid w:val="00753D19"/>
    <w:rsid w:val="007545E6"/>
    <w:rsid w:val="008A54E3"/>
    <w:rsid w:val="008B6ADC"/>
    <w:rsid w:val="00A71E8D"/>
    <w:rsid w:val="00C55140"/>
    <w:rsid w:val="00C93BA4"/>
    <w:rsid w:val="00DA2CC6"/>
    <w:rsid w:val="00DF4F63"/>
    <w:rsid w:val="00E4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140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18A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SharedContentType xmlns="Microsoft.SharePoint.Taxonomy.ContentTypeSync" SourceId="dae72980-c616-4350-b1f0-944e8da80af3" ContentTypeId="0x010100672A3FCA98991645BE083C320B7539B70201" PreviousValue="false"/>
</file>

<file path=customXml/item4.xml>��
</file>

<file path=customXml/item5.xml>��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SPS email" ma:contentTypeID="0x010100672A3FCA98991645BE083C320B7539B70201004AEE0B2247528146B60795DFC0C73AC7" ma:contentTypeVersion="32" ma:contentTypeDescription="" ma:contentTypeScope="" ma:versionID="4a211444b5dff9454d2e0ecb3ce7b583">
  <xsd:schema xmlns:xsd="http://www.w3.org/2001/XMLSchema" xmlns:xs="http://www.w3.org/2001/XMLSchema" xmlns:p="http://schemas.microsoft.com/office/2006/metadata/properties" xmlns:ns2="2aae4b3d-89b0-4287-b514-253578f20458" xmlns:ns3="b0cb3f79-7a87-4aaf-85e3-8b06bdbcb05a" targetNamespace="http://schemas.microsoft.com/office/2006/metadata/properties" ma:root="true" ma:fieldsID="0d055ab296dfb1eed265b64aca308389" ns2:_="" ns3:_="">
    <xsd:import namespace="2aae4b3d-89b0-4287-b514-253578f20458"/>
    <xsd:import namespace="b0cb3f79-7a87-4aaf-85e3-8b06bdbcb05a"/>
    <xsd:element name="properties">
      <xsd:complexType>
        <xsd:sequence>
          <xsd:element name="documentManagement">
            <xsd:complexType>
              <xsd:all>
                <xsd:element ref="ns2:dlc_EmailBCC" minOccurs="0"/>
                <xsd:element ref="ns2:dlc_EmailCC" minOccurs="0"/>
                <xsd:element ref="ns2:dlc_EmailFrom" minOccurs="0"/>
                <xsd:element ref="ns2:dlc_EmailReceivedUTC" minOccurs="0"/>
                <xsd:element ref="ns2:dlc_EmailSentUTC" minOccurs="0"/>
                <xsd:element ref="ns2:dlc_EmailSubject" minOccurs="0"/>
                <xsd:element ref="ns2:dlc_EmailTo" minOccurs="0"/>
                <xsd:element ref="ns2:TaxCatchAll" minOccurs="0"/>
                <xsd:element ref="ns2:TaxCatchAllLabel" minOccurs="0"/>
                <xsd:element ref="ns2:ha2d3fbb5bda47118db6a0a97a3a64c7" minOccurs="0"/>
                <xsd:element ref="ns2:gd3e280c44c043e38ab992083fd5c2fd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e4b3d-89b0-4287-b514-253578f20458" elementFormDefault="qualified">
    <xsd:import namespace="http://schemas.microsoft.com/office/2006/documentManagement/types"/>
    <xsd:import namespace="http://schemas.microsoft.com/office/infopath/2007/PartnerControls"/>
    <xsd:element name="dlc_EmailBCC" ma:index="8" nillable="true" ma:displayName="BCC" ma:description="" ma:internalName="dlc_EmailBCC">
      <xsd:simpleType>
        <xsd:restriction base="dms:Note">
          <xsd:maxLength value="1024"/>
        </xsd:restriction>
      </xsd:simpleType>
    </xsd:element>
    <xsd:element name="dlc_EmailCC" ma:index="9" nillable="true" ma:displayName="CC" ma:description="" ma:internalName="dlc_EmailCC">
      <xsd:simpleType>
        <xsd:restriction base="dms:Note">
          <xsd:maxLength value="1024"/>
        </xsd:restriction>
      </xsd:simpleType>
    </xsd:element>
    <xsd:element name="dlc_EmailFrom" ma:index="10" nillable="true" ma:displayName="From" ma:description="" ma:internalName="dlc_EmailFrom">
      <xsd:simpleType>
        <xsd:restriction base="dms:Text">
          <xsd:maxLength value="255"/>
        </xsd:restriction>
      </xsd:simpleType>
    </xsd:element>
    <xsd:element name="dlc_EmailReceivedUTC" ma:index="11" nillable="true" ma:displayName="Date Received" ma:description="" ma:internalName="dlc_EmailReceivedUTC">
      <xsd:simpleType>
        <xsd:restriction base="dms:DateTime"/>
      </xsd:simpleType>
    </xsd:element>
    <xsd:element name="dlc_EmailSentUTC" ma:index="12" nillable="true" ma:displayName="Date Sent" ma:description="" ma:internalName="dlc_EmailSentUTC">
      <xsd:simpleType>
        <xsd:restriction base="dms:DateTime"/>
      </xsd:simpleType>
    </xsd:element>
    <xsd:element name="dlc_EmailSubject" ma:index="13" nillable="true" ma:displayName="Subject" ma:description="" ma:internalName="dlc_EmailSubject">
      <xsd:simpleType>
        <xsd:restriction base="dms:Note"/>
      </xsd:simpleType>
    </xsd:element>
    <xsd:element name="dlc_EmailTo" ma:index="14" nillable="true" ma:displayName="To" ma:description="" ma:internalName="dlc_EmailTo">
      <xsd:simpleType>
        <xsd:restriction base="dms:Note"/>
      </xsd:simpleType>
    </xsd:element>
    <xsd:element name="TaxCatchAll" ma:index="15" nillable="true" ma:displayName="Taxonomy Catch All Column" ma:hidden="true" ma:list="{4f6f8e5b-84bd-4324-a28e-c5482f04ee75}" ma:internalName="TaxCatchAll" ma:showField="CatchAllData" ma:web="b0cb3f79-7a87-4aaf-85e3-8b06bdbcb0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6" nillable="true" ma:displayName="Taxonomy Catch All Column1" ma:hidden="true" ma:list="{4f6f8e5b-84bd-4324-a28e-c5482f04ee75}" ma:internalName="TaxCatchAllLabel" ma:readOnly="true" ma:showField="CatchAllDataLabel" ma:web="b0cb3f79-7a87-4aaf-85e3-8b06bdbcb0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a2d3fbb5bda47118db6a0a97a3a64c7" ma:index="17" nillable="true" ma:taxonomy="true" ma:internalName="ha2d3fbb5bda47118db6a0a97a3a64c7" ma:taxonomyFieldName="Security_x0020_marking" ma:displayName="Security marking" ma:default="" ma:fieldId="{1a2d3fbb-5bda-4711-8db6-a0a97a3a64c7}" ma:sspId="dae72980-c616-4350-b1f0-944e8da80af3" ma:termSetId="2101e3b3-ab6a-42f9-8e9e-f64b3905e49a" ma:anchorId="13ac7dcf-f3a2-4d0b-9e80-dd4d34be5e4c" ma:open="false" ma:isKeyword="false">
      <xsd:complexType>
        <xsd:sequence>
          <xsd:element ref="pc:Terms" minOccurs="0" maxOccurs="1"/>
        </xsd:sequence>
      </xsd:complexType>
    </xsd:element>
    <xsd:element name="gd3e280c44c043e38ab992083fd5c2fd" ma:index="19" nillable="true" ma:taxonomy="true" ma:internalName="gd3e280c44c043e38ab992083fd5c2fd" ma:taxonomyFieldName="Security_x0020_caveat" ma:displayName="Security caveat" ma:default="" ma:fieldId="{0d3e280c-44c0-43e3-8ab9-92083fd5c2fd}" ma:taxonomyMulti="true" ma:sspId="dae72980-c616-4350-b1f0-944e8da80af3" ma:termSetId="2101e3b3-ab6a-42f9-8e9e-f64b3905e49a" ma:anchorId="6fc02b3e-bb1c-4c4e-a2fe-3cc73cb9b89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b3f79-7a87-4aaf-85e3-8b06bdbcb05a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ae4b3d-89b0-4287-b514-253578f20458" xsi:nil="true"/>
    <dlc_EmailReceivedUTC xmlns="2aae4b3d-89b0-4287-b514-253578f20458" xsi:nil="true"/>
    <dlc_EmailSentUTC xmlns="2aae4b3d-89b0-4287-b514-253578f20458" xsi:nil="true"/>
    <dlc_EmailCC xmlns="2aae4b3d-89b0-4287-b514-253578f20458" xsi:nil="true"/>
    <dlc_EmailBCC xmlns="2aae4b3d-89b0-4287-b514-253578f20458" xsi:nil="true"/>
    <dlc_EmailTo xmlns="2aae4b3d-89b0-4287-b514-253578f20458" xsi:nil="true"/>
    <gd3e280c44c043e38ab992083fd5c2fd xmlns="2aae4b3d-89b0-4287-b514-253578f20458">
      <Terms xmlns="http://schemas.microsoft.com/office/infopath/2007/PartnerControls"/>
    </gd3e280c44c043e38ab992083fd5c2fd>
    <dlc_EmailFrom xmlns="2aae4b3d-89b0-4287-b514-253578f20458" xsi:nil="true"/>
    <ha2d3fbb5bda47118db6a0a97a3a64c7 xmlns="2aae4b3d-89b0-4287-b514-253578f20458">
      <Terms xmlns="http://schemas.microsoft.com/office/infopath/2007/PartnerControls"/>
    </ha2d3fbb5bda47118db6a0a97a3a64c7>
    <dlc_EmailSubject xmlns="2aae4b3d-89b0-4287-b514-253578f20458" xsi:nil="true"/>
    <_dlc_DocId xmlns="b0cb3f79-7a87-4aaf-85e3-8b06bdbcb05a">CHS6LEG-1903938560-4443</_dlc_DocId>
    <_dlc_DocIdUrl xmlns="b0cb3f79-7a87-4aaf-85e3-8b06bdbcb05a">
      <Url>https://scottish4.sharepoint.com/sites/chamber-s6-leg/_layouts/15/DocIdRedir.aspx?ID=CHS6LEG-1903938560-4443</Url>
      <Description>CHS6LEG-1903938560-4443</Description>
    </_dlc_DocIdUrl>
  </documentManagement>
</p:properties>
</file>

<file path=customXml/itemProps1.xml><?xml version="1.0" encoding="utf-8"?>
<ds:datastoreItem xmlns:ds="http://schemas.openxmlformats.org/officeDocument/2006/customXml" ds:itemID="{169D8FAE-2533-447A-8D43-BABD8027B4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F724BA-B571-4271-9C68-CDEB65F65B8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0B07ABC-76F2-40BF-BA49-C9AB6F22614F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634A2FA-F7F9-4D14-B615-F77CE30C394C}">
  <ds:schemaRefs>
    <ds:schemaRef ds:uri="http://www.w3.org/2001/XMLSchema"/>
    <ds:schemaRef ds:uri="http://iphelion.com/word/outline/"/>
  </ds:schemaRefs>
</ds:datastoreItem>
</file>

<file path=customXml/itemProps5.xml><?xml version="1.0" encoding="utf-8"?>
<ds:datastoreItem xmlns:ds="http://schemas.openxmlformats.org/officeDocument/2006/customXml" ds:itemID="{6E6D9F39-887F-4755-8456-48515DFB94B6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E62B8283-6F3E-4B0C-AFD1-0380344B4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e4b3d-89b0-4287-b514-253578f20458"/>
    <ds:schemaRef ds:uri="b0cb3f79-7a87-4aaf-85e3-8b06bdbcb0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4C16544A-72C6-478E-A856-9ABC25FF311A}">
  <ds:schemaRefs>
    <ds:schemaRef ds:uri="http://schemas.microsoft.com/office/2006/metadata/properties"/>
    <ds:schemaRef ds:uri="http://schemas.microsoft.com/office/infopath/2007/PartnerControls"/>
    <ds:schemaRef ds:uri="2aae4b3d-89b0-4287-b514-253578f20458"/>
    <ds:schemaRef ds:uri="b0cb3f79-7a87-4aaf-85e3-8b06bdbcb0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McCulloch E (Euan)</dc:creator>
  <cp:keywords/>
  <cp:lastModifiedBy>Chataway, Francis [AU-AU]</cp:lastModifiedBy>
  <cp:revision>2</cp:revision>
  <dcterms:created xsi:type="dcterms:W3CDTF">2025-12-15T08:18:00Z</dcterms:created>
  <dcterms:modified xsi:type="dcterms:W3CDTF">2025-12-15T08:18:00Z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0x010100672A3FCA98991645BE083C320B7539B70201004AEE0B2247528146B60795DFC0C73AC7</vt:lpwstr>
  </property>
  <property fmtid="{D5CDD505-2E9C-101B-9397-08002B2CF9AE}" pid="3" name="Record_x0020_classification">
    <vt:lpwstr>15;#Legal advice - S6 - Legislation|341e7ceb-3639-4480-8119-0bbd3db007ea</vt:lpwstr>
  </property>
  <property fmtid="{D5CDD505-2E9C-101B-9397-08002B2CF9AE}" pid="4" name="Record classification">
    <vt:lpwstr>15;#Legal advice - S6 - Legislation|341e7ceb-3639-4480-8119-0bbd3db007ea</vt:lpwstr>
  </property>
  <property fmtid="{D5CDD505-2E9C-101B-9397-08002B2CF9AE}" pid="5" name="RevIMBCS">
    <vt:lpwstr/>
  </property>
  <property fmtid="{D5CDD505-2E9C-101B-9397-08002B2CF9AE}" pid="6" name="_dlc_DocIdItemGuid">
    <vt:lpwstr>f9bc4ded-00c1-41b1-9d02-a7f6d1e441cd</vt:lpwstr>
  </property>
  <property fmtid="{D5CDD505-2E9C-101B-9397-08002B2CF9AE}" pid="7" name="Order">
    <vt:r8>78800</vt:r8>
  </property>
  <property fmtid="{D5CDD505-2E9C-101B-9397-08002B2CF9AE}" pid="8" name="xd_Signature">
    <vt:bool>false</vt:bool>
  </property>
  <property fmtid="{D5CDD505-2E9C-101B-9397-08002B2CF9AE}" pid="9" name="SharedWithUsers">
    <vt:lpwstr/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IconOverlay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MediaServiceImageTags">
    <vt:lpwstr/>
  </property>
  <property fmtid="{D5CDD505-2E9C-101B-9397-08002B2CF9AE}" pid="17" name="lcf76f155ced4ddcb4097134ff3c332f">
    <vt:lpwstr/>
  </property>
  <property fmtid="{D5CDD505-2E9C-101B-9397-08002B2CF9AE}" pid="18" name="Security caveat">
    <vt:lpwstr/>
  </property>
  <property fmtid="{D5CDD505-2E9C-101B-9397-08002B2CF9AE}" pid="19" name="Security_x0020_caveat">
    <vt:lpwstr/>
  </property>
  <property fmtid="{D5CDD505-2E9C-101B-9397-08002B2CF9AE}" pid="20" name="Security marking">
    <vt:lpwstr/>
  </property>
  <property fmtid="{D5CDD505-2E9C-101B-9397-08002B2CF9AE}" pid="21" name="Security_x0020_marking">
    <vt:lpwstr/>
  </property>
  <property fmtid="{D5CDD505-2E9C-101B-9397-08002B2CF9AE}" pid="22" name="MSIP_Label_f740f380-0cbb-424d-b2bc-fca3933165d7_Enabled">
    <vt:lpwstr>True</vt:lpwstr>
  </property>
  <property fmtid="{D5CDD505-2E9C-101B-9397-08002B2CF9AE}" pid="23" name="MSIP_Label_f740f380-0cbb-424d-b2bc-fca3933165d7_SiteId">
    <vt:lpwstr>d603c99c-cfdd-4292-9268-00db0d0cf081</vt:lpwstr>
  </property>
  <property fmtid="{D5CDD505-2E9C-101B-9397-08002B2CF9AE}" pid="24" name="MSIP_Label_f740f380-0cbb-424d-b2bc-fca3933165d7_SetDate">
    <vt:lpwstr>2025-03-28T14:40:18Z</vt:lpwstr>
  </property>
  <property fmtid="{D5CDD505-2E9C-101B-9397-08002B2CF9AE}" pid="25" name="MSIP_Label_f740f380-0cbb-424d-b2bc-fca3933165d7_Name">
    <vt:lpwstr>Restricted \ Restricted - legal privilege</vt:lpwstr>
  </property>
  <property fmtid="{D5CDD505-2E9C-101B-9397-08002B2CF9AE}" pid="26" name="MSIP_Label_f740f380-0cbb-424d-b2bc-fca3933165d7_ActionId">
    <vt:lpwstr>0de6bce4-eb2e-4979-aa7a-3a1914bf4e7d</vt:lpwstr>
  </property>
  <property fmtid="{D5CDD505-2E9C-101B-9397-08002B2CF9AE}" pid="27" name="MSIP_Label_f740f380-0cbb-424d-b2bc-fca3933165d7_Removed">
    <vt:lpwstr>False</vt:lpwstr>
  </property>
  <property fmtid="{D5CDD505-2E9C-101B-9397-08002B2CF9AE}" pid="28" name="MSIP_Label_f740f380-0cbb-424d-b2bc-fca3933165d7_Parent">
    <vt:lpwstr>898fd1bc-c38e-40dc-bee6-7aa3bcf767dc</vt:lpwstr>
  </property>
  <property fmtid="{D5CDD505-2E9C-101B-9397-08002B2CF9AE}" pid="29" name="MSIP_Label_f740f380-0cbb-424d-b2bc-fca3933165d7_Extended_MSFT_Method">
    <vt:lpwstr>Standard</vt:lpwstr>
  </property>
  <property fmtid="{D5CDD505-2E9C-101B-9397-08002B2CF9AE}" pid="30" name="MSIP_Label_898fd1bc-c38e-40dc-bee6-7aa3bcf767dc_Enabled">
    <vt:lpwstr>True</vt:lpwstr>
  </property>
  <property fmtid="{D5CDD505-2E9C-101B-9397-08002B2CF9AE}" pid="31" name="MSIP_Label_898fd1bc-c38e-40dc-bee6-7aa3bcf767dc_SiteId">
    <vt:lpwstr>d603c99c-cfdd-4292-9268-00db0d0cf081</vt:lpwstr>
  </property>
  <property fmtid="{D5CDD505-2E9C-101B-9397-08002B2CF9AE}" pid="32" name="MSIP_Label_898fd1bc-c38e-40dc-bee6-7aa3bcf767dc_SetDate">
    <vt:lpwstr>2025-03-28T14:40:18Z</vt:lpwstr>
  </property>
  <property fmtid="{D5CDD505-2E9C-101B-9397-08002B2CF9AE}" pid="33" name="MSIP_Label_898fd1bc-c38e-40dc-bee6-7aa3bcf767dc_Name">
    <vt:lpwstr>Restricted</vt:lpwstr>
  </property>
  <property fmtid="{D5CDD505-2E9C-101B-9397-08002B2CF9AE}" pid="34" name="MSIP_Label_898fd1bc-c38e-40dc-bee6-7aa3bcf767dc_ActionId">
    <vt:lpwstr>24c5953c-82f1-4dd7-bc9f-1750c66ddf7e</vt:lpwstr>
  </property>
  <property fmtid="{D5CDD505-2E9C-101B-9397-08002B2CF9AE}" pid="35" name="MSIP_Label_898fd1bc-c38e-40dc-bee6-7aa3bcf767dc_Extended_MSFT_Method">
    <vt:lpwstr>Standard</vt:lpwstr>
  </property>
  <property fmtid="{D5CDD505-2E9C-101B-9397-08002B2CF9AE}" pid="36" name="Sensitivity">
    <vt:lpwstr>Restricted \ Restricted - legal privilege Restricted</vt:lpwstr>
  </property>
</Properties>
</file>