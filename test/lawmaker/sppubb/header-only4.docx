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8D740" w14:textId="77777777" w:rsidR="00E12B37" w:rsidRDefault="00E12B37">
      <w:pPr>
        <w:suppressLineNumbers/>
      </w:pPr>
    </w:p>
    <w:p w14:paraId="1D869755" w14:textId="77777777" w:rsidR="00E12B37" w:rsidRDefault="00E12B37">
      <w:pPr>
        <w:suppressLineNumbers/>
      </w:pPr>
    </w:p>
    <w:p w14:paraId="4F684CA1" w14:textId="77777777" w:rsidR="00E12B37" w:rsidRDefault="00E12B37">
      <w:pPr>
        <w:suppressLineNumbers/>
      </w:pPr>
    </w:p>
    <w:p w14:paraId="6F509188" w14:textId="77777777" w:rsidR="00E12B37" w:rsidRDefault="00E12B37">
      <w:pPr>
        <w:suppressLineNumbers/>
      </w:pPr>
    </w:p>
    <w:p w14:paraId="00EBEE78" w14:textId="77777777" w:rsidR="00E12B37" w:rsidRDefault="00E12B37">
      <w:pPr>
        <w:suppressLineNumbers/>
      </w:pPr>
    </w:p>
    <w:p w14:paraId="76281FF9" w14:textId="77777777" w:rsidR="00E12B37" w:rsidRDefault="00040C6A">
      <w:pPr>
        <w:suppressLineNumbers/>
        <w:tabs>
          <w:tab w:val="left" w:pos="8505"/>
        </w:tabs>
        <w:jc w:val="center"/>
        <w:rPr>
          <w:caps/>
        </w:rPr>
      </w:pPr>
      <w:r>
        <w:rPr>
          <w:sz w:val="48"/>
        </w:rPr>
        <w:t>Prevention of Domestic Abuse (Scotland) Bill</w:t>
      </w:r>
    </w:p>
    <w:p w14:paraId="7671DCFA" w14:textId="77777777" w:rsidR="00E12B37" w:rsidRDefault="00E12B37">
      <w:pPr>
        <w:suppressLineNumbers/>
      </w:pPr>
    </w:p>
    <w:p w14:paraId="09376353" w14:textId="77777777" w:rsidR="00E12B37" w:rsidRDefault="00E12B37">
      <w:pPr>
        <w:suppressLineNumbers/>
      </w:pPr>
    </w:p>
    <w:p w14:paraId="2CEA2E69" w14:textId="77777777" w:rsidR="00E12B37" w:rsidRDefault="00E12B37">
      <w:pPr>
        <w:suppressLineNumbers/>
      </w:pPr>
    </w:p>
    <w:p w14:paraId="2F034205" w14:textId="77777777" w:rsidR="00E12B37" w:rsidRDefault="00E12B37">
      <w:pPr>
        <w:suppressLineNumbers/>
      </w:pPr>
    </w:p>
    <w:p w14:paraId="2B08856C" w14:textId="77777777" w:rsidR="000E6DBA" w:rsidRPr="00C01E48" w:rsidDel="00877767" w:rsidRDefault="000E6DBA" w:rsidP="00A4433E">
      <w:pPr>
        <w:rPr>
          <w:del w:id="0" w:author="Chataway, Francis [AU-AU]" w:date="2025-12-15T19:19:00Z"/>
        </w:rPr>
      </w:pPr>
      <w:r>
        <w:t>An Act of the Scottish Parliament to make provision for the purpose of preventing domestic abuse, including, in particular, provision requiring certain offenders convicted of offences involving domestic abuse to notify the police of certain personal information for a period, and for the assessment and management of the risks posed by such offenders; provision for the assessment of certain offenders convicted of offences involving domestic abuse for suitability for rehabilitation programmes and services; provision for the collection and reporting of data on victims of domestic abuse or offences involving domestic abuse; provision for the promotion of education in schools about domestic abuse; and for connected purposes.</w:t>
      </w:r>
    </w:p>
    <w:p w14:paraId="00F33E47" w14:textId="77777777" w:rsidR="00E12B37" w:rsidDel="00877767" w:rsidRDefault="00E12B37">
      <w:pPr>
        <w:rPr>
          <w:del w:id="1" w:author="Chataway, Francis [AU-AU]" w:date="2025-12-15T19:19:00Z"/>
        </w:rPr>
      </w:pPr>
    </w:p>
    <w:p w14:paraId="0EA8EC8F" w14:textId="77777777" w:rsidR="00E12B37" w:rsidDel="00877767" w:rsidRDefault="00E12B37">
      <w:pPr>
        <w:rPr>
          <w:del w:id="2" w:author="Chataway, Francis [AU-AU]" w:date="2025-12-15T19:19:00Z"/>
        </w:rPr>
      </w:pPr>
    </w:p>
    <w:p w14:paraId="0187D75C" w14:textId="45C9A5EB" w:rsidR="000E6DBA" w:rsidDel="00877767" w:rsidRDefault="000E6DBA" w:rsidP="00A4433E">
      <w:pPr>
        <w:pStyle w:val="BillPartNumber"/>
        <w:rPr>
          <w:del w:id="3" w:author="Chataway, Francis [AU-AU]" w:date="2025-12-15T19:19:00Z"/>
        </w:rPr>
      </w:pPr>
      <w:del w:id="4" w:author="Chataway, Francis [AU-AU]" w:date="2025-12-15T19:19:00Z">
        <w:r w:rsidDel="00877767">
          <w:delText xml:space="preserve">Part </w:delText>
        </w:r>
        <w:r w:rsidR="00040C6A" w:rsidDel="00877767">
          <w:rPr>
            <w:noProof/>
          </w:rPr>
          <w:delText>1</w:delText>
        </w:r>
      </w:del>
    </w:p>
    <w:p w14:paraId="535DA63F" w14:textId="6584D41C" w:rsidR="000E6DBA" w:rsidDel="00877767" w:rsidRDefault="000E6DBA" w:rsidP="00A4433E">
      <w:pPr>
        <w:pStyle w:val="BillPartTitle"/>
        <w:rPr>
          <w:del w:id="5" w:author="Chataway, Francis [AU-AU]" w:date="2025-12-15T19:19:00Z"/>
        </w:rPr>
      </w:pPr>
      <w:del w:id="6" w:author="Chataway, Francis [AU-AU]" w:date="2025-12-15T19:19:00Z">
        <w:r w:rsidDel="00877767">
          <w:delText>Notification requirements for domestic abuse offenders</w:delText>
        </w:r>
      </w:del>
    </w:p>
    <w:p w14:paraId="4ABF9B76" w14:textId="6D9249B2" w:rsidR="000E6DBA" w:rsidRPr="007F6EB6" w:rsidDel="00877767" w:rsidRDefault="000E6DBA" w:rsidP="00A4433E">
      <w:pPr>
        <w:pStyle w:val="BillItalicHeading"/>
        <w:rPr>
          <w:del w:id="7" w:author="Chataway, Francis [AU-AU]" w:date="2025-12-15T19:19:00Z"/>
        </w:rPr>
      </w:pPr>
      <w:del w:id="8" w:author="Chataway, Francis [AU-AU]" w:date="2025-12-15T19:19:00Z">
        <w:r w:rsidDel="00877767">
          <w:delText>Notification requirements</w:delText>
        </w:r>
      </w:del>
    </w:p>
    <w:p w14:paraId="33BBE006" w14:textId="1DDA7BC4" w:rsidR="000E6DBA" w:rsidDel="00877767" w:rsidRDefault="009261A9" w:rsidP="009261A9">
      <w:pPr>
        <w:pStyle w:val="BillSection"/>
        <w:numPr>
          <w:ilvl w:val="0"/>
          <w:numId w:val="0"/>
        </w:numPr>
        <w:tabs>
          <w:tab w:val="left" w:pos="851"/>
        </w:tabs>
        <w:ind w:left="851" w:hanging="851"/>
        <w:rPr>
          <w:del w:id="9" w:author="Chataway, Francis [AU-AU]" w:date="2025-12-15T19:19:00Z"/>
        </w:rPr>
      </w:pPr>
      <w:del w:id="10" w:author="Chataway, Francis [AU-AU]" w:date="2025-12-15T19:19:00Z">
        <w:r w:rsidDel="00877767">
          <w:delText>1</w:delText>
        </w:r>
        <w:r w:rsidDel="00877767">
          <w:tab/>
        </w:r>
        <w:r w:rsidR="000E6DBA" w:rsidDel="00877767">
          <w:delText>Persons subject to notification requirements</w:delText>
        </w:r>
      </w:del>
    </w:p>
    <w:p w14:paraId="498E1E12" w14:textId="2268D5F6" w:rsidR="000E6DBA" w:rsidDel="00877767" w:rsidRDefault="009261A9" w:rsidP="009261A9">
      <w:pPr>
        <w:pStyle w:val="BillSubSection"/>
        <w:numPr>
          <w:ilvl w:val="0"/>
          <w:numId w:val="0"/>
        </w:numPr>
        <w:tabs>
          <w:tab w:val="left" w:pos="851"/>
        </w:tabs>
        <w:ind w:left="851" w:hanging="567"/>
        <w:rPr>
          <w:del w:id="11" w:author="Chataway, Francis [AU-AU]" w:date="2025-12-15T19:19:00Z"/>
        </w:rPr>
      </w:pPr>
      <w:del w:id="12" w:author="Chataway, Francis [AU-AU]" w:date="2025-12-15T19:19:00Z">
        <w:r w:rsidDel="00877767">
          <w:delText>(1)</w:delText>
        </w:r>
        <w:r w:rsidDel="00877767">
          <w:tab/>
        </w:r>
        <w:r w:rsidR="000E6DBA" w:rsidRPr="000A66A6" w:rsidDel="00877767">
          <w:delText xml:space="preserve">A person is subject to the notification requirements of this Part for the period set out in section </w:delText>
        </w:r>
        <w:r w:rsidR="00040C6A" w:rsidRPr="00040C6A" w:rsidDel="00877767">
          <w:rPr>
            <w:bCs/>
            <w:lang w:val="en-US"/>
          </w:rPr>
          <w:delText>2</w:delText>
        </w:r>
        <w:r w:rsidR="000E6DBA" w:rsidRPr="000A66A6" w:rsidDel="00877767">
          <w:delText xml:space="preserve"> (“the notification period”) i</w:delText>
        </w:r>
        <w:r w:rsidR="000E6DBA" w:rsidDel="00877767">
          <w:delText>f—</w:delText>
        </w:r>
      </w:del>
    </w:p>
    <w:p w14:paraId="6C2474D9" w14:textId="4315D882" w:rsidR="000E6DBA" w:rsidDel="00877767" w:rsidRDefault="009261A9" w:rsidP="009261A9">
      <w:pPr>
        <w:pStyle w:val="BillSectionPara"/>
        <w:numPr>
          <w:ilvl w:val="0"/>
          <w:numId w:val="0"/>
        </w:numPr>
        <w:tabs>
          <w:tab w:val="left" w:pos="1418"/>
        </w:tabs>
        <w:ind w:left="1418" w:hanging="426"/>
        <w:rPr>
          <w:del w:id="13" w:author="Chataway, Francis [AU-AU]" w:date="2025-12-15T19:19:00Z"/>
        </w:rPr>
      </w:pPr>
      <w:del w:id="14" w:author="Chataway, Francis [AU-AU]" w:date="2025-12-15T19:19:00Z">
        <w:r w:rsidDel="00877767">
          <w:delText>(a)</w:delText>
        </w:r>
        <w:r w:rsidDel="00877767">
          <w:tab/>
        </w:r>
        <w:r w:rsidR="000E6DBA" w:rsidDel="00877767">
          <w:delText>the person has, on or after the day on which this section comes into force, been convicted on indictment of an offence involving domestic abuse, and</w:delText>
        </w:r>
      </w:del>
    </w:p>
    <w:p w14:paraId="4DA3A0A4" w14:textId="479CB9D2" w:rsidR="000E6DBA" w:rsidDel="00877767" w:rsidRDefault="009261A9" w:rsidP="009261A9">
      <w:pPr>
        <w:pStyle w:val="BillSectionPara"/>
        <w:numPr>
          <w:ilvl w:val="0"/>
          <w:numId w:val="0"/>
        </w:numPr>
        <w:tabs>
          <w:tab w:val="left" w:pos="1418"/>
        </w:tabs>
        <w:ind w:left="1418" w:hanging="426"/>
        <w:rPr>
          <w:del w:id="15" w:author="Chataway, Francis [AU-AU]" w:date="2025-12-15T19:19:00Z"/>
        </w:rPr>
      </w:pPr>
      <w:del w:id="16" w:author="Chataway, Francis [AU-AU]" w:date="2025-12-15T19:19:00Z">
        <w:r w:rsidDel="00877767">
          <w:delText>(b)</w:delText>
        </w:r>
        <w:r w:rsidDel="00877767">
          <w:tab/>
        </w:r>
        <w:r w:rsidR="000E6DBA" w:rsidDel="00877767">
          <w:delText>in respect of that conviction—</w:delText>
        </w:r>
      </w:del>
    </w:p>
    <w:p w14:paraId="19569E81" w14:textId="07C7851A" w:rsidR="000E6DBA" w:rsidDel="00877767" w:rsidRDefault="009261A9" w:rsidP="009261A9">
      <w:pPr>
        <w:pStyle w:val="BillSectionSubPara"/>
        <w:numPr>
          <w:ilvl w:val="0"/>
          <w:numId w:val="0"/>
        </w:numPr>
        <w:tabs>
          <w:tab w:val="left" w:pos="2047"/>
        </w:tabs>
        <w:ind w:left="2047" w:hanging="488"/>
        <w:rPr>
          <w:del w:id="17" w:author="Chataway, Francis [AU-AU]" w:date="2025-12-15T19:19:00Z"/>
        </w:rPr>
      </w:pPr>
      <w:del w:id="18" w:author="Chataway, Francis [AU-AU]" w:date="2025-12-15T19:19:00Z">
        <w:r w:rsidDel="00877767">
          <w:delText>(i)</w:delText>
        </w:r>
        <w:r w:rsidDel="00877767">
          <w:tab/>
        </w:r>
        <w:r w:rsidR="000E6DBA" w:rsidDel="00877767">
          <w:delText>a sentence of imprisonment for a period of 12 months or more was imposed and the person been released from imprisonment, or</w:delText>
        </w:r>
      </w:del>
    </w:p>
    <w:p w14:paraId="2B0B760F" w14:textId="0A301281" w:rsidR="000E6DBA" w:rsidDel="00877767" w:rsidRDefault="009261A9" w:rsidP="009261A9">
      <w:pPr>
        <w:pStyle w:val="BillSectionSubPara"/>
        <w:numPr>
          <w:ilvl w:val="0"/>
          <w:numId w:val="0"/>
        </w:numPr>
        <w:tabs>
          <w:tab w:val="left" w:pos="2047"/>
        </w:tabs>
        <w:ind w:left="2047" w:hanging="488"/>
        <w:rPr>
          <w:del w:id="19" w:author="Chataway, Francis [AU-AU]" w:date="2025-12-15T19:19:00Z"/>
        </w:rPr>
      </w:pPr>
      <w:del w:id="20" w:author="Chataway, Francis [AU-AU]" w:date="2025-12-15T19:19:00Z">
        <w:r w:rsidDel="00877767">
          <w:delText>(ii)</w:delText>
        </w:r>
        <w:r w:rsidDel="00877767">
          <w:tab/>
        </w:r>
        <w:r w:rsidR="000E6DBA" w:rsidDel="00877767">
          <w:delText>the person is subject to a community payback order imposed under section 227A of the Criminal Procedure (Scotland) Act 1995 imposing an offender supervision requirement (within the meaning given by section 227G(1) of that Act) whether alone or along with any other requirement.</w:delText>
        </w:r>
      </w:del>
    </w:p>
    <w:p w14:paraId="71BCE3F4" w14:textId="71AD1A22" w:rsidR="000E6DBA" w:rsidRPr="000A66A6" w:rsidDel="00877767" w:rsidRDefault="009261A9" w:rsidP="009261A9">
      <w:pPr>
        <w:pStyle w:val="BillSubSection"/>
        <w:numPr>
          <w:ilvl w:val="0"/>
          <w:numId w:val="0"/>
        </w:numPr>
        <w:tabs>
          <w:tab w:val="left" w:pos="851"/>
        </w:tabs>
        <w:ind w:left="851" w:hanging="567"/>
        <w:rPr>
          <w:del w:id="21" w:author="Chataway, Francis [AU-AU]" w:date="2025-12-15T19:19:00Z"/>
        </w:rPr>
      </w:pPr>
      <w:del w:id="22" w:author="Chataway, Francis [AU-AU]" w:date="2025-12-15T19:19:00Z">
        <w:r w:rsidRPr="000A66A6" w:rsidDel="00877767">
          <w:delText>(2)</w:delText>
        </w:r>
        <w:r w:rsidRPr="000A66A6" w:rsidDel="00877767">
          <w:tab/>
        </w:r>
        <w:r w:rsidR="000E6DBA" w:rsidDel="00877767">
          <w:delText xml:space="preserve">In this Part, </w:delText>
        </w:r>
        <w:r w:rsidR="000E6DBA" w:rsidRPr="000A66A6" w:rsidDel="00877767">
          <w:delText>“offence involving domestic abuse” means—</w:delText>
        </w:r>
      </w:del>
    </w:p>
    <w:p w14:paraId="768204EB" w14:textId="3A8E0DD8" w:rsidR="000E6DBA" w:rsidDel="00877767" w:rsidRDefault="009261A9" w:rsidP="009261A9">
      <w:pPr>
        <w:pStyle w:val="BillSectionPara"/>
        <w:numPr>
          <w:ilvl w:val="0"/>
          <w:numId w:val="0"/>
        </w:numPr>
        <w:tabs>
          <w:tab w:val="left" w:pos="1418"/>
        </w:tabs>
        <w:ind w:left="1418" w:hanging="426"/>
        <w:rPr>
          <w:del w:id="23" w:author="Chataway, Francis [AU-AU]" w:date="2025-12-15T19:19:00Z"/>
        </w:rPr>
      </w:pPr>
      <w:del w:id="24" w:author="Chataway, Francis [AU-AU]" w:date="2025-12-15T19:19:00Z">
        <w:r w:rsidDel="00877767">
          <w:delText>(a)</w:delText>
        </w:r>
        <w:r w:rsidDel="00877767">
          <w:tab/>
        </w:r>
        <w:r w:rsidR="000E6DBA" w:rsidRPr="000A66A6" w:rsidDel="00877767">
          <w:delText>an offence under section 1(1) (abusive behaviour towards partner or ex-partner) of the Domestic Abuse (Scotland) Act 2018,</w:delText>
        </w:r>
      </w:del>
    </w:p>
    <w:p w14:paraId="7503A02E" w14:textId="27BE13C4" w:rsidR="000E6DBA" w:rsidRPr="000A66A6" w:rsidDel="00877767" w:rsidRDefault="009261A9" w:rsidP="009261A9">
      <w:pPr>
        <w:pStyle w:val="BillSectionPara"/>
        <w:numPr>
          <w:ilvl w:val="0"/>
          <w:numId w:val="0"/>
        </w:numPr>
        <w:tabs>
          <w:tab w:val="left" w:pos="1418"/>
        </w:tabs>
        <w:ind w:left="1418" w:hanging="426"/>
        <w:rPr>
          <w:del w:id="25" w:author="Chataway, Francis [AU-AU]" w:date="2025-12-15T19:19:00Z"/>
        </w:rPr>
      </w:pPr>
      <w:del w:id="26" w:author="Chataway, Francis [AU-AU]" w:date="2025-12-15T19:19:00Z">
        <w:r w:rsidRPr="000A66A6" w:rsidDel="00877767">
          <w:delText>(b)</w:delText>
        </w:r>
        <w:r w:rsidRPr="000A66A6" w:rsidDel="00877767">
          <w:tab/>
        </w:r>
        <w:r w:rsidR="000E6DBA" w:rsidRPr="003D4A35" w:rsidDel="00877767">
          <w:delText xml:space="preserve">an offence under section 17 (breach of domestic abuse protection order) of </w:delText>
        </w:r>
        <w:r w:rsidR="000E6DBA" w:rsidDel="00877767">
          <w:delText>the Domestic Abuse (Protection) (Scotland) Act 2021</w:delText>
        </w:r>
        <w:r w:rsidR="000E6DBA" w:rsidRPr="003D4A35" w:rsidDel="00877767">
          <w:delText>,</w:delText>
        </w:r>
      </w:del>
    </w:p>
    <w:p w14:paraId="27250BCF" w14:textId="696EA976" w:rsidR="000E6DBA" w:rsidDel="00877767" w:rsidRDefault="009261A9" w:rsidP="009261A9">
      <w:pPr>
        <w:pStyle w:val="BillSectionPara"/>
        <w:numPr>
          <w:ilvl w:val="0"/>
          <w:numId w:val="0"/>
        </w:numPr>
        <w:tabs>
          <w:tab w:val="left" w:pos="1418"/>
        </w:tabs>
        <w:ind w:left="1418" w:hanging="426"/>
        <w:rPr>
          <w:del w:id="27" w:author="Chataway, Francis [AU-AU]" w:date="2025-12-15T19:19:00Z"/>
        </w:rPr>
      </w:pPr>
      <w:del w:id="28" w:author="Chataway, Francis [AU-AU]" w:date="2025-12-15T19:19:00Z">
        <w:r w:rsidDel="00877767">
          <w:delText>(c)</w:delText>
        </w:r>
        <w:r w:rsidDel="00877767">
          <w:tab/>
        </w:r>
        <w:r w:rsidR="000E6DBA" w:rsidRPr="000A66A6" w:rsidDel="00877767">
          <w:delText>any other offence where the offence is aggravated as described in section 1(1)(a) (aggravation where abuse of partner or ex-partner) of the Abusive Behaviour and Sexual Harm (Scotland) Act 2016.</w:delText>
        </w:r>
      </w:del>
    </w:p>
    <w:p w14:paraId="5342CADB" w14:textId="61505164" w:rsidR="000E6DBA" w:rsidDel="00877767" w:rsidRDefault="009261A9" w:rsidP="009261A9">
      <w:pPr>
        <w:pStyle w:val="BillSubSection"/>
        <w:numPr>
          <w:ilvl w:val="0"/>
          <w:numId w:val="0"/>
        </w:numPr>
        <w:tabs>
          <w:tab w:val="left" w:pos="851"/>
        </w:tabs>
        <w:ind w:left="851" w:hanging="567"/>
        <w:rPr>
          <w:del w:id="29" w:author="Chataway, Francis [AU-AU]" w:date="2025-12-15T19:19:00Z"/>
        </w:rPr>
      </w:pPr>
      <w:del w:id="30" w:author="Chataway, Francis [AU-AU]" w:date="2025-12-15T19:19:00Z">
        <w:r w:rsidDel="00877767">
          <w:delText>(3)</w:delText>
        </w:r>
        <w:r w:rsidDel="00877767">
          <w:tab/>
        </w:r>
        <w:r w:rsidR="000E6DBA" w:rsidRPr="000A66A6" w:rsidDel="00877767">
          <w:delText>A person for the time being subject to the notification requirements of this Part is referred to in this Part as a “</w:delText>
        </w:r>
        <w:r w:rsidR="000E6DBA" w:rsidDel="00877767">
          <w:delText>domestic abuse</w:delText>
        </w:r>
        <w:r w:rsidR="000E6DBA" w:rsidRPr="000A66A6" w:rsidDel="00877767">
          <w:delText xml:space="preserve"> offende</w:delText>
        </w:r>
        <w:r w:rsidR="000E6DBA" w:rsidDel="00877767">
          <w:delText>r”.</w:delText>
        </w:r>
      </w:del>
    </w:p>
    <w:p w14:paraId="446D186A" w14:textId="614F4C6B" w:rsidR="000E6DBA" w:rsidRPr="000A66A6" w:rsidDel="00877767" w:rsidRDefault="000E6DBA" w:rsidP="00A4433E">
      <w:pPr>
        <w:rPr>
          <w:del w:id="31" w:author="Chataway, Francis [AU-AU]" w:date="2025-12-15T19:19:00Z"/>
        </w:rPr>
      </w:pPr>
    </w:p>
    <w:p w14:paraId="284E60B8" w14:textId="1818096E" w:rsidR="000E6DBA" w:rsidDel="00877767" w:rsidRDefault="009261A9" w:rsidP="009261A9">
      <w:pPr>
        <w:pStyle w:val="BillSection"/>
        <w:numPr>
          <w:ilvl w:val="0"/>
          <w:numId w:val="0"/>
        </w:numPr>
        <w:tabs>
          <w:tab w:val="left" w:pos="851"/>
        </w:tabs>
        <w:ind w:left="851" w:hanging="851"/>
        <w:rPr>
          <w:del w:id="32" w:author="Chataway, Francis [AU-AU]" w:date="2025-12-15T19:19:00Z"/>
        </w:rPr>
      </w:pPr>
      <w:del w:id="33" w:author="Chataway, Francis [AU-AU]" w:date="2025-12-15T19:19:00Z">
        <w:r w:rsidDel="00877767">
          <w:delText>2</w:delText>
        </w:r>
        <w:r w:rsidDel="00877767">
          <w:tab/>
        </w:r>
        <w:r w:rsidR="000E6DBA" w:rsidDel="00877767">
          <w:delText>The notification period</w:delText>
        </w:r>
      </w:del>
    </w:p>
    <w:p w14:paraId="61E12DE3" w14:textId="41305BF9" w:rsidR="000E6DBA" w:rsidDel="00877767" w:rsidRDefault="009261A9" w:rsidP="009261A9">
      <w:pPr>
        <w:pStyle w:val="BillSubSection"/>
        <w:numPr>
          <w:ilvl w:val="0"/>
          <w:numId w:val="0"/>
        </w:numPr>
        <w:tabs>
          <w:tab w:val="left" w:pos="851"/>
        </w:tabs>
        <w:ind w:left="851" w:hanging="567"/>
        <w:rPr>
          <w:del w:id="34" w:author="Chataway, Francis [AU-AU]" w:date="2025-12-15T19:19:00Z"/>
        </w:rPr>
      </w:pPr>
      <w:del w:id="35" w:author="Chataway, Francis [AU-AU]" w:date="2025-12-15T19:19:00Z">
        <w:r w:rsidDel="00877767">
          <w:delText>(1)</w:delText>
        </w:r>
        <w:r w:rsidDel="00877767">
          <w:tab/>
        </w:r>
        <w:r w:rsidR="000E6DBA" w:rsidDel="00877767">
          <w:delText>The notification period for a domestic abuse offender is—</w:delText>
        </w:r>
      </w:del>
    </w:p>
    <w:p w14:paraId="16AA3C67" w14:textId="5CA5DED7" w:rsidR="000E6DBA" w:rsidDel="00877767" w:rsidRDefault="009261A9" w:rsidP="009261A9">
      <w:pPr>
        <w:pStyle w:val="BillSectionPara"/>
        <w:numPr>
          <w:ilvl w:val="0"/>
          <w:numId w:val="0"/>
        </w:numPr>
        <w:tabs>
          <w:tab w:val="left" w:pos="1418"/>
        </w:tabs>
        <w:ind w:left="1418" w:hanging="426"/>
        <w:rPr>
          <w:del w:id="36" w:author="Chataway, Francis [AU-AU]" w:date="2025-12-15T19:19:00Z"/>
        </w:rPr>
      </w:pPr>
      <w:del w:id="37" w:author="Chataway, Francis [AU-AU]" w:date="2025-12-15T19:19:00Z">
        <w:r w:rsidDel="00877767">
          <w:delText>(a)</w:delText>
        </w:r>
        <w:r w:rsidDel="00877767">
          <w:tab/>
        </w:r>
        <w:r w:rsidR="000E6DBA" w:rsidDel="00877767">
          <w:delText>in a case where a sentence of imprisonment for a period of between 12 months and 30 months has been imposed in respect of the conviction, the relevant period beginning with the date of conviction,</w:delText>
        </w:r>
      </w:del>
    </w:p>
    <w:p w14:paraId="1BDBF437" w14:textId="4D012AA1" w:rsidR="000E6DBA" w:rsidDel="00877767" w:rsidRDefault="009261A9" w:rsidP="009261A9">
      <w:pPr>
        <w:pStyle w:val="BillSectionPara"/>
        <w:numPr>
          <w:ilvl w:val="0"/>
          <w:numId w:val="0"/>
        </w:numPr>
        <w:tabs>
          <w:tab w:val="left" w:pos="1418"/>
        </w:tabs>
        <w:ind w:left="1418" w:hanging="426"/>
        <w:rPr>
          <w:del w:id="38" w:author="Chataway, Francis [AU-AU]" w:date="2025-12-15T19:19:00Z"/>
        </w:rPr>
      </w:pPr>
      <w:del w:id="39" w:author="Chataway, Francis [AU-AU]" w:date="2025-12-15T19:19:00Z">
        <w:r w:rsidDel="00877767">
          <w:delText>(b)</w:delText>
        </w:r>
        <w:r w:rsidDel="00877767">
          <w:tab/>
        </w:r>
        <w:r w:rsidR="000E6DBA" w:rsidDel="00877767">
          <w:delText>in a case where a sentence of imprisonment for a period longer than 30 months has been imposed in respect of the conviction, an indefinite period beginning with the date of conviction,</w:delText>
        </w:r>
      </w:del>
    </w:p>
    <w:p w14:paraId="6034AFAE" w14:textId="1BA0E75E" w:rsidR="000E6DBA" w:rsidDel="00877767" w:rsidRDefault="009261A9" w:rsidP="009261A9">
      <w:pPr>
        <w:pStyle w:val="BillSectionPara"/>
        <w:numPr>
          <w:ilvl w:val="0"/>
          <w:numId w:val="0"/>
        </w:numPr>
        <w:tabs>
          <w:tab w:val="left" w:pos="1418"/>
        </w:tabs>
        <w:ind w:left="1418" w:hanging="426"/>
        <w:rPr>
          <w:del w:id="40" w:author="Chataway, Francis [AU-AU]" w:date="2025-12-15T19:19:00Z"/>
        </w:rPr>
      </w:pPr>
      <w:del w:id="41" w:author="Chataway, Francis [AU-AU]" w:date="2025-12-15T19:19:00Z">
        <w:r w:rsidDel="00877767">
          <w:delText>(c)</w:delText>
        </w:r>
        <w:r w:rsidDel="00877767">
          <w:tab/>
        </w:r>
        <w:r w:rsidR="000E6DBA" w:rsidDel="00877767">
          <w:delText xml:space="preserve">in a case where the offender </w:delText>
        </w:r>
        <w:r w:rsidR="000E6DBA" w:rsidRPr="00854973" w:rsidDel="00877767">
          <w:delText>is subject to a community payback order imposed under section 227A of th</w:delText>
        </w:r>
        <w:r w:rsidR="000E6DBA" w:rsidDel="00877767">
          <w:delText xml:space="preserve">e Criminal Procedure (Scotland) </w:delText>
        </w:r>
        <w:r w:rsidR="000E6DBA" w:rsidRPr="00854973" w:rsidDel="00877767">
          <w:delText>A</w:delText>
        </w:r>
        <w:r w:rsidR="000E6DBA" w:rsidDel="00877767">
          <w:delText>ct 1995 in respect of the conviction, the period, beginning with the date of conviction, during w</w:delText>
        </w:r>
        <w:r w:rsidR="00967F07" w:rsidDel="00877767">
          <w:delText>hich</w:delText>
        </w:r>
        <w:r w:rsidR="000E6DBA" w:rsidDel="00877767">
          <w:delText xml:space="preserve"> the community payback order is in effect.</w:delText>
        </w:r>
      </w:del>
    </w:p>
    <w:p w14:paraId="60448DE9" w14:textId="655DE742" w:rsidR="000E6DBA" w:rsidDel="00877767" w:rsidRDefault="009261A9" w:rsidP="009261A9">
      <w:pPr>
        <w:pStyle w:val="BillSubSection"/>
        <w:numPr>
          <w:ilvl w:val="0"/>
          <w:numId w:val="0"/>
        </w:numPr>
        <w:tabs>
          <w:tab w:val="left" w:pos="851"/>
        </w:tabs>
        <w:ind w:left="851" w:hanging="567"/>
        <w:rPr>
          <w:del w:id="42" w:author="Chataway, Francis [AU-AU]" w:date="2025-12-15T19:19:00Z"/>
        </w:rPr>
      </w:pPr>
      <w:del w:id="43" w:author="Chataway, Francis [AU-AU]" w:date="2025-12-15T19:19:00Z">
        <w:r w:rsidDel="00877767">
          <w:delText>(2)</w:delText>
        </w:r>
        <w:r w:rsidDel="00877767">
          <w:tab/>
        </w:r>
        <w:r w:rsidR="000E6DBA" w:rsidDel="00877767">
          <w:delText xml:space="preserve">In subsection </w:delText>
        </w:r>
        <w:r w:rsidR="00040C6A" w:rsidDel="00877767">
          <w:rPr>
            <w:noProof/>
          </w:rPr>
          <w:delText>(1)(a)</w:delText>
        </w:r>
        <w:r w:rsidR="000E6DBA" w:rsidDel="00877767">
          <w:delText>, the “relevant period”, in respect of a conviction, is 3 times the length of the period of imprisonment that was imposed in respect of the conviction.</w:delText>
        </w:r>
      </w:del>
    </w:p>
    <w:p w14:paraId="41050C78" w14:textId="0DFC3496" w:rsidR="000E6DBA" w:rsidDel="00877767" w:rsidRDefault="009261A9" w:rsidP="009261A9">
      <w:pPr>
        <w:pStyle w:val="BillSubSection"/>
        <w:numPr>
          <w:ilvl w:val="0"/>
          <w:numId w:val="0"/>
        </w:numPr>
        <w:tabs>
          <w:tab w:val="left" w:pos="851"/>
        </w:tabs>
        <w:ind w:left="851" w:hanging="567"/>
        <w:rPr>
          <w:del w:id="44" w:author="Chataway, Francis [AU-AU]" w:date="2025-12-15T19:19:00Z"/>
        </w:rPr>
      </w:pPr>
      <w:del w:id="45" w:author="Chataway, Francis [AU-AU]" w:date="2025-12-15T19:19:00Z">
        <w:r w:rsidDel="00877767">
          <w:delText>(3)</w:delText>
        </w:r>
        <w:r w:rsidDel="00877767">
          <w:tab/>
        </w:r>
        <w:r w:rsidR="000E6DBA" w:rsidDel="00877767">
          <w:delText xml:space="preserve">Where a person is aged under 18 on the date of conviction, subsection </w:delText>
        </w:r>
        <w:r w:rsidR="00040C6A" w:rsidDel="00877767">
          <w:rPr>
            <w:noProof/>
          </w:rPr>
          <w:delText>(1)</w:delText>
        </w:r>
        <w:r w:rsidR="000E6DBA" w:rsidDel="00877767">
          <w:delText xml:space="preserve"> has effect as if for the reference to the relevant period there were substituted a reference to one-half of the relevant period.</w:delText>
        </w:r>
      </w:del>
    </w:p>
    <w:p w14:paraId="79BC35DA" w14:textId="16F66E11" w:rsidR="000E6DBA" w:rsidDel="00877767" w:rsidRDefault="009261A9" w:rsidP="009261A9">
      <w:pPr>
        <w:pStyle w:val="BillSubSection"/>
        <w:numPr>
          <w:ilvl w:val="0"/>
          <w:numId w:val="0"/>
        </w:numPr>
        <w:tabs>
          <w:tab w:val="left" w:pos="851"/>
        </w:tabs>
        <w:ind w:left="851" w:hanging="567"/>
        <w:rPr>
          <w:del w:id="46" w:author="Chataway, Francis [AU-AU]" w:date="2025-12-15T19:19:00Z"/>
        </w:rPr>
      </w:pPr>
      <w:del w:id="47" w:author="Chataway, Francis [AU-AU]" w:date="2025-12-15T19:19:00Z">
        <w:r w:rsidDel="00877767">
          <w:delText>(4)</w:delText>
        </w:r>
        <w:r w:rsidDel="00877767">
          <w:tab/>
        </w:r>
        <w:r w:rsidR="000E6DBA" w:rsidDel="00877767">
          <w:delText xml:space="preserve">Subsection </w:delText>
        </w:r>
        <w:r w:rsidR="00040C6A" w:rsidDel="00877767">
          <w:rPr>
            <w:noProof/>
          </w:rPr>
          <w:delText>(5)</w:delText>
        </w:r>
        <w:r w:rsidR="000E6DBA" w:rsidDel="00877767">
          <w:delText xml:space="preserve"> applies where a domestic abuse offender is or has been sentenced, in respect of two or more offences involving domestic abuse—</w:delText>
        </w:r>
      </w:del>
    </w:p>
    <w:p w14:paraId="446AD95E" w14:textId="06DF19BC" w:rsidR="000E6DBA" w:rsidDel="00877767" w:rsidRDefault="009261A9" w:rsidP="009261A9">
      <w:pPr>
        <w:pStyle w:val="BillSectionPara"/>
        <w:numPr>
          <w:ilvl w:val="0"/>
          <w:numId w:val="0"/>
        </w:numPr>
        <w:tabs>
          <w:tab w:val="left" w:pos="1418"/>
        </w:tabs>
        <w:ind w:left="1418" w:hanging="426"/>
        <w:rPr>
          <w:del w:id="48" w:author="Chataway, Francis [AU-AU]" w:date="2025-12-15T19:19:00Z"/>
        </w:rPr>
      </w:pPr>
      <w:del w:id="49" w:author="Chataway, Francis [AU-AU]" w:date="2025-12-15T19:19:00Z">
        <w:r w:rsidDel="00877767">
          <w:delText>(a)</w:delText>
        </w:r>
        <w:r w:rsidDel="00877767">
          <w:tab/>
        </w:r>
        <w:r w:rsidR="000E6DBA" w:rsidDel="00877767">
          <w:delText>to consecutive terms of imprisonment, or</w:delText>
        </w:r>
      </w:del>
    </w:p>
    <w:p w14:paraId="5221B7A6" w14:textId="081D3B95" w:rsidR="000E6DBA" w:rsidDel="00877767" w:rsidRDefault="009261A9" w:rsidP="009261A9">
      <w:pPr>
        <w:pStyle w:val="BillSectionPara"/>
        <w:numPr>
          <w:ilvl w:val="0"/>
          <w:numId w:val="0"/>
        </w:numPr>
        <w:tabs>
          <w:tab w:val="left" w:pos="1418"/>
        </w:tabs>
        <w:ind w:left="1418" w:hanging="426"/>
        <w:rPr>
          <w:del w:id="50" w:author="Chataway, Francis [AU-AU]" w:date="2025-12-15T19:19:00Z"/>
        </w:rPr>
      </w:pPr>
      <w:del w:id="51" w:author="Chataway, Francis [AU-AU]" w:date="2025-12-15T19:19:00Z">
        <w:r w:rsidDel="00877767">
          <w:delText>(b)</w:delText>
        </w:r>
        <w:r w:rsidDel="00877767">
          <w:tab/>
        </w:r>
        <w:r w:rsidR="000E6DBA" w:rsidDel="00877767">
          <w:delText>to terms of imprisonment which are partly concurrent</w:delText>
        </w:r>
        <w:r w:rsidR="004C3A29" w:rsidDel="00877767">
          <w:delText>.</w:delText>
        </w:r>
      </w:del>
    </w:p>
    <w:p w14:paraId="728F4699" w14:textId="46875C5F" w:rsidR="000E6DBA" w:rsidDel="00877767" w:rsidRDefault="009261A9" w:rsidP="009261A9">
      <w:pPr>
        <w:pStyle w:val="BillSubSection"/>
        <w:numPr>
          <w:ilvl w:val="0"/>
          <w:numId w:val="0"/>
        </w:numPr>
        <w:tabs>
          <w:tab w:val="left" w:pos="851"/>
        </w:tabs>
        <w:ind w:left="851" w:hanging="567"/>
        <w:rPr>
          <w:del w:id="52" w:author="Chataway, Francis [AU-AU]" w:date="2025-12-15T19:19:00Z"/>
        </w:rPr>
      </w:pPr>
      <w:del w:id="53" w:author="Chataway, Francis [AU-AU]" w:date="2025-12-15T19:19:00Z">
        <w:r w:rsidDel="00877767">
          <w:delText>(5)</w:delText>
        </w:r>
        <w:r w:rsidDel="00877767">
          <w:tab/>
        </w:r>
        <w:r w:rsidR="000E6DBA" w:rsidDel="00877767">
          <w:delText xml:space="preserve">Where this subsection applies, subsection </w:delText>
        </w:r>
        <w:r w:rsidR="00040C6A" w:rsidDel="00877767">
          <w:rPr>
            <w:noProof/>
          </w:rPr>
          <w:delText>(1)</w:delText>
        </w:r>
        <w:r w:rsidR="000E6DBA" w:rsidDel="00877767">
          <w:delText xml:space="preserve"> has effect as if the domestic abuse offender were or had been sentenced, in respect of each of the offences, to a term of imprisonment which —</w:delText>
        </w:r>
      </w:del>
    </w:p>
    <w:p w14:paraId="7D945FFA" w14:textId="2A6C2FF3" w:rsidR="000E6DBA" w:rsidDel="00877767" w:rsidRDefault="009261A9" w:rsidP="009261A9">
      <w:pPr>
        <w:pStyle w:val="BillSectionPara"/>
        <w:numPr>
          <w:ilvl w:val="0"/>
          <w:numId w:val="0"/>
        </w:numPr>
        <w:tabs>
          <w:tab w:val="left" w:pos="1418"/>
        </w:tabs>
        <w:ind w:left="1418" w:hanging="426"/>
        <w:rPr>
          <w:del w:id="54" w:author="Chataway, Francis [AU-AU]" w:date="2025-12-15T19:19:00Z"/>
        </w:rPr>
      </w:pPr>
      <w:del w:id="55" w:author="Chataway, Francis [AU-AU]" w:date="2025-12-15T19:19:00Z">
        <w:r w:rsidDel="00877767">
          <w:delText>(a)</w:delText>
        </w:r>
        <w:r w:rsidDel="00877767">
          <w:tab/>
        </w:r>
        <w:r w:rsidR="000E6DBA" w:rsidDel="00877767">
          <w:delText>in the case of consecutive terms, is equal to the aggregate of those terms,</w:delText>
        </w:r>
      </w:del>
    </w:p>
    <w:p w14:paraId="4032F886" w14:textId="30C5C39C" w:rsidR="000E6DBA" w:rsidDel="00877767" w:rsidRDefault="009261A9" w:rsidP="009261A9">
      <w:pPr>
        <w:pStyle w:val="BillSectionPara"/>
        <w:numPr>
          <w:ilvl w:val="0"/>
          <w:numId w:val="0"/>
        </w:numPr>
        <w:tabs>
          <w:tab w:val="left" w:pos="1418"/>
        </w:tabs>
        <w:ind w:left="1418" w:hanging="426"/>
        <w:rPr>
          <w:del w:id="56" w:author="Chataway, Francis [AU-AU]" w:date="2025-12-15T19:19:00Z"/>
        </w:rPr>
      </w:pPr>
      <w:del w:id="57" w:author="Chataway, Francis [AU-AU]" w:date="2025-12-15T19:19:00Z">
        <w:r w:rsidDel="00877767">
          <w:delText>(b)</w:delText>
        </w:r>
        <w:r w:rsidDel="00877767">
          <w:tab/>
        </w:r>
        <w:r w:rsidR="000E6DBA" w:rsidDel="00877767">
          <w:delText>in the case of partly concurrent terms (X and Y, which overlap for a period Z), is equal to X plus Y minus Z.</w:delText>
        </w:r>
      </w:del>
    </w:p>
    <w:p w14:paraId="7E750C82" w14:textId="2DEE1602" w:rsidR="000E6DBA" w:rsidRPr="00CC12B3" w:rsidDel="00877767" w:rsidRDefault="000E6DBA" w:rsidP="00A4433E">
      <w:pPr>
        <w:rPr>
          <w:del w:id="58" w:author="Chataway, Francis [AU-AU]" w:date="2025-12-15T19:19:00Z"/>
        </w:rPr>
      </w:pPr>
    </w:p>
    <w:p w14:paraId="6B6DE3A4" w14:textId="125DB754" w:rsidR="000E6DBA" w:rsidDel="00877767" w:rsidRDefault="009261A9" w:rsidP="009261A9">
      <w:pPr>
        <w:pStyle w:val="BillSection"/>
        <w:numPr>
          <w:ilvl w:val="0"/>
          <w:numId w:val="0"/>
        </w:numPr>
        <w:tabs>
          <w:tab w:val="left" w:pos="851"/>
        </w:tabs>
        <w:ind w:left="851" w:hanging="851"/>
        <w:rPr>
          <w:del w:id="59" w:author="Chataway, Francis [AU-AU]" w:date="2025-12-15T19:19:00Z"/>
        </w:rPr>
      </w:pPr>
      <w:del w:id="60" w:author="Chataway, Francis [AU-AU]" w:date="2025-12-15T19:19:00Z">
        <w:r w:rsidDel="00877767">
          <w:delText>3</w:delText>
        </w:r>
        <w:r w:rsidDel="00877767">
          <w:tab/>
        </w:r>
        <w:r w:rsidR="000E6DBA" w:rsidDel="00877767">
          <w:delText>Initial notification</w:delText>
        </w:r>
      </w:del>
    </w:p>
    <w:p w14:paraId="71C2F3B3" w14:textId="6B27962A" w:rsidR="000E6DBA" w:rsidDel="00877767" w:rsidRDefault="009261A9" w:rsidP="009261A9">
      <w:pPr>
        <w:pStyle w:val="BillSubSection"/>
        <w:numPr>
          <w:ilvl w:val="0"/>
          <w:numId w:val="0"/>
        </w:numPr>
        <w:tabs>
          <w:tab w:val="left" w:pos="851"/>
        </w:tabs>
        <w:ind w:left="851" w:hanging="567"/>
        <w:rPr>
          <w:del w:id="61" w:author="Chataway, Francis [AU-AU]" w:date="2025-12-15T19:19:00Z"/>
        </w:rPr>
      </w:pPr>
      <w:del w:id="62" w:author="Chataway, Francis [AU-AU]" w:date="2025-12-15T19:19:00Z">
        <w:r w:rsidDel="00877767">
          <w:delText>(1)</w:delText>
        </w:r>
        <w:r w:rsidDel="00877767">
          <w:tab/>
        </w:r>
        <w:r w:rsidR="000E6DBA" w:rsidDel="00877767">
          <w:delText xml:space="preserve">A domestic abuse offender must, within the period of 3 days beginning with the date of conviction (or, if later, the date on which sentence is imposed in respect of the conviction), notify to the police the information set out in subsection </w:delText>
        </w:r>
        <w:r w:rsidR="00040C6A" w:rsidDel="00877767">
          <w:rPr>
            <w:noProof/>
          </w:rPr>
          <w:delText>(3)</w:delText>
        </w:r>
        <w:r w:rsidR="000E6DBA" w:rsidDel="00877767">
          <w:delText>.</w:delText>
        </w:r>
      </w:del>
    </w:p>
    <w:p w14:paraId="5F0C143C" w14:textId="4AE1C19D" w:rsidR="000E6DBA" w:rsidDel="00877767" w:rsidRDefault="009261A9" w:rsidP="009261A9">
      <w:pPr>
        <w:pStyle w:val="BillSubSection"/>
        <w:numPr>
          <w:ilvl w:val="0"/>
          <w:numId w:val="0"/>
        </w:numPr>
        <w:tabs>
          <w:tab w:val="left" w:pos="851"/>
        </w:tabs>
        <w:ind w:left="851" w:hanging="567"/>
        <w:rPr>
          <w:del w:id="63" w:author="Chataway, Francis [AU-AU]" w:date="2025-12-15T19:19:00Z"/>
        </w:rPr>
      </w:pPr>
      <w:del w:id="64" w:author="Chataway, Francis [AU-AU]" w:date="2025-12-15T19:19:00Z">
        <w:r w:rsidDel="00877767">
          <w:delText>(2)</w:delText>
        </w:r>
        <w:r w:rsidDel="00877767">
          <w:tab/>
        </w:r>
        <w:r w:rsidR="000E6DBA" w:rsidDel="00877767">
          <w:delText xml:space="preserve">Subsection </w:delText>
        </w:r>
        <w:r w:rsidR="00040C6A" w:rsidDel="00877767">
          <w:rPr>
            <w:noProof/>
          </w:rPr>
          <w:delText>(1)</w:delText>
        </w:r>
        <w:r w:rsidR="000E6DBA" w:rsidDel="00877767">
          <w:delText xml:space="preserve"> does not apply to a domestic abuse offender in respect of a conviction if—</w:delText>
        </w:r>
      </w:del>
    </w:p>
    <w:p w14:paraId="6D712586" w14:textId="22DCF021" w:rsidR="000E6DBA" w:rsidDel="00877767" w:rsidRDefault="009261A9" w:rsidP="009261A9">
      <w:pPr>
        <w:pStyle w:val="BillSectionPara"/>
        <w:numPr>
          <w:ilvl w:val="0"/>
          <w:numId w:val="0"/>
        </w:numPr>
        <w:tabs>
          <w:tab w:val="left" w:pos="1418"/>
        </w:tabs>
        <w:ind w:left="1418" w:hanging="426"/>
        <w:rPr>
          <w:del w:id="65" w:author="Chataway, Francis [AU-AU]" w:date="2025-12-15T19:19:00Z"/>
        </w:rPr>
      </w:pPr>
      <w:del w:id="66" w:author="Chataway, Francis [AU-AU]" w:date="2025-12-15T19:19:00Z">
        <w:r w:rsidDel="00877767">
          <w:delText>(a)</w:delText>
        </w:r>
        <w:r w:rsidDel="00877767">
          <w:tab/>
        </w:r>
        <w:r w:rsidR="000E6DBA" w:rsidDel="00877767">
          <w:delText>immediately before the conviction the offender was subject to the notification requirements of this Part as a result of another conviction (“the earlier conviction”),</w:delText>
        </w:r>
      </w:del>
    </w:p>
    <w:p w14:paraId="28B97CD1" w14:textId="21BA6609" w:rsidR="000E6DBA" w:rsidDel="00877767" w:rsidRDefault="009261A9" w:rsidP="009261A9">
      <w:pPr>
        <w:pStyle w:val="BillSectionPara"/>
        <w:numPr>
          <w:ilvl w:val="0"/>
          <w:numId w:val="0"/>
        </w:numPr>
        <w:tabs>
          <w:tab w:val="left" w:pos="1418"/>
        </w:tabs>
        <w:ind w:left="1418" w:hanging="426"/>
        <w:rPr>
          <w:del w:id="67" w:author="Chataway, Francis [AU-AU]" w:date="2025-12-15T19:19:00Z"/>
        </w:rPr>
      </w:pPr>
      <w:del w:id="68" w:author="Chataway, Francis [AU-AU]" w:date="2025-12-15T19:19:00Z">
        <w:r w:rsidDel="00877767">
          <w:delText>(b)</w:delText>
        </w:r>
        <w:r w:rsidDel="00877767">
          <w:tab/>
        </w:r>
        <w:r w:rsidR="000E6DBA" w:rsidDel="00877767">
          <w:delText xml:space="preserve">at that time, the offender had made a notification under subsection </w:delText>
        </w:r>
        <w:r w:rsidR="00040C6A" w:rsidDel="00877767">
          <w:rPr>
            <w:noProof/>
          </w:rPr>
          <w:delText>(1)</w:delText>
        </w:r>
        <w:r w:rsidR="000E6DBA" w:rsidDel="00877767">
          <w:delText xml:space="preserve"> in respect of the earlier conviction, and</w:delText>
        </w:r>
      </w:del>
    </w:p>
    <w:p w14:paraId="6EF63092" w14:textId="0916813C" w:rsidR="000E6DBA" w:rsidDel="00877767" w:rsidRDefault="009261A9" w:rsidP="009261A9">
      <w:pPr>
        <w:pStyle w:val="BillSectionPara"/>
        <w:numPr>
          <w:ilvl w:val="0"/>
          <w:numId w:val="0"/>
        </w:numPr>
        <w:tabs>
          <w:tab w:val="left" w:pos="1418"/>
        </w:tabs>
        <w:ind w:left="1418" w:hanging="426"/>
        <w:rPr>
          <w:del w:id="69" w:author="Chataway, Francis [AU-AU]" w:date="2025-12-15T19:19:00Z"/>
        </w:rPr>
      </w:pPr>
      <w:del w:id="70" w:author="Chataway, Francis [AU-AU]" w:date="2025-12-15T19:19:00Z">
        <w:r w:rsidDel="00877767">
          <w:delText>(c)</w:delText>
        </w:r>
        <w:r w:rsidDel="00877767">
          <w:tab/>
        </w:r>
        <w:r w:rsidR="000E6DBA" w:rsidDel="00877767">
          <w:delText xml:space="preserve">throughout the period referred to in subsection </w:delText>
        </w:r>
        <w:r w:rsidR="00040C6A" w:rsidDel="00877767">
          <w:rPr>
            <w:noProof/>
          </w:rPr>
          <w:delText>(1)</w:delText>
        </w:r>
        <w:r w:rsidR="000E6DBA" w:rsidDel="00877767">
          <w:delText>, the offender remains subject to the notification requirements as a result of the earlier conviction.</w:delText>
        </w:r>
      </w:del>
    </w:p>
    <w:p w14:paraId="75B2384A" w14:textId="39B64A1A" w:rsidR="000E6DBA" w:rsidDel="00877767" w:rsidRDefault="009261A9" w:rsidP="009261A9">
      <w:pPr>
        <w:pStyle w:val="BillSubSection"/>
        <w:numPr>
          <w:ilvl w:val="0"/>
          <w:numId w:val="0"/>
        </w:numPr>
        <w:tabs>
          <w:tab w:val="left" w:pos="851"/>
        </w:tabs>
        <w:ind w:left="851" w:hanging="567"/>
        <w:rPr>
          <w:del w:id="71" w:author="Chataway, Francis [AU-AU]" w:date="2025-12-15T19:19:00Z"/>
        </w:rPr>
      </w:pPr>
      <w:del w:id="72" w:author="Chataway, Francis [AU-AU]" w:date="2025-12-15T19:19:00Z">
        <w:r w:rsidDel="00877767">
          <w:delText>(3)</w:delText>
        </w:r>
        <w:r w:rsidDel="00877767">
          <w:tab/>
        </w:r>
        <w:r w:rsidR="000E6DBA" w:rsidDel="00877767">
          <w:delText xml:space="preserve">The information referred to in subsection </w:delText>
        </w:r>
        <w:r w:rsidR="00040C6A" w:rsidDel="00877767">
          <w:rPr>
            <w:noProof/>
          </w:rPr>
          <w:delText>(1)</w:delText>
        </w:r>
        <w:r w:rsidR="000E6DBA" w:rsidDel="00877767">
          <w:delText xml:space="preserve"> is—</w:delText>
        </w:r>
      </w:del>
    </w:p>
    <w:p w14:paraId="51265469" w14:textId="7FABAE14" w:rsidR="000E6DBA" w:rsidDel="00877767" w:rsidRDefault="009261A9" w:rsidP="009261A9">
      <w:pPr>
        <w:pStyle w:val="BillSectionPara"/>
        <w:numPr>
          <w:ilvl w:val="0"/>
          <w:numId w:val="0"/>
        </w:numPr>
        <w:tabs>
          <w:tab w:val="left" w:pos="1418"/>
        </w:tabs>
        <w:ind w:left="1418" w:hanging="426"/>
        <w:rPr>
          <w:del w:id="73" w:author="Chataway, Francis [AU-AU]" w:date="2025-12-15T19:19:00Z"/>
        </w:rPr>
      </w:pPr>
      <w:del w:id="74" w:author="Chataway, Francis [AU-AU]" w:date="2025-12-15T19:19:00Z">
        <w:r w:rsidDel="00877767">
          <w:delText>(a)</w:delText>
        </w:r>
        <w:r w:rsidDel="00877767">
          <w:tab/>
        </w:r>
        <w:r w:rsidR="000E6DBA" w:rsidDel="00877767">
          <w:delText>the domestic abuse offender’s date of birth,</w:delText>
        </w:r>
      </w:del>
    </w:p>
    <w:p w14:paraId="46811EC7" w14:textId="1339FB6A" w:rsidR="000E6DBA" w:rsidDel="00877767" w:rsidRDefault="009261A9" w:rsidP="009261A9">
      <w:pPr>
        <w:pStyle w:val="BillSectionPara"/>
        <w:numPr>
          <w:ilvl w:val="0"/>
          <w:numId w:val="0"/>
        </w:numPr>
        <w:tabs>
          <w:tab w:val="left" w:pos="1418"/>
        </w:tabs>
        <w:ind w:left="1418" w:hanging="426"/>
        <w:rPr>
          <w:del w:id="75" w:author="Chataway, Francis [AU-AU]" w:date="2025-12-15T19:19:00Z"/>
        </w:rPr>
      </w:pPr>
      <w:del w:id="76" w:author="Chataway, Francis [AU-AU]" w:date="2025-12-15T19:19:00Z">
        <w:r w:rsidDel="00877767">
          <w:delText>(b)</w:delText>
        </w:r>
        <w:r w:rsidDel="00877767">
          <w:tab/>
        </w:r>
        <w:r w:rsidR="000E6DBA" w:rsidDel="00877767">
          <w:delText>the offender’s national insurance number,</w:delText>
        </w:r>
      </w:del>
    </w:p>
    <w:p w14:paraId="6286A1F1" w14:textId="41DD8E67" w:rsidR="000E6DBA" w:rsidDel="00877767" w:rsidRDefault="009261A9" w:rsidP="009261A9">
      <w:pPr>
        <w:pStyle w:val="BillSectionPara"/>
        <w:numPr>
          <w:ilvl w:val="0"/>
          <w:numId w:val="0"/>
        </w:numPr>
        <w:tabs>
          <w:tab w:val="left" w:pos="1418"/>
        </w:tabs>
        <w:ind w:left="1418" w:hanging="426"/>
        <w:rPr>
          <w:del w:id="77" w:author="Chataway, Francis [AU-AU]" w:date="2025-12-15T19:19:00Z"/>
        </w:rPr>
      </w:pPr>
      <w:del w:id="78" w:author="Chataway, Francis [AU-AU]" w:date="2025-12-15T19:19:00Z">
        <w:r w:rsidDel="00877767">
          <w:delText>(c)</w:delText>
        </w:r>
        <w:r w:rsidDel="00877767">
          <w:tab/>
        </w:r>
        <w:r w:rsidR="000E6DBA" w:rsidDel="00877767">
          <w:delText>the offender’s name on the date of conviction and, where the offender used one or more other names on that date, each of those names,</w:delText>
        </w:r>
      </w:del>
    </w:p>
    <w:p w14:paraId="61FF78BC" w14:textId="6BEAB725" w:rsidR="000E6DBA" w:rsidDel="00877767" w:rsidRDefault="009261A9" w:rsidP="009261A9">
      <w:pPr>
        <w:pStyle w:val="BillSectionPara"/>
        <w:numPr>
          <w:ilvl w:val="0"/>
          <w:numId w:val="0"/>
        </w:numPr>
        <w:tabs>
          <w:tab w:val="left" w:pos="1418"/>
        </w:tabs>
        <w:ind w:left="1418" w:hanging="426"/>
        <w:rPr>
          <w:del w:id="79" w:author="Chataway, Francis [AU-AU]" w:date="2025-12-15T19:19:00Z"/>
        </w:rPr>
      </w:pPr>
      <w:del w:id="80" w:author="Chataway, Francis [AU-AU]" w:date="2025-12-15T19:19:00Z">
        <w:r w:rsidDel="00877767">
          <w:delText>(d)</w:delText>
        </w:r>
        <w:r w:rsidDel="00877767">
          <w:tab/>
        </w:r>
        <w:r w:rsidR="000E6DBA" w:rsidDel="00877767">
          <w:delText>the offender’s home address on the date of conviction,</w:delText>
        </w:r>
      </w:del>
    </w:p>
    <w:p w14:paraId="20C7AA80" w14:textId="4A79CED1" w:rsidR="000E6DBA" w:rsidDel="00877767" w:rsidRDefault="009261A9" w:rsidP="009261A9">
      <w:pPr>
        <w:pStyle w:val="BillSectionPara"/>
        <w:numPr>
          <w:ilvl w:val="0"/>
          <w:numId w:val="0"/>
        </w:numPr>
        <w:tabs>
          <w:tab w:val="left" w:pos="1418"/>
        </w:tabs>
        <w:ind w:left="1418" w:hanging="426"/>
        <w:rPr>
          <w:del w:id="81" w:author="Chataway, Francis [AU-AU]" w:date="2025-12-15T19:19:00Z"/>
        </w:rPr>
      </w:pPr>
      <w:del w:id="82" w:author="Chataway, Francis [AU-AU]" w:date="2025-12-15T19:19:00Z">
        <w:r w:rsidDel="00877767">
          <w:delText>(e)</w:delText>
        </w:r>
        <w:r w:rsidDel="00877767">
          <w:tab/>
        </w:r>
        <w:r w:rsidR="000E6DBA" w:rsidDel="00877767">
          <w:delText>the offender’s name on the date on which notification is given and, where the offender uses one or more other names on that date, each of those names,</w:delText>
        </w:r>
      </w:del>
    </w:p>
    <w:p w14:paraId="26E4C10D" w14:textId="3E3E5827" w:rsidR="000E6DBA" w:rsidDel="00877767" w:rsidRDefault="009261A9" w:rsidP="009261A9">
      <w:pPr>
        <w:pStyle w:val="BillSectionPara"/>
        <w:numPr>
          <w:ilvl w:val="0"/>
          <w:numId w:val="0"/>
        </w:numPr>
        <w:tabs>
          <w:tab w:val="left" w:pos="1418"/>
        </w:tabs>
        <w:ind w:left="1418" w:hanging="426"/>
        <w:rPr>
          <w:del w:id="83" w:author="Chataway, Francis [AU-AU]" w:date="2025-12-15T19:19:00Z"/>
        </w:rPr>
      </w:pPr>
      <w:del w:id="84" w:author="Chataway, Francis [AU-AU]" w:date="2025-12-15T19:19:00Z">
        <w:r w:rsidDel="00877767">
          <w:delText>(f)</w:delText>
        </w:r>
        <w:r w:rsidDel="00877767">
          <w:tab/>
        </w:r>
        <w:r w:rsidR="000E6DBA" w:rsidDel="00877767">
          <w:delText>the offender’s home address on the date on which notification is given,</w:delText>
        </w:r>
      </w:del>
    </w:p>
    <w:p w14:paraId="30CECD51" w14:textId="296325B7" w:rsidR="000E6DBA" w:rsidDel="00877767" w:rsidRDefault="009261A9" w:rsidP="009261A9">
      <w:pPr>
        <w:pStyle w:val="BillSectionPara"/>
        <w:numPr>
          <w:ilvl w:val="0"/>
          <w:numId w:val="0"/>
        </w:numPr>
        <w:tabs>
          <w:tab w:val="left" w:pos="1418"/>
        </w:tabs>
        <w:ind w:left="1418" w:hanging="426"/>
        <w:rPr>
          <w:del w:id="85" w:author="Chataway, Francis [AU-AU]" w:date="2025-12-15T19:19:00Z"/>
        </w:rPr>
      </w:pPr>
      <w:del w:id="86" w:author="Chataway, Francis [AU-AU]" w:date="2025-12-15T19:19:00Z">
        <w:r w:rsidDel="00877767">
          <w:delText>(g)</w:delText>
        </w:r>
        <w:r w:rsidDel="00877767">
          <w:tab/>
        </w:r>
        <w:r w:rsidR="000E6DBA" w:rsidDel="00877767">
          <w:delText>the address of any other premises in the United Kingdom at which, at the time the notification is given, the offender regularly resides or stays,</w:delText>
        </w:r>
      </w:del>
    </w:p>
    <w:p w14:paraId="08A75BBE" w14:textId="518F738A" w:rsidR="000E6DBA" w:rsidDel="00877767" w:rsidRDefault="009261A9" w:rsidP="009261A9">
      <w:pPr>
        <w:pStyle w:val="BillSectionPara"/>
        <w:numPr>
          <w:ilvl w:val="0"/>
          <w:numId w:val="0"/>
        </w:numPr>
        <w:tabs>
          <w:tab w:val="left" w:pos="1418"/>
        </w:tabs>
        <w:ind w:left="1418" w:hanging="426"/>
        <w:rPr>
          <w:del w:id="87" w:author="Chataway, Francis [AU-AU]" w:date="2025-12-15T19:19:00Z"/>
        </w:rPr>
      </w:pPr>
      <w:del w:id="88" w:author="Chataway, Francis [AU-AU]" w:date="2025-12-15T19:19:00Z">
        <w:r w:rsidDel="00877767">
          <w:delText>(h)</w:delText>
        </w:r>
        <w:r w:rsidDel="00877767">
          <w:tab/>
        </w:r>
        <w:r w:rsidR="000E6DBA" w:rsidDel="00877767">
          <w:delText xml:space="preserve">whether the offender has any passports and, in relation to each passport, the details set out in subsection </w:delText>
        </w:r>
        <w:r w:rsidR="00040C6A" w:rsidDel="00877767">
          <w:rPr>
            <w:noProof/>
          </w:rPr>
          <w:delText>(4)</w:delText>
        </w:r>
        <w:r w:rsidR="000E6DBA" w:rsidDel="00877767">
          <w:delText>,</w:delText>
        </w:r>
      </w:del>
    </w:p>
    <w:p w14:paraId="17774E29" w14:textId="35294A64" w:rsidR="000E6DBA" w:rsidDel="00877767" w:rsidRDefault="009261A9" w:rsidP="009261A9">
      <w:pPr>
        <w:pStyle w:val="BillSectionPara"/>
        <w:numPr>
          <w:ilvl w:val="0"/>
          <w:numId w:val="0"/>
        </w:numPr>
        <w:tabs>
          <w:tab w:val="left" w:pos="1418"/>
        </w:tabs>
        <w:ind w:left="1418" w:hanging="426"/>
        <w:rPr>
          <w:del w:id="89" w:author="Chataway, Francis [AU-AU]" w:date="2025-12-15T19:19:00Z"/>
        </w:rPr>
      </w:pPr>
      <w:del w:id="90" w:author="Chataway, Francis [AU-AU]" w:date="2025-12-15T19:19:00Z">
        <w:r w:rsidDel="00877767">
          <w:delText>(i)</w:delText>
        </w:r>
        <w:r w:rsidDel="00877767">
          <w:tab/>
        </w:r>
        <w:r w:rsidR="000E6DBA" w:rsidDel="00877767">
          <w:delText>such other information, about the offender or the offender’s personal affairs, as the Scottish Ministers may by regulations prescribe.</w:delText>
        </w:r>
      </w:del>
    </w:p>
    <w:p w14:paraId="56FE2EF8" w14:textId="6E56D749" w:rsidR="000E6DBA" w:rsidDel="00877767" w:rsidRDefault="009261A9" w:rsidP="009261A9">
      <w:pPr>
        <w:pStyle w:val="BillSubSection"/>
        <w:numPr>
          <w:ilvl w:val="0"/>
          <w:numId w:val="0"/>
        </w:numPr>
        <w:tabs>
          <w:tab w:val="left" w:pos="851"/>
        </w:tabs>
        <w:ind w:left="851" w:hanging="567"/>
        <w:rPr>
          <w:del w:id="91" w:author="Chataway, Francis [AU-AU]" w:date="2025-12-15T19:19:00Z"/>
        </w:rPr>
      </w:pPr>
      <w:del w:id="92" w:author="Chataway, Francis [AU-AU]" w:date="2025-12-15T19:19:00Z">
        <w:r w:rsidDel="00877767">
          <w:delText>(4)</w:delText>
        </w:r>
        <w:r w:rsidDel="00877767">
          <w:tab/>
        </w:r>
        <w:r w:rsidR="000E6DBA" w:rsidDel="00877767">
          <w:delText xml:space="preserve">The details referred to in subsection </w:delText>
        </w:r>
        <w:r w:rsidR="00040C6A" w:rsidDel="00877767">
          <w:rPr>
            <w:noProof/>
          </w:rPr>
          <w:delText>(3)(h)</w:delText>
        </w:r>
        <w:r w:rsidR="000E6DBA" w:rsidDel="00877767">
          <w:delText xml:space="preserve"> are, in relation to a passport—</w:delText>
        </w:r>
      </w:del>
    </w:p>
    <w:p w14:paraId="705CC325" w14:textId="36708E7E" w:rsidR="000E6DBA" w:rsidDel="00877767" w:rsidRDefault="009261A9" w:rsidP="009261A9">
      <w:pPr>
        <w:pStyle w:val="BillSectionPara"/>
        <w:numPr>
          <w:ilvl w:val="0"/>
          <w:numId w:val="0"/>
        </w:numPr>
        <w:tabs>
          <w:tab w:val="left" w:pos="1418"/>
        </w:tabs>
        <w:ind w:left="1418" w:hanging="426"/>
        <w:rPr>
          <w:del w:id="93" w:author="Chataway, Francis [AU-AU]" w:date="2025-12-15T19:19:00Z"/>
        </w:rPr>
      </w:pPr>
      <w:del w:id="94" w:author="Chataway, Francis [AU-AU]" w:date="2025-12-15T19:19:00Z">
        <w:r w:rsidDel="00877767">
          <w:delText>(a)</w:delText>
        </w:r>
        <w:r w:rsidDel="00877767">
          <w:tab/>
        </w:r>
        <w:r w:rsidR="000E6DBA" w:rsidDel="00877767">
          <w:delText>the issuing authority,</w:delText>
        </w:r>
      </w:del>
    </w:p>
    <w:p w14:paraId="31B76797" w14:textId="535CF799" w:rsidR="000E6DBA" w:rsidDel="00877767" w:rsidRDefault="009261A9" w:rsidP="009261A9">
      <w:pPr>
        <w:pStyle w:val="BillSectionPara"/>
        <w:numPr>
          <w:ilvl w:val="0"/>
          <w:numId w:val="0"/>
        </w:numPr>
        <w:tabs>
          <w:tab w:val="left" w:pos="1418"/>
        </w:tabs>
        <w:ind w:left="1418" w:hanging="426"/>
        <w:rPr>
          <w:del w:id="95" w:author="Chataway, Francis [AU-AU]" w:date="2025-12-15T19:19:00Z"/>
        </w:rPr>
      </w:pPr>
      <w:del w:id="96" w:author="Chataway, Francis [AU-AU]" w:date="2025-12-15T19:19:00Z">
        <w:r w:rsidDel="00877767">
          <w:delText>(b)</w:delText>
        </w:r>
        <w:r w:rsidDel="00877767">
          <w:tab/>
        </w:r>
        <w:r w:rsidR="000E6DBA" w:rsidDel="00877767">
          <w:delText>the number,</w:delText>
        </w:r>
      </w:del>
    </w:p>
    <w:p w14:paraId="640DDD27" w14:textId="46793184" w:rsidR="000E6DBA" w:rsidDel="00877767" w:rsidRDefault="009261A9" w:rsidP="009261A9">
      <w:pPr>
        <w:pStyle w:val="BillSectionPara"/>
        <w:numPr>
          <w:ilvl w:val="0"/>
          <w:numId w:val="0"/>
        </w:numPr>
        <w:tabs>
          <w:tab w:val="left" w:pos="1418"/>
        </w:tabs>
        <w:ind w:left="1418" w:hanging="426"/>
        <w:rPr>
          <w:del w:id="97" w:author="Chataway, Francis [AU-AU]" w:date="2025-12-15T19:19:00Z"/>
        </w:rPr>
      </w:pPr>
      <w:del w:id="98" w:author="Chataway, Francis [AU-AU]" w:date="2025-12-15T19:19:00Z">
        <w:r w:rsidDel="00877767">
          <w:delText>(c)</w:delText>
        </w:r>
        <w:r w:rsidDel="00877767">
          <w:tab/>
        </w:r>
        <w:r w:rsidR="000E6DBA" w:rsidDel="00877767">
          <w:delText>the dates of issue and expiry,</w:delText>
        </w:r>
      </w:del>
    </w:p>
    <w:p w14:paraId="02E9FE15" w14:textId="17CFBD05" w:rsidR="000E6DBA" w:rsidDel="00877767" w:rsidRDefault="009261A9" w:rsidP="009261A9">
      <w:pPr>
        <w:pStyle w:val="BillSectionPara"/>
        <w:numPr>
          <w:ilvl w:val="0"/>
          <w:numId w:val="0"/>
        </w:numPr>
        <w:tabs>
          <w:tab w:val="left" w:pos="1418"/>
        </w:tabs>
        <w:ind w:left="1418" w:hanging="426"/>
        <w:rPr>
          <w:del w:id="99" w:author="Chataway, Francis [AU-AU]" w:date="2025-12-15T19:19:00Z"/>
        </w:rPr>
      </w:pPr>
      <w:del w:id="100" w:author="Chataway, Francis [AU-AU]" w:date="2025-12-15T19:19:00Z">
        <w:r w:rsidDel="00877767">
          <w:delText>(d)</w:delText>
        </w:r>
        <w:r w:rsidDel="00877767">
          <w:tab/>
        </w:r>
        <w:r w:rsidR="000E6DBA" w:rsidDel="00877767">
          <w:delText>the name and date of birth given as being those of the passport holder.</w:delText>
        </w:r>
      </w:del>
    </w:p>
    <w:p w14:paraId="65C52818" w14:textId="01769C10" w:rsidR="000E6DBA" w:rsidDel="00877767" w:rsidRDefault="009261A9" w:rsidP="009261A9">
      <w:pPr>
        <w:pStyle w:val="BillSubSection"/>
        <w:numPr>
          <w:ilvl w:val="0"/>
          <w:numId w:val="0"/>
        </w:numPr>
        <w:tabs>
          <w:tab w:val="left" w:pos="851"/>
        </w:tabs>
        <w:ind w:left="851" w:hanging="567"/>
        <w:rPr>
          <w:del w:id="101" w:author="Chataway, Francis [AU-AU]" w:date="2025-12-15T19:19:00Z"/>
        </w:rPr>
      </w:pPr>
      <w:del w:id="102" w:author="Chataway, Francis [AU-AU]" w:date="2025-12-15T19:19:00Z">
        <w:r w:rsidDel="00877767">
          <w:delText>(5)</w:delText>
        </w:r>
        <w:r w:rsidDel="00877767">
          <w:tab/>
        </w:r>
        <w:r w:rsidR="000E6DBA" w:rsidDel="00877767">
          <w:delText xml:space="preserve">When calculating the period for the purpose of subsection </w:delText>
        </w:r>
        <w:r w:rsidR="00040C6A" w:rsidDel="00877767">
          <w:rPr>
            <w:noProof/>
          </w:rPr>
          <w:delText>(1)</w:delText>
        </w:r>
        <w:r w:rsidR="000E6DBA" w:rsidDel="00877767">
          <w:delText>, there is to be disregarded any time when the domestic abuse offender is—</w:delText>
        </w:r>
      </w:del>
    </w:p>
    <w:p w14:paraId="57A010F6" w14:textId="76E3F8AD" w:rsidR="000E6DBA" w:rsidDel="00877767" w:rsidRDefault="009261A9" w:rsidP="009261A9">
      <w:pPr>
        <w:pStyle w:val="BillSectionPara"/>
        <w:numPr>
          <w:ilvl w:val="0"/>
          <w:numId w:val="0"/>
        </w:numPr>
        <w:tabs>
          <w:tab w:val="left" w:pos="1418"/>
        </w:tabs>
        <w:ind w:left="1418" w:hanging="426"/>
        <w:rPr>
          <w:del w:id="103" w:author="Chataway, Francis [AU-AU]" w:date="2025-12-15T19:19:00Z"/>
        </w:rPr>
      </w:pPr>
      <w:del w:id="104" w:author="Chataway, Francis [AU-AU]" w:date="2025-12-15T19:19:00Z">
        <w:r w:rsidDel="00877767">
          <w:delText>(a)</w:delText>
        </w:r>
        <w:r w:rsidDel="00877767">
          <w:tab/>
        </w:r>
        <w:r w:rsidR="000E6DBA" w:rsidDel="00877767">
          <w:delText>remanded in or committed to custody by an order of a court,</w:delText>
        </w:r>
      </w:del>
    </w:p>
    <w:p w14:paraId="32B7A1F5" w14:textId="311329E8" w:rsidR="000E6DBA" w:rsidDel="00877767" w:rsidRDefault="009261A9" w:rsidP="009261A9">
      <w:pPr>
        <w:pStyle w:val="BillSectionPara"/>
        <w:numPr>
          <w:ilvl w:val="0"/>
          <w:numId w:val="0"/>
        </w:numPr>
        <w:tabs>
          <w:tab w:val="left" w:pos="1418"/>
        </w:tabs>
        <w:ind w:left="1418" w:hanging="426"/>
        <w:rPr>
          <w:del w:id="105" w:author="Chataway, Francis [AU-AU]" w:date="2025-12-15T19:19:00Z"/>
        </w:rPr>
      </w:pPr>
      <w:del w:id="106" w:author="Chataway, Francis [AU-AU]" w:date="2025-12-15T19:19:00Z">
        <w:r w:rsidDel="00877767">
          <w:delText>(b)</w:delText>
        </w:r>
        <w:r w:rsidDel="00877767">
          <w:tab/>
        </w:r>
        <w:r w:rsidR="000E6DBA" w:rsidDel="00877767">
          <w:delText>serving a sentence of imprisonment or a term of service detention,</w:delText>
        </w:r>
      </w:del>
    </w:p>
    <w:p w14:paraId="49CCFFC2" w14:textId="0D152216" w:rsidR="000E6DBA" w:rsidDel="00877767" w:rsidRDefault="009261A9" w:rsidP="009261A9">
      <w:pPr>
        <w:pStyle w:val="BillSectionPara"/>
        <w:numPr>
          <w:ilvl w:val="0"/>
          <w:numId w:val="0"/>
        </w:numPr>
        <w:tabs>
          <w:tab w:val="left" w:pos="1418"/>
        </w:tabs>
        <w:ind w:left="1418" w:hanging="426"/>
        <w:rPr>
          <w:del w:id="107" w:author="Chataway, Francis [AU-AU]" w:date="2025-12-15T19:19:00Z"/>
        </w:rPr>
      </w:pPr>
      <w:del w:id="108" w:author="Chataway, Francis [AU-AU]" w:date="2025-12-15T19:19:00Z">
        <w:r w:rsidDel="00877767">
          <w:delText>(c)</w:delText>
        </w:r>
        <w:r w:rsidDel="00877767">
          <w:tab/>
        </w:r>
        <w:r w:rsidR="000E6DBA" w:rsidDel="00877767">
          <w:delText>detained in a hospital, or</w:delText>
        </w:r>
      </w:del>
    </w:p>
    <w:p w14:paraId="587C8174" w14:textId="0B7D9182" w:rsidR="000E6DBA" w:rsidDel="00877767" w:rsidRDefault="009261A9" w:rsidP="009261A9">
      <w:pPr>
        <w:pStyle w:val="BillSectionPara"/>
        <w:numPr>
          <w:ilvl w:val="0"/>
          <w:numId w:val="0"/>
        </w:numPr>
        <w:tabs>
          <w:tab w:val="left" w:pos="1418"/>
        </w:tabs>
        <w:ind w:left="1418" w:hanging="426"/>
        <w:rPr>
          <w:del w:id="109" w:author="Chataway, Francis [AU-AU]" w:date="2025-12-15T19:19:00Z"/>
        </w:rPr>
      </w:pPr>
      <w:del w:id="110" w:author="Chataway, Francis [AU-AU]" w:date="2025-12-15T19:19:00Z">
        <w:r w:rsidDel="00877767">
          <w:delText>(d)</w:delText>
        </w:r>
        <w:r w:rsidDel="00877767">
          <w:tab/>
        </w:r>
        <w:r w:rsidR="000E6DBA" w:rsidDel="00877767">
          <w:delText>outside the United Kingdom.</w:delText>
        </w:r>
      </w:del>
    </w:p>
    <w:p w14:paraId="3B7F2006" w14:textId="267BD966" w:rsidR="000E6DBA" w:rsidDel="00877767" w:rsidRDefault="009261A9" w:rsidP="009261A9">
      <w:pPr>
        <w:pStyle w:val="BillSubSection"/>
        <w:numPr>
          <w:ilvl w:val="0"/>
          <w:numId w:val="0"/>
        </w:numPr>
        <w:tabs>
          <w:tab w:val="left" w:pos="851"/>
        </w:tabs>
        <w:ind w:left="851" w:hanging="567"/>
        <w:rPr>
          <w:del w:id="111" w:author="Chataway, Francis [AU-AU]" w:date="2025-12-15T19:19:00Z"/>
        </w:rPr>
      </w:pPr>
      <w:del w:id="112" w:author="Chataway, Francis [AU-AU]" w:date="2025-12-15T19:19:00Z">
        <w:r w:rsidDel="00877767">
          <w:delText>(6)</w:delText>
        </w:r>
        <w:r w:rsidDel="00877767">
          <w:tab/>
        </w:r>
        <w:r w:rsidR="000E6DBA" w:rsidDel="00877767">
          <w:delText>In this Part, “home address” means, in relation to any person—</w:delText>
        </w:r>
      </w:del>
    </w:p>
    <w:p w14:paraId="16FC5AB4" w14:textId="18ACBE91" w:rsidR="000E6DBA" w:rsidDel="00877767" w:rsidRDefault="009261A9" w:rsidP="009261A9">
      <w:pPr>
        <w:pStyle w:val="BillSectionPara"/>
        <w:numPr>
          <w:ilvl w:val="0"/>
          <w:numId w:val="0"/>
        </w:numPr>
        <w:tabs>
          <w:tab w:val="left" w:pos="1418"/>
        </w:tabs>
        <w:ind w:left="1418" w:hanging="426"/>
        <w:rPr>
          <w:del w:id="113" w:author="Chataway, Francis [AU-AU]" w:date="2025-12-15T19:19:00Z"/>
        </w:rPr>
      </w:pPr>
      <w:del w:id="114" w:author="Chataway, Francis [AU-AU]" w:date="2025-12-15T19:19:00Z">
        <w:r w:rsidDel="00877767">
          <w:delText>(a)</w:delText>
        </w:r>
        <w:r w:rsidDel="00877767">
          <w:tab/>
        </w:r>
        <w:r w:rsidR="000E6DBA" w:rsidDel="00877767">
          <w:delText>the address of the person’s sole or main residence in the United Kingdom, or</w:delText>
        </w:r>
      </w:del>
    </w:p>
    <w:p w14:paraId="6A305AAB" w14:textId="723AD255" w:rsidR="000E6DBA" w:rsidDel="00877767" w:rsidRDefault="009261A9" w:rsidP="009261A9">
      <w:pPr>
        <w:pStyle w:val="BillSectionPara"/>
        <w:numPr>
          <w:ilvl w:val="0"/>
          <w:numId w:val="0"/>
        </w:numPr>
        <w:tabs>
          <w:tab w:val="left" w:pos="1418"/>
        </w:tabs>
        <w:ind w:left="1418" w:hanging="426"/>
        <w:rPr>
          <w:del w:id="115" w:author="Chataway, Francis [AU-AU]" w:date="2025-12-15T19:19:00Z"/>
        </w:rPr>
      </w:pPr>
      <w:del w:id="116" w:author="Chataway, Francis [AU-AU]" w:date="2025-12-15T19:19:00Z">
        <w:r w:rsidDel="00877767">
          <w:delText>(b)</w:delText>
        </w:r>
        <w:r w:rsidDel="00877767">
          <w:tab/>
        </w:r>
        <w:r w:rsidR="000E6DBA" w:rsidDel="00877767">
          <w:delText>where the person has no such residence, the address or location of a place in the United Kingdom where the person can regularly be found and, if there is more than one such place, such one of those places as the person may select.</w:delText>
        </w:r>
      </w:del>
    </w:p>
    <w:p w14:paraId="5C134390" w14:textId="55A3F8EB" w:rsidR="000E6DBA" w:rsidDel="00877767" w:rsidRDefault="000E6DBA" w:rsidP="00A4433E">
      <w:pPr>
        <w:rPr>
          <w:del w:id="117" w:author="Chataway, Francis [AU-AU]" w:date="2025-12-15T19:19:00Z"/>
        </w:rPr>
      </w:pPr>
    </w:p>
    <w:p w14:paraId="6A13C54D" w14:textId="676E6477" w:rsidR="000E6DBA" w:rsidDel="00877767" w:rsidRDefault="009261A9" w:rsidP="009261A9">
      <w:pPr>
        <w:pStyle w:val="BillSection"/>
        <w:numPr>
          <w:ilvl w:val="0"/>
          <w:numId w:val="0"/>
        </w:numPr>
        <w:tabs>
          <w:tab w:val="left" w:pos="851"/>
        </w:tabs>
        <w:ind w:left="851" w:hanging="851"/>
        <w:rPr>
          <w:del w:id="118" w:author="Chataway, Francis [AU-AU]" w:date="2025-12-15T19:19:00Z"/>
        </w:rPr>
      </w:pPr>
      <w:del w:id="119" w:author="Chataway, Francis [AU-AU]" w:date="2025-12-15T19:19:00Z">
        <w:r w:rsidDel="00877767">
          <w:delText>4</w:delText>
        </w:r>
        <w:r w:rsidDel="00877767">
          <w:tab/>
        </w:r>
        <w:r w:rsidR="000E6DBA" w:rsidDel="00877767">
          <w:delText>Changes</w:delText>
        </w:r>
      </w:del>
    </w:p>
    <w:p w14:paraId="1384FA96" w14:textId="5942DBCE" w:rsidR="000E6DBA" w:rsidDel="00877767" w:rsidRDefault="009261A9" w:rsidP="009261A9">
      <w:pPr>
        <w:pStyle w:val="BillSubSection"/>
        <w:numPr>
          <w:ilvl w:val="0"/>
          <w:numId w:val="0"/>
        </w:numPr>
        <w:tabs>
          <w:tab w:val="left" w:pos="851"/>
        </w:tabs>
        <w:ind w:left="851" w:hanging="567"/>
        <w:rPr>
          <w:del w:id="120" w:author="Chataway, Francis [AU-AU]" w:date="2025-12-15T19:19:00Z"/>
        </w:rPr>
      </w:pPr>
      <w:del w:id="121" w:author="Chataway, Francis [AU-AU]" w:date="2025-12-15T19:19:00Z">
        <w:r w:rsidDel="00877767">
          <w:delText>(1)</w:delText>
        </w:r>
        <w:r w:rsidDel="00877767">
          <w:tab/>
        </w:r>
        <w:r w:rsidR="000E6DBA" w:rsidDel="00877767">
          <w:delText>A domestic abuse offender must, within the period of 3 days beginning with—</w:delText>
        </w:r>
      </w:del>
    </w:p>
    <w:p w14:paraId="6F8DF746" w14:textId="31689708" w:rsidR="000E6DBA" w:rsidDel="00877767" w:rsidRDefault="009261A9" w:rsidP="009261A9">
      <w:pPr>
        <w:pStyle w:val="BillSectionPara"/>
        <w:numPr>
          <w:ilvl w:val="0"/>
          <w:numId w:val="0"/>
        </w:numPr>
        <w:tabs>
          <w:tab w:val="left" w:pos="1418"/>
        </w:tabs>
        <w:ind w:left="1418" w:hanging="426"/>
        <w:rPr>
          <w:del w:id="122" w:author="Chataway, Francis [AU-AU]" w:date="2025-12-15T19:19:00Z"/>
        </w:rPr>
      </w:pPr>
      <w:del w:id="123" w:author="Chataway, Francis [AU-AU]" w:date="2025-12-15T19:19:00Z">
        <w:r w:rsidDel="00877767">
          <w:delText>(a)</w:delText>
        </w:r>
        <w:r w:rsidDel="00877767">
          <w:tab/>
        </w:r>
        <w:r w:rsidR="000E6DBA" w:rsidDel="00877767">
          <w:delText xml:space="preserve">the offender’s using a name which has not been notified to the police under section </w:delText>
        </w:r>
        <w:r w:rsidR="00040C6A" w:rsidRPr="00040C6A" w:rsidDel="00877767">
          <w:rPr>
            <w:bCs/>
            <w:lang w:val="en-US"/>
          </w:rPr>
          <w:delText>3(1)</w:delText>
        </w:r>
        <w:r w:rsidR="000E6DBA" w:rsidDel="00877767">
          <w:delText xml:space="preserve"> or this subsection,</w:delText>
        </w:r>
      </w:del>
    </w:p>
    <w:p w14:paraId="34542DC5" w14:textId="6870002E" w:rsidR="000E6DBA" w:rsidDel="00877767" w:rsidRDefault="009261A9" w:rsidP="009261A9">
      <w:pPr>
        <w:pStyle w:val="BillSectionPara"/>
        <w:numPr>
          <w:ilvl w:val="0"/>
          <w:numId w:val="0"/>
        </w:numPr>
        <w:tabs>
          <w:tab w:val="left" w:pos="1418"/>
        </w:tabs>
        <w:ind w:left="1418" w:hanging="426"/>
        <w:rPr>
          <w:del w:id="124" w:author="Chataway, Francis [AU-AU]" w:date="2025-12-15T19:19:00Z"/>
        </w:rPr>
      </w:pPr>
      <w:del w:id="125" w:author="Chataway, Francis [AU-AU]" w:date="2025-12-15T19:19:00Z">
        <w:r w:rsidDel="00877767">
          <w:delText>(b)</w:delText>
        </w:r>
        <w:r w:rsidDel="00877767">
          <w:tab/>
        </w:r>
        <w:r w:rsidR="000E6DBA" w:rsidDel="00877767">
          <w:delText>any change of the offender’s home address,</w:delText>
        </w:r>
      </w:del>
    </w:p>
    <w:p w14:paraId="1C6CA36E" w14:textId="72132E9C" w:rsidR="000E6DBA" w:rsidDel="00877767" w:rsidRDefault="009261A9" w:rsidP="009261A9">
      <w:pPr>
        <w:pStyle w:val="BillSectionPara"/>
        <w:numPr>
          <w:ilvl w:val="0"/>
          <w:numId w:val="0"/>
        </w:numPr>
        <w:tabs>
          <w:tab w:val="left" w:pos="1418"/>
        </w:tabs>
        <w:ind w:left="1418" w:hanging="426"/>
        <w:rPr>
          <w:del w:id="126" w:author="Chataway, Francis [AU-AU]" w:date="2025-12-15T19:19:00Z"/>
        </w:rPr>
      </w:pPr>
      <w:del w:id="127" w:author="Chataway, Francis [AU-AU]" w:date="2025-12-15T19:19:00Z">
        <w:r w:rsidDel="00877767">
          <w:delText>(c)</w:delText>
        </w:r>
        <w:r w:rsidDel="00877767">
          <w:tab/>
        </w:r>
        <w:r w:rsidR="000E6DBA" w:rsidDel="00877767">
          <w:delText xml:space="preserve">the offender’s having resided or stayed, for a qualifying period, at any premises in the United Kingdom the address of which has not been notified to the police under section </w:delText>
        </w:r>
        <w:r w:rsidR="00040C6A" w:rsidRPr="00040C6A" w:rsidDel="00877767">
          <w:rPr>
            <w:bCs/>
            <w:lang w:val="en-US"/>
          </w:rPr>
          <w:delText>3(1)</w:delText>
        </w:r>
        <w:r w:rsidR="000E6DBA" w:rsidDel="00877767">
          <w:delText xml:space="preserve"> or this subsection,</w:delText>
        </w:r>
      </w:del>
    </w:p>
    <w:p w14:paraId="0EC663AB" w14:textId="31A760C0" w:rsidR="000E6DBA" w:rsidDel="00877767" w:rsidRDefault="009261A9" w:rsidP="009261A9">
      <w:pPr>
        <w:pStyle w:val="BillSectionPara"/>
        <w:numPr>
          <w:ilvl w:val="0"/>
          <w:numId w:val="0"/>
        </w:numPr>
        <w:tabs>
          <w:tab w:val="left" w:pos="1418"/>
        </w:tabs>
        <w:ind w:left="1418" w:hanging="426"/>
        <w:rPr>
          <w:del w:id="128" w:author="Chataway, Francis [AU-AU]" w:date="2025-12-15T19:19:00Z"/>
        </w:rPr>
      </w:pPr>
      <w:del w:id="129" w:author="Chataway, Francis [AU-AU]" w:date="2025-12-15T19:19:00Z">
        <w:r w:rsidDel="00877767">
          <w:delText>(d)</w:delText>
        </w:r>
        <w:r w:rsidDel="00877767">
          <w:tab/>
        </w:r>
        <w:r w:rsidR="000E6DBA" w:rsidDel="00877767">
          <w:delText>the offender’s release from custody pursuant to an order of a court or from imprisonment, service detention or detention in a hospital,</w:delText>
        </w:r>
      </w:del>
    </w:p>
    <w:p w14:paraId="6BEA4D24" w14:textId="702DE928" w:rsidR="000E6DBA" w:rsidDel="00877767" w:rsidRDefault="009261A9" w:rsidP="009261A9">
      <w:pPr>
        <w:pStyle w:val="BillSectionPara"/>
        <w:numPr>
          <w:ilvl w:val="0"/>
          <w:numId w:val="0"/>
        </w:numPr>
        <w:tabs>
          <w:tab w:val="left" w:pos="1418"/>
        </w:tabs>
        <w:ind w:left="1418" w:hanging="426"/>
        <w:rPr>
          <w:del w:id="130" w:author="Chataway, Francis [AU-AU]" w:date="2025-12-15T19:19:00Z"/>
        </w:rPr>
      </w:pPr>
      <w:del w:id="131" w:author="Chataway, Francis [AU-AU]" w:date="2025-12-15T19:19:00Z">
        <w:r w:rsidDel="00877767">
          <w:delText>(e)</w:delText>
        </w:r>
        <w:r w:rsidDel="00877767">
          <w:tab/>
        </w:r>
        <w:r w:rsidR="000E6DBA" w:rsidDel="00877767">
          <w:delText xml:space="preserve">the offender’s losing or ceasing to have a passport notified to the police under section </w:delText>
        </w:r>
        <w:r w:rsidR="00040C6A" w:rsidRPr="00040C6A" w:rsidDel="00877767">
          <w:rPr>
            <w:bCs/>
            <w:lang w:val="en-US"/>
          </w:rPr>
          <w:delText>3(1)</w:delText>
        </w:r>
        <w:r w:rsidR="000E6DBA" w:rsidDel="00877767">
          <w:delText xml:space="preserve"> or this subsection,</w:delText>
        </w:r>
      </w:del>
    </w:p>
    <w:p w14:paraId="169E5CDC" w14:textId="2AD1A8A5" w:rsidR="000E6DBA" w:rsidDel="00877767" w:rsidRDefault="009261A9" w:rsidP="009261A9">
      <w:pPr>
        <w:pStyle w:val="BillSectionPara"/>
        <w:numPr>
          <w:ilvl w:val="0"/>
          <w:numId w:val="0"/>
        </w:numPr>
        <w:tabs>
          <w:tab w:val="left" w:pos="1418"/>
        </w:tabs>
        <w:ind w:left="1418" w:hanging="426"/>
        <w:rPr>
          <w:del w:id="132" w:author="Chataway, Francis [AU-AU]" w:date="2025-12-15T19:19:00Z"/>
        </w:rPr>
      </w:pPr>
      <w:del w:id="133" w:author="Chataway, Francis [AU-AU]" w:date="2025-12-15T19:19:00Z">
        <w:r w:rsidDel="00877767">
          <w:delText>(f)</w:delText>
        </w:r>
        <w:r w:rsidDel="00877767">
          <w:tab/>
        </w:r>
        <w:r w:rsidR="000E6DBA" w:rsidDel="00877767">
          <w:delText xml:space="preserve">the offender’s receiving a passport which has not been notified to the police under section </w:delText>
        </w:r>
        <w:r w:rsidR="00040C6A" w:rsidRPr="00040C6A" w:rsidDel="00877767">
          <w:rPr>
            <w:bCs/>
            <w:lang w:val="en-US"/>
          </w:rPr>
          <w:delText>3(1)</w:delText>
        </w:r>
        <w:r w:rsidR="000E6DBA" w:rsidDel="00877767">
          <w:delText xml:space="preserve"> or this subsection, or</w:delText>
        </w:r>
      </w:del>
    </w:p>
    <w:p w14:paraId="545D2449" w14:textId="6EA77BDA" w:rsidR="000E6DBA" w:rsidDel="00877767" w:rsidRDefault="009261A9" w:rsidP="009261A9">
      <w:pPr>
        <w:pStyle w:val="BillSectionPara"/>
        <w:numPr>
          <w:ilvl w:val="0"/>
          <w:numId w:val="0"/>
        </w:numPr>
        <w:tabs>
          <w:tab w:val="left" w:pos="1418"/>
        </w:tabs>
        <w:ind w:left="1418" w:hanging="426"/>
        <w:rPr>
          <w:del w:id="134" w:author="Chataway, Francis [AU-AU]" w:date="2025-12-15T19:19:00Z"/>
        </w:rPr>
      </w:pPr>
      <w:del w:id="135" w:author="Chataway, Francis [AU-AU]" w:date="2025-12-15T19:19:00Z">
        <w:r w:rsidDel="00877767">
          <w:delText>(g)</w:delText>
        </w:r>
        <w:r w:rsidDel="00877767">
          <w:tab/>
        </w:r>
        <w:r w:rsidR="000E6DBA" w:rsidDel="00877767">
          <w:delText xml:space="preserve">the occurrence, in relation to information required to be notified by virtue of regulations made under section </w:delText>
        </w:r>
        <w:r w:rsidR="00040C6A" w:rsidRPr="00040C6A" w:rsidDel="00877767">
          <w:rPr>
            <w:bCs/>
            <w:lang w:val="en-US"/>
          </w:rPr>
          <w:delText>3(3)(i)</w:delText>
        </w:r>
        <w:r w:rsidR="000E6DBA" w:rsidDel="00877767">
          <w:delText>, of such event as the Scottish Ministers may by regulations prescribe,</w:delText>
        </w:r>
      </w:del>
    </w:p>
    <w:p w14:paraId="1445DF7C" w14:textId="58EABBFE" w:rsidR="000E6DBA" w:rsidDel="00877767" w:rsidRDefault="000E6DBA" w:rsidP="00A4433E">
      <w:pPr>
        <w:pStyle w:val="BillSubSectionFullout"/>
        <w:rPr>
          <w:del w:id="136" w:author="Chataway, Francis [AU-AU]" w:date="2025-12-15T19:19:00Z"/>
        </w:rPr>
      </w:pPr>
      <w:del w:id="137" w:author="Chataway, Francis [AU-AU]" w:date="2025-12-15T19:19:00Z">
        <w:r w:rsidDel="00877767">
          <w:delText>notify to the police that name, the new home address, the address of those premises</w:delText>
        </w:r>
        <w:r w:rsidR="00B338D6" w:rsidDel="00877767">
          <w:delText xml:space="preserve">, </w:delText>
        </w:r>
        <w:r w:rsidDel="00877767">
          <w:delText xml:space="preserve"> the fact that the offender has been released, the fact that the offender has lost or ceased to have the passport, the details set out in section </w:delText>
        </w:r>
        <w:r w:rsidR="00040C6A" w:rsidRPr="00040C6A" w:rsidDel="00877767">
          <w:rPr>
            <w:bCs/>
            <w:lang w:val="en-US"/>
          </w:rPr>
          <w:delText>3(4)</w:delText>
        </w:r>
        <w:r w:rsidDel="00877767">
          <w:delText xml:space="preserve"> in relation to the passport or (as the case may be) such information as the Scottish Ministers may by regulations prescribe, and (in addition) the information set out in section </w:delText>
        </w:r>
        <w:r w:rsidR="00040C6A" w:rsidRPr="00040C6A" w:rsidDel="00877767">
          <w:rPr>
            <w:bCs/>
            <w:lang w:val="en-US"/>
          </w:rPr>
          <w:delText>3(3)</w:delText>
        </w:r>
        <w:r w:rsidDel="00877767">
          <w:delText>.</w:delText>
        </w:r>
      </w:del>
    </w:p>
    <w:p w14:paraId="579B5F27" w14:textId="6D35E3EB" w:rsidR="000E6DBA" w:rsidDel="00877767" w:rsidRDefault="009261A9" w:rsidP="009261A9">
      <w:pPr>
        <w:pStyle w:val="BillSubSection"/>
        <w:numPr>
          <w:ilvl w:val="0"/>
          <w:numId w:val="0"/>
        </w:numPr>
        <w:tabs>
          <w:tab w:val="left" w:pos="851"/>
        </w:tabs>
        <w:ind w:left="851" w:hanging="567"/>
        <w:rPr>
          <w:del w:id="138" w:author="Chataway, Francis [AU-AU]" w:date="2025-12-15T19:19:00Z"/>
        </w:rPr>
      </w:pPr>
      <w:del w:id="139" w:author="Chataway, Francis [AU-AU]" w:date="2025-12-15T19:19:00Z">
        <w:r w:rsidDel="00877767">
          <w:delText>(2)</w:delText>
        </w:r>
        <w:r w:rsidDel="00877767">
          <w:tab/>
        </w:r>
        <w:r w:rsidR="000E6DBA" w:rsidDel="00877767">
          <w:delText xml:space="preserve">A notification under subsection </w:delText>
        </w:r>
        <w:r w:rsidR="00040C6A" w:rsidDel="00877767">
          <w:rPr>
            <w:noProof/>
          </w:rPr>
          <w:delText>(1)</w:delText>
        </w:r>
        <w:r w:rsidR="000E6DBA" w:rsidDel="00877767">
          <w:delText xml:space="preserve"> may be given before the name is used, the change of home address occurs or the qualifying period ends, but in that case the domestic abuse offender must also specify the date when the event is expected to occur.</w:delText>
        </w:r>
      </w:del>
    </w:p>
    <w:p w14:paraId="7E9E4377" w14:textId="3BAFEC0A" w:rsidR="000E6DBA" w:rsidDel="00877767" w:rsidRDefault="009261A9" w:rsidP="009261A9">
      <w:pPr>
        <w:pStyle w:val="BillSubSection"/>
        <w:numPr>
          <w:ilvl w:val="0"/>
          <w:numId w:val="0"/>
        </w:numPr>
        <w:tabs>
          <w:tab w:val="left" w:pos="851"/>
        </w:tabs>
        <w:ind w:left="851" w:hanging="567"/>
        <w:rPr>
          <w:del w:id="140" w:author="Chataway, Francis [AU-AU]" w:date="2025-12-15T19:19:00Z"/>
        </w:rPr>
      </w:pPr>
      <w:del w:id="141" w:author="Chataway, Francis [AU-AU]" w:date="2025-12-15T19:19:00Z">
        <w:r w:rsidDel="00877767">
          <w:delText>(3)</w:delText>
        </w:r>
        <w:r w:rsidDel="00877767">
          <w:tab/>
        </w:r>
        <w:r w:rsidR="000E6DBA" w:rsidDel="00877767">
          <w:delText xml:space="preserve">If a notification is given in accordance with subsection </w:delText>
        </w:r>
        <w:r w:rsidR="00040C6A" w:rsidDel="00877767">
          <w:rPr>
            <w:noProof/>
          </w:rPr>
          <w:delText>(2)</w:delText>
        </w:r>
        <w:r w:rsidR="000E6DBA" w:rsidDel="00877767">
          <w:delText xml:space="preserve"> and the event to which it relates occurs more than 2 days before the date specified, the notification does not affect the duty imposed by subsection </w:delText>
        </w:r>
        <w:r w:rsidR="00040C6A" w:rsidDel="00877767">
          <w:rPr>
            <w:noProof/>
          </w:rPr>
          <w:delText>(1)</w:delText>
        </w:r>
        <w:r w:rsidR="000E6DBA" w:rsidDel="00877767">
          <w:delText>.</w:delText>
        </w:r>
      </w:del>
    </w:p>
    <w:p w14:paraId="188F2671" w14:textId="01AEC633" w:rsidR="000E6DBA" w:rsidDel="00877767" w:rsidRDefault="009261A9" w:rsidP="009261A9">
      <w:pPr>
        <w:pStyle w:val="BillSubSection"/>
        <w:numPr>
          <w:ilvl w:val="0"/>
          <w:numId w:val="0"/>
        </w:numPr>
        <w:tabs>
          <w:tab w:val="left" w:pos="851"/>
        </w:tabs>
        <w:ind w:left="851" w:hanging="567"/>
        <w:rPr>
          <w:del w:id="142" w:author="Chataway, Francis [AU-AU]" w:date="2025-12-15T19:19:00Z"/>
        </w:rPr>
      </w:pPr>
      <w:del w:id="143" w:author="Chataway, Francis [AU-AU]" w:date="2025-12-15T19:19:00Z">
        <w:r w:rsidDel="00877767">
          <w:delText>(4)</w:delText>
        </w:r>
        <w:r w:rsidDel="00877767">
          <w:tab/>
        </w:r>
        <w:r w:rsidR="000E6DBA" w:rsidDel="00877767">
          <w:delText xml:space="preserve">If a notification is given in accordance with subsection </w:delText>
        </w:r>
        <w:r w:rsidR="00040C6A" w:rsidDel="00877767">
          <w:rPr>
            <w:noProof/>
          </w:rPr>
          <w:delText>(2)</w:delText>
        </w:r>
        <w:r w:rsidR="000E6DBA" w:rsidDel="00877767">
          <w:delText xml:space="preserve"> and the event to which it relates has not occurred by the end of the period of 3 days beginning with the date specified—</w:delText>
        </w:r>
      </w:del>
    </w:p>
    <w:p w14:paraId="46C27A6B" w14:textId="6E3329CA" w:rsidR="000E6DBA" w:rsidDel="00877767" w:rsidRDefault="009261A9" w:rsidP="009261A9">
      <w:pPr>
        <w:pStyle w:val="BillSectionPara"/>
        <w:numPr>
          <w:ilvl w:val="0"/>
          <w:numId w:val="0"/>
        </w:numPr>
        <w:tabs>
          <w:tab w:val="left" w:pos="1418"/>
        </w:tabs>
        <w:ind w:left="1418" w:hanging="426"/>
        <w:rPr>
          <w:del w:id="144" w:author="Chataway, Francis [AU-AU]" w:date="2025-12-15T19:19:00Z"/>
        </w:rPr>
      </w:pPr>
      <w:del w:id="145" w:author="Chataway, Francis [AU-AU]" w:date="2025-12-15T19:19:00Z">
        <w:r w:rsidDel="00877767">
          <w:delText>(a)</w:delText>
        </w:r>
        <w:r w:rsidDel="00877767">
          <w:tab/>
        </w:r>
        <w:r w:rsidR="000E6DBA" w:rsidDel="00877767">
          <w:delText xml:space="preserve">the notification does not affect the duty imposed by subsection </w:delText>
        </w:r>
        <w:r w:rsidR="00040C6A" w:rsidDel="00877767">
          <w:rPr>
            <w:noProof/>
          </w:rPr>
          <w:delText>(1)</w:delText>
        </w:r>
        <w:r w:rsidR="000E6DBA" w:rsidDel="00877767">
          <w:delText>, and</w:delText>
        </w:r>
      </w:del>
    </w:p>
    <w:p w14:paraId="2DDF2BA5" w14:textId="3FF3D780" w:rsidR="000E6DBA" w:rsidDel="00877767" w:rsidRDefault="009261A9" w:rsidP="009261A9">
      <w:pPr>
        <w:pStyle w:val="BillSectionPara"/>
        <w:numPr>
          <w:ilvl w:val="0"/>
          <w:numId w:val="0"/>
        </w:numPr>
        <w:tabs>
          <w:tab w:val="left" w:pos="1418"/>
        </w:tabs>
        <w:ind w:left="1418" w:hanging="426"/>
        <w:rPr>
          <w:del w:id="146" w:author="Chataway, Francis [AU-AU]" w:date="2025-12-15T19:19:00Z"/>
        </w:rPr>
      </w:pPr>
      <w:del w:id="147" w:author="Chataway, Francis [AU-AU]" w:date="2025-12-15T19:19:00Z">
        <w:r w:rsidDel="00877767">
          <w:delText>(b)</w:delText>
        </w:r>
        <w:r w:rsidDel="00877767">
          <w:tab/>
        </w:r>
        <w:r w:rsidR="000E6DBA" w:rsidDel="00877767">
          <w:delText>the domestic abuse offender must, within the period of 6 days beginning with the date specified, notify to the police the fact that the event did not occur within the period of 3 days beginning with the date specified.</w:delText>
        </w:r>
      </w:del>
    </w:p>
    <w:p w14:paraId="659A2B6F" w14:textId="61E49767" w:rsidR="000E6DBA" w:rsidDel="00877767" w:rsidRDefault="009261A9" w:rsidP="009261A9">
      <w:pPr>
        <w:pStyle w:val="BillSubSection"/>
        <w:numPr>
          <w:ilvl w:val="0"/>
          <w:numId w:val="0"/>
        </w:numPr>
        <w:tabs>
          <w:tab w:val="left" w:pos="851"/>
        </w:tabs>
        <w:ind w:left="851" w:hanging="567"/>
        <w:rPr>
          <w:del w:id="148" w:author="Chataway, Francis [AU-AU]" w:date="2025-12-15T19:19:00Z"/>
        </w:rPr>
      </w:pPr>
      <w:del w:id="149" w:author="Chataway, Francis [AU-AU]" w:date="2025-12-15T19:19:00Z">
        <w:r w:rsidDel="00877767">
          <w:delText>(5)</w:delText>
        </w:r>
        <w:r w:rsidDel="00877767">
          <w:tab/>
        </w:r>
        <w:r w:rsidR="000E6DBA" w:rsidDel="00877767">
          <w:delText xml:space="preserve">Section </w:delText>
        </w:r>
        <w:r w:rsidR="00040C6A" w:rsidRPr="00040C6A" w:rsidDel="00877767">
          <w:rPr>
            <w:bCs/>
            <w:lang w:val="en-US"/>
          </w:rPr>
          <w:delText>3(5)</w:delText>
        </w:r>
        <w:r w:rsidR="000E6DBA" w:rsidDel="00877767">
          <w:delText xml:space="preserve"> applies to the calculation of the period of 3 days mentioned in subsection </w:delText>
        </w:r>
        <w:r w:rsidR="00040C6A" w:rsidDel="00877767">
          <w:rPr>
            <w:noProof/>
          </w:rPr>
          <w:delText>(1)</w:delText>
        </w:r>
        <w:r w:rsidR="000E6DBA" w:rsidDel="00877767">
          <w:delText xml:space="preserve"> and the period of 6 days mentioned in subsection </w:delText>
        </w:r>
        <w:r w:rsidR="00040C6A" w:rsidDel="00877767">
          <w:rPr>
            <w:noProof/>
          </w:rPr>
          <w:delText>(4)(b)</w:delText>
        </w:r>
        <w:r w:rsidR="000E6DBA" w:rsidDel="00877767">
          <w:delText xml:space="preserve">, as it applies to the calculation of the period mentioned in section </w:delText>
        </w:r>
        <w:r w:rsidR="00040C6A" w:rsidRPr="00040C6A" w:rsidDel="00877767">
          <w:rPr>
            <w:bCs/>
            <w:lang w:val="en-US"/>
          </w:rPr>
          <w:delText>3(1)</w:delText>
        </w:r>
        <w:r w:rsidR="000E6DBA" w:rsidDel="00877767">
          <w:delText>.</w:delText>
        </w:r>
      </w:del>
    </w:p>
    <w:p w14:paraId="66814100" w14:textId="5B6A7D74" w:rsidR="000E6DBA" w:rsidDel="00877767" w:rsidRDefault="009261A9" w:rsidP="009261A9">
      <w:pPr>
        <w:pStyle w:val="BillSubSection"/>
        <w:numPr>
          <w:ilvl w:val="0"/>
          <w:numId w:val="0"/>
        </w:numPr>
        <w:tabs>
          <w:tab w:val="left" w:pos="851"/>
        </w:tabs>
        <w:ind w:left="851" w:hanging="567"/>
        <w:rPr>
          <w:del w:id="150" w:author="Chataway, Francis [AU-AU]" w:date="2025-12-15T19:19:00Z"/>
        </w:rPr>
      </w:pPr>
      <w:del w:id="151" w:author="Chataway, Francis [AU-AU]" w:date="2025-12-15T19:19:00Z">
        <w:r w:rsidDel="00877767">
          <w:delText>(6)</w:delText>
        </w:r>
        <w:r w:rsidDel="00877767">
          <w:tab/>
        </w:r>
        <w:r w:rsidR="000E6DBA" w:rsidDel="00877767">
          <w:delText>In this section, “qualifying period” means—</w:delText>
        </w:r>
      </w:del>
    </w:p>
    <w:p w14:paraId="07A78AA0" w14:textId="6DECDB8D" w:rsidR="000E6DBA" w:rsidDel="00877767" w:rsidRDefault="009261A9" w:rsidP="009261A9">
      <w:pPr>
        <w:pStyle w:val="BillSectionPara"/>
        <w:numPr>
          <w:ilvl w:val="0"/>
          <w:numId w:val="0"/>
        </w:numPr>
        <w:tabs>
          <w:tab w:val="left" w:pos="1418"/>
        </w:tabs>
        <w:ind w:left="1418" w:hanging="426"/>
        <w:rPr>
          <w:del w:id="152" w:author="Chataway, Francis [AU-AU]" w:date="2025-12-15T19:19:00Z"/>
        </w:rPr>
      </w:pPr>
      <w:del w:id="153" w:author="Chataway, Francis [AU-AU]" w:date="2025-12-15T19:19:00Z">
        <w:r w:rsidDel="00877767">
          <w:delText>(a)</w:delText>
        </w:r>
        <w:r w:rsidDel="00877767">
          <w:tab/>
        </w:r>
        <w:r w:rsidR="000E6DBA" w:rsidDel="00877767">
          <w:delText>a period of 7 days, or</w:delText>
        </w:r>
      </w:del>
    </w:p>
    <w:p w14:paraId="417DC5A3" w14:textId="4899271F" w:rsidR="000E6DBA" w:rsidDel="00877767" w:rsidRDefault="009261A9" w:rsidP="009261A9">
      <w:pPr>
        <w:pStyle w:val="BillSectionPara"/>
        <w:numPr>
          <w:ilvl w:val="0"/>
          <w:numId w:val="0"/>
        </w:numPr>
        <w:tabs>
          <w:tab w:val="left" w:pos="1418"/>
        </w:tabs>
        <w:ind w:left="1418" w:hanging="426"/>
        <w:rPr>
          <w:del w:id="154" w:author="Chataway, Francis [AU-AU]" w:date="2025-12-15T19:19:00Z"/>
        </w:rPr>
      </w:pPr>
      <w:del w:id="155" w:author="Chataway, Francis [AU-AU]" w:date="2025-12-15T19:19:00Z">
        <w:r w:rsidDel="00877767">
          <w:delText>(b)</w:delText>
        </w:r>
        <w:r w:rsidDel="00877767">
          <w:tab/>
        </w:r>
        <w:r w:rsidR="000E6DBA" w:rsidDel="00877767">
          <w:delText>two or more periods, in any period of 12 months, which taken together amount to 7 days.</w:delText>
        </w:r>
      </w:del>
    </w:p>
    <w:p w14:paraId="1113C9D2" w14:textId="367E9D5D" w:rsidR="000E6DBA" w:rsidRPr="009460D4" w:rsidDel="00877767" w:rsidRDefault="000E6DBA" w:rsidP="00A4433E">
      <w:pPr>
        <w:rPr>
          <w:del w:id="156" w:author="Chataway, Francis [AU-AU]" w:date="2025-12-15T19:19:00Z"/>
        </w:rPr>
      </w:pPr>
    </w:p>
    <w:p w14:paraId="3F323B54" w14:textId="164B9BA4" w:rsidR="000E6DBA" w:rsidDel="00877767" w:rsidRDefault="009261A9" w:rsidP="009261A9">
      <w:pPr>
        <w:pStyle w:val="BillSection"/>
        <w:numPr>
          <w:ilvl w:val="0"/>
          <w:numId w:val="0"/>
        </w:numPr>
        <w:tabs>
          <w:tab w:val="left" w:pos="851"/>
        </w:tabs>
        <w:ind w:left="851" w:hanging="851"/>
        <w:rPr>
          <w:del w:id="157" w:author="Chataway, Francis [AU-AU]" w:date="2025-12-15T19:19:00Z"/>
        </w:rPr>
      </w:pPr>
      <w:del w:id="158" w:author="Chataway, Francis [AU-AU]" w:date="2025-12-15T19:19:00Z">
        <w:r w:rsidDel="00877767">
          <w:delText>5</w:delText>
        </w:r>
        <w:r w:rsidDel="00877767">
          <w:tab/>
        </w:r>
        <w:r w:rsidR="000E6DBA" w:rsidDel="00877767">
          <w:delText>Periodic notification</w:delText>
        </w:r>
      </w:del>
    </w:p>
    <w:p w14:paraId="051AEEA5" w14:textId="0A9432AC" w:rsidR="000E6DBA" w:rsidDel="00877767" w:rsidRDefault="009261A9" w:rsidP="009261A9">
      <w:pPr>
        <w:pStyle w:val="BillSubSection"/>
        <w:numPr>
          <w:ilvl w:val="0"/>
          <w:numId w:val="0"/>
        </w:numPr>
        <w:tabs>
          <w:tab w:val="left" w:pos="851"/>
        </w:tabs>
        <w:ind w:left="851" w:hanging="567"/>
        <w:rPr>
          <w:del w:id="159" w:author="Chataway, Francis [AU-AU]" w:date="2025-12-15T19:19:00Z"/>
        </w:rPr>
      </w:pPr>
      <w:del w:id="160" w:author="Chataway, Francis [AU-AU]" w:date="2025-12-15T19:19:00Z">
        <w:r w:rsidDel="00877767">
          <w:delText>(1)</w:delText>
        </w:r>
        <w:r w:rsidDel="00877767">
          <w:tab/>
        </w:r>
        <w:r w:rsidR="000E6DBA" w:rsidDel="00877767">
          <w:delText xml:space="preserve">A domestic abuse offender must, within the applicable period after each event within subsection </w:delText>
        </w:r>
        <w:r w:rsidR="00040C6A" w:rsidDel="00877767">
          <w:rPr>
            <w:noProof/>
          </w:rPr>
          <w:delText>(2)</w:delText>
        </w:r>
        <w:r w:rsidR="000E6DBA" w:rsidDel="00877767">
          <w:delText xml:space="preserve">, notify to the police the information set out in section </w:delText>
        </w:r>
        <w:r w:rsidR="00040C6A" w:rsidRPr="00040C6A" w:rsidDel="00877767">
          <w:rPr>
            <w:bCs/>
            <w:lang w:val="en-US"/>
          </w:rPr>
          <w:delText>3(3)</w:delText>
        </w:r>
        <w:r w:rsidR="000E6DBA" w:rsidDel="00877767">
          <w:delText xml:space="preserve">, unless within that period the offender has given a notification under section </w:delText>
        </w:r>
        <w:r w:rsidR="00040C6A" w:rsidRPr="00040C6A" w:rsidDel="00877767">
          <w:rPr>
            <w:bCs/>
            <w:lang w:val="en-US"/>
          </w:rPr>
          <w:delText>4(1)</w:delText>
        </w:r>
        <w:r w:rsidR="000E6DBA" w:rsidDel="00877767">
          <w:delText>.</w:delText>
        </w:r>
      </w:del>
    </w:p>
    <w:p w14:paraId="7541DD58" w14:textId="6BC964CD" w:rsidR="000E6DBA" w:rsidDel="00877767" w:rsidRDefault="009261A9" w:rsidP="009261A9">
      <w:pPr>
        <w:pStyle w:val="BillSubSection"/>
        <w:numPr>
          <w:ilvl w:val="0"/>
          <w:numId w:val="0"/>
        </w:numPr>
        <w:tabs>
          <w:tab w:val="left" w:pos="851"/>
        </w:tabs>
        <w:ind w:left="851" w:hanging="567"/>
        <w:rPr>
          <w:del w:id="161" w:author="Chataway, Francis [AU-AU]" w:date="2025-12-15T19:19:00Z"/>
        </w:rPr>
      </w:pPr>
      <w:del w:id="162" w:author="Chataway, Francis [AU-AU]" w:date="2025-12-15T19:19:00Z">
        <w:r w:rsidDel="00877767">
          <w:delText>(2)</w:delText>
        </w:r>
        <w:r w:rsidDel="00877767">
          <w:tab/>
        </w:r>
        <w:r w:rsidR="000E6DBA" w:rsidDel="00877767">
          <w:delText>The events are—</w:delText>
        </w:r>
      </w:del>
    </w:p>
    <w:p w14:paraId="7AD57C04" w14:textId="25CC8353" w:rsidR="000E6DBA" w:rsidDel="00877767" w:rsidRDefault="009261A9" w:rsidP="009261A9">
      <w:pPr>
        <w:pStyle w:val="BillSectionPara"/>
        <w:numPr>
          <w:ilvl w:val="0"/>
          <w:numId w:val="0"/>
        </w:numPr>
        <w:tabs>
          <w:tab w:val="left" w:pos="1418"/>
        </w:tabs>
        <w:ind w:left="1418" w:hanging="426"/>
        <w:rPr>
          <w:del w:id="163" w:author="Chataway, Francis [AU-AU]" w:date="2025-12-15T19:19:00Z"/>
        </w:rPr>
      </w:pPr>
      <w:del w:id="164" w:author="Chataway, Francis [AU-AU]" w:date="2025-12-15T19:19:00Z">
        <w:r w:rsidDel="00877767">
          <w:delText>(a)</w:delText>
        </w:r>
        <w:r w:rsidDel="00877767">
          <w:tab/>
        </w:r>
        <w:r w:rsidR="000E6DBA" w:rsidDel="00877767">
          <w:delText xml:space="preserve">any notification given by the domestic abuse offender under section </w:delText>
        </w:r>
        <w:r w:rsidR="00040C6A" w:rsidRPr="00040C6A" w:rsidDel="00877767">
          <w:rPr>
            <w:bCs/>
            <w:lang w:val="en-US"/>
          </w:rPr>
          <w:delText>3(1)</w:delText>
        </w:r>
        <w:r w:rsidR="000E6DBA" w:rsidDel="00877767">
          <w:delText xml:space="preserve"> or </w:delText>
        </w:r>
        <w:r w:rsidR="00040C6A" w:rsidRPr="00040C6A" w:rsidDel="00877767">
          <w:rPr>
            <w:bCs/>
            <w:lang w:val="en-US"/>
          </w:rPr>
          <w:delText>4(1)</w:delText>
        </w:r>
        <w:r w:rsidR="000E6DBA" w:rsidDel="00877767">
          <w:delText>, and</w:delText>
        </w:r>
      </w:del>
    </w:p>
    <w:p w14:paraId="6B0399D1" w14:textId="6EAA368F" w:rsidR="000E6DBA" w:rsidDel="00877767" w:rsidRDefault="009261A9" w:rsidP="009261A9">
      <w:pPr>
        <w:pStyle w:val="BillSectionPara"/>
        <w:numPr>
          <w:ilvl w:val="0"/>
          <w:numId w:val="0"/>
        </w:numPr>
        <w:tabs>
          <w:tab w:val="left" w:pos="1418"/>
        </w:tabs>
        <w:ind w:left="1418" w:hanging="426"/>
        <w:rPr>
          <w:del w:id="165" w:author="Chataway, Francis [AU-AU]" w:date="2025-12-15T19:19:00Z"/>
        </w:rPr>
      </w:pPr>
      <w:del w:id="166" w:author="Chataway, Francis [AU-AU]" w:date="2025-12-15T19:19:00Z">
        <w:r w:rsidDel="00877767">
          <w:delText>(b)</w:delText>
        </w:r>
        <w:r w:rsidDel="00877767">
          <w:tab/>
        </w:r>
        <w:r w:rsidR="000E6DBA" w:rsidDel="00877767">
          <w:delText xml:space="preserve">any notification given by the offender under subsection </w:delText>
        </w:r>
        <w:r w:rsidR="00040C6A" w:rsidDel="00877767">
          <w:rPr>
            <w:noProof/>
          </w:rPr>
          <w:delText>(1)</w:delText>
        </w:r>
        <w:r w:rsidR="000E6DBA" w:rsidDel="00877767">
          <w:delText>.</w:delText>
        </w:r>
      </w:del>
    </w:p>
    <w:p w14:paraId="0430C437" w14:textId="78F80CDA" w:rsidR="000E6DBA" w:rsidDel="00877767" w:rsidRDefault="009261A9" w:rsidP="009261A9">
      <w:pPr>
        <w:pStyle w:val="BillSubSection"/>
        <w:numPr>
          <w:ilvl w:val="0"/>
          <w:numId w:val="0"/>
        </w:numPr>
        <w:tabs>
          <w:tab w:val="left" w:pos="851"/>
        </w:tabs>
        <w:ind w:left="851" w:hanging="567"/>
        <w:rPr>
          <w:del w:id="167" w:author="Chataway, Francis [AU-AU]" w:date="2025-12-15T19:19:00Z"/>
        </w:rPr>
      </w:pPr>
      <w:del w:id="168" w:author="Chataway, Francis [AU-AU]" w:date="2025-12-15T19:19:00Z">
        <w:r w:rsidDel="00877767">
          <w:delText>(3)</w:delText>
        </w:r>
        <w:r w:rsidDel="00877767">
          <w:tab/>
        </w:r>
        <w:r w:rsidR="000E6DBA" w:rsidDel="00877767">
          <w:delText xml:space="preserve">Where the applicable period would (apart from this subsection) end whilst subsection </w:delText>
        </w:r>
        <w:r w:rsidR="00040C6A" w:rsidDel="00877767">
          <w:rPr>
            <w:noProof/>
          </w:rPr>
          <w:delText>(4)</w:delText>
        </w:r>
        <w:r w:rsidR="000E6DBA" w:rsidDel="00877767">
          <w:delText xml:space="preserve"> applies to the domestic abuse offender, that period is to be treated as continuing until the end of the period of 3 days beginning when subsection </w:delText>
        </w:r>
        <w:r w:rsidR="00040C6A" w:rsidDel="00877767">
          <w:rPr>
            <w:noProof/>
          </w:rPr>
          <w:delText>(4)</w:delText>
        </w:r>
        <w:r w:rsidR="000E6DBA" w:rsidDel="00877767">
          <w:delText xml:space="preserve"> first ceases to apply to the offender.</w:delText>
        </w:r>
      </w:del>
    </w:p>
    <w:p w14:paraId="5DE42B00" w14:textId="4F766DE5" w:rsidR="000E6DBA" w:rsidDel="00877767" w:rsidRDefault="009261A9" w:rsidP="009261A9">
      <w:pPr>
        <w:pStyle w:val="BillSubSection"/>
        <w:numPr>
          <w:ilvl w:val="0"/>
          <w:numId w:val="0"/>
        </w:numPr>
        <w:tabs>
          <w:tab w:val="left" w:pos="851"/>
        </w:tabs>
        <w:ind w:left="851" w:hanging="567"/>
        <w:rPr>
          <w:del w:id="169" w:author="Chataway, Francis [AU-AU]" w:date="2025-12-15T19:19:00Z"/>
        </w:rPr>
      </w:pPr>
      <w:del w:id="170" w:author="Chataway, Francis [AU-AU]" w:date="2025-12-15T19:19:00Z">
        <w:r w:rsidDel="00877767">
          <w:delText>(4)</w:delText>
        </w:r>
        <w:r w:rsidDel="00877767">
          <w:tab/>
        </w:r>
        <w:r w:rsidR="000E6DBA" w:rsidDel="00877767">
          <w:delText>This subsection applies to the domestic abuse offender if the offender is—</w:delText>
        </w:r>
      </w:del>
    </w:p>
    <w:p w14:paraId="1552819C" w14:textId="40D1F66F" w:rsidR="000E6DBA" w:rsidDel="00877767" w:rsidRDefault="009261A9" w:rsidP="009261A9">
      <w:pPr>
        <w:pStyle w:val="BillSectionPara"/>
        <w:numPr>
          <w:ilvl w:val="0"/>
          <w:numId w:val="0"/>
        </w:numPr>
        <w:tabs>
          <w:tab w:val="left" w:pos="1418"/>
        </w:tabs>
        <w:ind w:left="1418" w:hanging="426"/>
        <w:rPr>
          <w:del w:id="171" w:author="Chataway, Francis [AU-AU]" w:date="2025-12-15T19:19:00Z"/>
        </w:rPr>
      </w:pPr>
      <w:del w:id="172" w:author="Chataway, Francis [AU-AU]" w:date="2025-12-15T19:19:00Z">
        <w:r w:rsidDel="00877767">
          <w:delText>(a)</w:delText>
        </w:r>
        <w:r w:rsidDel="00877767">
          <w:tab/>
        </w:r>
        <w:r w:rsidR="000E6DBA" w:rsidDel="00877767">
          <w:delText>remanded in or committed to custody by an order of a court or kept in service custody,</w:delText>
        </w:r>
      </w:del>
    </w:p>
    <w:p w14:paraId="1942F2A6" w14:textId="05782866" w:rsidR="000E6DBA" w:rsidDel="00877767" w:rsidRDefault="009261A9" w:rsidP="009261A9">
      <w:pPr>
        <w:pStyle w:val="BillSectionPara"/>
        <w:numPr>
          <w:ilvl w:val="0"/>
          <w:numId w:val="0"/>
        </w:numPr>
        <w:tabs>
          <w:tab w:val="left" w:pos="1418"/>
        </w:tabs>
        <w:ind w:left="1418" w:hanging="426"/>
        <w:rPr>
          <w:del w:id="173" w:author="Chataway, Francis [AU-AU]" w:date="2025-12-15T19:19:00Z"/>
        </w:rPr>
      </w:pPr>
      <w:del w:id="174" w:author="Chataway, Francis [AU-AU]" w:date="2025-12-15T19:19:00Z">
        <w:r w:rsidDel="00877767">
          <w:delText>(b)</w:delText>
        </w:r>
        <w:r w:rsidDel="00877767">
          <w:tab/>
        </w:r>
        <w:r w:rsidR="000E6DBA" w:rsidDel="00877767">
          <w:delText>serving a sentence of imprisonment or a term of service detention,</w:delText>
        </w:r>
      </w:del>
    </w:p>
    <w:p w14:paraId="38638DE4" w14:textId="6252D665" w:rsidR="000E6DBA" w:rsidDel="00877767" w:rsidRDefault="009261A9" w:rsidP="009261A9">
      <w:pPr>
        <w:pStyle w:val="BillSectionPara"/>
        <w:numPr>
          <w:ilvl w:val="0"/>
          <w:numId w:val="0"/>
        </w:numPr>
        <w:tabs>
          <w:tab w:val="left" w:pos="1418"/>
        </w:tabs>
        <w:ind w:left="1418" w:hanging="426"/>
        <w:rPr>
          <w:del w:id="175" w:author="Chataway, Francis [AU-AU]" w:date="2025-12-15T19:19:00Z"/>
        </w:rPr>
      </w:pPr>
      <w:del w:id="176" w:author="Chataway, Francis [AU-AU]" w:date="2025-12-15T19:19:00Z">
        <w:r w:rsidDel="00877767">
          <w:delText>(c)</w:delText>
        </w:r>
        <w:r w:rsidDel="00877767">
          <w:tab/>
        </w:r>
        <w:r w:rsidR="000E6DBA" w:rsidDel="00877767">
          <w:delText>detained in a hospital, or</w:delText>
        </w:r>
      </w:del>
    </w:p>
    <w:p w14:paraId="5E473786" w14:textId="1F77DBB0" w:rsidR="000E6DBA" w:rsidDel="00877767" w:rsidRDefault="009261A9" w:rsidP="009261A9">
      <w:pPr>
        <w:pStyle w:val="BillSectionPara"/>
        <w:numPr>
          <w:ilvl w:val="0"/>
          <w:numId w:val="0"/>
        </w:numPr>
        <w:tabs>
          <w:tab w:val="left" w:pos="1418"/>
        </w:tabs>
        <w:ind w:left="1418" w:hanging="426"/>
        <w:rPr>
          <w:del w:id="177" w:author="Chataway, Francis [AU-AU]" w:date="2025-12-15T19:19:00Z"/>
        </w:rPr>
      </w:pPr>
      <w:del w:id="178" w:author="Chataway, Francis [AU-AU]" w:date="2025-12-15T19:19:00Z">
        <w:r w:rsidDel="00877767">
          <w:delText>(d)</w:delText>
        </w:r>
        <w:r w:rsidDel="00877767">
          <w:tab/>
        </w:r>
        <w:r w:rsidR="000E6DBA" w:rsidDel="00877767">
          <w:delText>outside the United Kingdom.</w:delText>
        </w:r>
      </w:del>
    </w:p>
    <w:p w14:paraId="6D29E565" w14:textId="5D50393A" w:rsidR="000E6DBA" w:rsidDel="00877767" w:rsidRDefault="009261A9" w:rsidP="009261A9">
      <w:pPr>
        <w:pStyle w:val="BillSubSection"/>
        <w:numPr>
          <w:ilvl w:val="0"/>
          <w:numId w:val="0"/>
        </w:numPr>
        <w:tabs>
          <w:tab w:val="left" w:pos="851"/>
        </w:tabs>
        <w:ind w:left="851" w:hanging="567"/>
        <w:rPr>
          <w:del w:id="179" w:author="Chataway, Francis [AU-AU]" w:date="2025-12-15T19:19:00Z"/>
        </w:rPr>
      </w:pPr>
      <w:del w:id="180" w:author="Chataway, Francis [AU-AU]" w:date="2025-12-15T19:19:00Z">
        <w:r w:rsidDel="00877767">
          <w:delText>(5)</w:delText>
        </w:r>
        <w:r w:rsidDel="00877767">
          <w:tab/>
        </w:r>
        <w:r w:rsidR="000E6DBA" w:rsidDel="00877767">
          <w:delText>In this section, the “applicable period” means—</w:delText>
        </w:r>
      </w:del>
    </w:p>
    <w:p w14:paraId="7B524C19" w14:textId="4A9C98B8" w:rsidR="000E6DBA" w:rsidDel="00877767" w:rsidRDefault="009261A9" w:rsidP="009261A9">
      <w:pPr>
        <w:pStyle w:val="BillSectionPara"/>
        <w:numPr>
          <w:ilvl w:val="0"/>
          <w:numId w:val="0"/>
        </w:numPr>
        <w:tabs>
          <w:tab w:val="left" w:pos="1418"/>
        </w:tabs>
        <w:ind w:left="1418" w:hanging="426"/>
        <w:rPr>
          <w:del w:id="181" w:author="Chataway, Francis [AU-AU]" w:date="2025-12-15T19:19:00Z"/>
        </w:rPr>
      </w:pPr>
      <w:del w:id="182" w:author="Chataway, Francis [AU-AU]" w:date="2025-12-15T19:19:00Z">
        <w:r w:rsidDel="00877767">
          <w:delText>(a)</w:delText>
        </w:r>
        <w:r w:rsidDel="00877767">
          <w:tab/>
        </w:r>
        <w:r w:rsidR="000E6DBA" w:rsidDel="00877767">
          <w:delText xml:space="preserve">in any case where subsection </w:delText>
        </w:r>
        <w:r w:rsidR="00040C6A" w:rsidDel="00877767">
          <w:rPr>
            <w:noProof/>
          </w:rPr>
          <w:delText>(6)</w:delText>
        </w:r>
        <w:r w:rsidR="000E6DBA" w:rsidDel="00877767">
          <w:delText xml:space="preserve"> applies to the domestic abuse offender, such period not exceeding one year as the Scottish Ministers may by regulations prescribe, and</w:delText>
        </w:r>
      </w:del>
    </w:p>
    <w:p w14:paraId="1F3E5764" w14:textId="72FA1B6B" w:rsidR="000E6DBA" w:rsidDel="00877767" w:rsidRDefault="009261A9" w:rsidP="009261A9">
      <w:pPr>
        <w:pStyle w:val="BillSectionPara"/>
        <w:numPr>
          <w:ilvl w:val="0"/>
          <w:numId w:val="0"/>
        </w:numPr>
        <w:tabs>
          <w:tab w:val="left" w:pos="1418"/>
        </w:tabs>
        <w:ind w:left="1418" w:hanging="426"/>
        <w:rPr>
          <w:del w:id="183" w:author="Chataway, Francis [AU-AU]" w:date="2025-12-15T19:19:00Z"/>
        </w:rPr>
      </w:pPr>
      <w:del w:id="184" w:author="Chataway, Francis [AU-AU]" w:date="2025-12-15T19:19:00Z">
        <w:r w:rsidDel="00877767">
          <w:delText>(b)</w:delText>
        </w:r>
        <w:r w:rsidDel="00877767">
          <w:tab/>
        </w:r>
        <w:r w:rsidR="000E6DBA" w:rsidDel="00877767">
          <w:delText>in any other case, the period of one year.</w:delText>
        </w:r>
      </w:del>
    </w:p>
    <w:p w14:paraId="35AB57FE" w14:textId="00C8B5D0" w:rsidR="000E6DBA" w:rsidDel="00877767" w:rsidRDefault="009261A9" w:rsidP="009261A9">
      <w:pPr>
        <w:pStyle w:val="BillSubSection"/>
        <w:numPr>
          <w:ilvl w:val="0"/>
          <w:numId w:val="0"/>
        </w:numPr>
        <w:tabs>
          <w:tab w:val="left" w:pos="851"/>
        </w:tabs>
        <w:ind w:left="851" w:hanging="567"/>
        <w:rPr>
          <w:del w:id="185" w:author="Chataway, Francis [AU-AU]" w:date="2025-12-15T19:19:00Z"/>
        </w:rPr>
      </w:pPr>
      <w:del w:id="186" w:author="Chataway, Francis [AU-AU]" w:date="2025-12-15T19:19:00Z">
        <w:r w:rsidDel="00877767">
          <w:delText>(6)</w:delText>
        </w:r>
        <w:r w:rsidDel="00877767">
          <w:tab/>
        </w:r>
        <w:r w:rsidR="000E6DBA" w:rsidDel="00877767">
          <w:delText xml:space="preserve">This subsection applies to the domestic abuse offender if the last home address notified by the offender under section </w:delText>
        </w:r>
        <w:r w:rsidR="00040C6A" w:rsidRPr="00040C6A" w:rsidDel="00877767">
          <w:rPr>
            <w:bCs/>
            <w:lang w:val="en-US"/>
          </w:rPr>
          <w:delText>3(1)</w:delText>
        </w:r>
        <w:r w:rsidR="000E6DBA" w:rsidDel="00877767">
          <w:delText xml:space="preserve"> or </w:delText>
        </w:r>
        <w:r w:rsidR="00040C6A" w:rsidRPr="00040C6A" w:rsidDel="00877767">
          <w:rPr>
            <w:bCs/>
            <w:lang w:val="en-US"/>
          </w:rPr>
          <w:delText>4(1)</w:delText>
        </w:r>
        <w:r w:rsidR="000E6DBA" w:rsidDel="00877767">
          <w:delText xml:space="preserve"> or subsection </w:delText>
        </w:r>
        <w:r w:rsidR="00040C6A" w:rsidDel="00877767">
          <w:rPr>
            <w:noProof/>
          </w:rPr>
          <w:delText>(1)</w:delText>
        </w:r>
        <w:r w:rsidR="000E6DBA" w:rsidDel="00877767">
          <w:delText xml:space="preserve"> was the address or location of such a place as is mentioned in section </w:delText>
        </w:r>
        <w:r w:rsidR="00040C6A" w:rsidRPr="00040C6A" w:rsidDel="00877767">
          <w:rPr>
            <w:bCs/>
            <w:lang w:val="en-US"/>
          </w:rPr>
          <w:delText>3(6)(b)</w:delText>
        </w:r>
        <w:r w:rsidR="000E6DBA" w:rsidDel="00877767">
          <w:delText>.</w:delText>
        </w:r>
      </w:del>
    </w:p>
    <w:p w14:paraId="095B7BC0" w14:textId="2EF3A848" w:rsidR="000E6DBA" w:rsidDel="00877767" w:rsidRDefault="000E6DBA" w:rsidP="00A4433E">
      <w:pPr>
        <w:rPr>
          <w:del w:id="187" w:author="Chataway, Francis [AU-AU]" w:date="2025-12-15T19:19:00Z"/>
        </w:rPr>
      </w:pPr>
    </w:p>
    <w:p w14:paraId="15A72B60" w14:textId="62B8DE49" w:rsidR="000E6DBA" w:rsidDel="00877767" w:rsidRDefault="009261A9" w:rsidP="009261A9">
      <w:pPr>
        <w:pStyle w:val="BillSection"/>
        <w:numPr>
          <w:ilvl w:val="0"/>
          <w:numId w:val="0"/>
        </w:numPr>
        <w:tabs>
          <w:tab w:val="left" w:pos="851"/>
        </w:tabs>
        <w:ind w:left="851" w:hanging="851"/>
        <w:rPr>
          <w:del w:id="188" w:author="Chataway, Francis [AU-AU]" w:date="2025-12-15T19:19:00Z"/>
        </w:rPr>
      </w:pPr>
      <w:del w:id="189" w:author="Chataway, Francis [AU-AU]" w:date="2025-12-15T19:19:00Z">
        <w:r w:rsidDel="00877767">
          <w:delText>6</w:delText>
        </w:r>
        <w:r w:rsidDel="00877767">
          <w:tab/>
        </w:r>
        <w:r w:rsidR="000E6DBA" w:rsidDel="00877767">
          <w:delText>Method of notification and related matters</w:delText>
        </w:r>
      </w:del>
    </w:p>
    <w:p w14:paraId="4937C54F" w14:textId="417792DF" w:rsidR="000E6DBA" w:rsidDel="00877767" w:rsidRDefault="009261A9" w:rsidP="009261A9">
      <w:pPr>
        <w:pStyle w:val="BillSubSection"/>
        <w:numPr>
          <w:ilvl w:val="0"/>
          <w:numId w:val="0"/>
        </w:numPr>
        <w:tabs>
          <w:tab w:val="left" w:pos="851"/>
        </w:tabs>
        <w:ind w:left="851" w:hanging="567"/>
        <w:rPr>
          <w:del w:id="190" w:author="Chataway, Francis [AU-AU]" w:date="2025-12-15T19:19:00Z"/>
        </w:rPr>
      </w:pPr>
      <w:del w:id="191" w:author="Chataway, Francis [AU-AU]" w:date="2025-12-15T19:19:00Z">
        <w:r w:rsidDel="00877767">
          <w:delText>(1)</w:delText>
        </w:r>
        <w:r w:rsidDel="00877767">
          <w:tab/>
        </w:r>
        <w:r w:rsidR="000E6DBA" w:rsidDel="00877767">
          <w:delText xml:space="preserve">A person gives a notification under section </w:delText>
        </w:r>
        <w:r w:rsidR="00040C6A" w:rsidRPr="00040C6A" w:rsidDel="00877767">
          <w:rPr>
            <w:bCs/>
            <w:lang w:val="en-US"/>
          </w:rPr>
          <w:delText>3(1)</w:delText>
        </w:r>
        <w:r w:rsidR="000E6DBA" w:rsidDel="00877767">
          <w:delText xml:space="preserve">, </w:delText>
        </w:r>
        <w:r w:rsidR="00040C6A" w:rsidRPr="00040C6A" w:rsidDel="00877767">
          <w:rPr>
            <w:bCs/>
            <w:lang w:val="en-US"/>
          </w:rPr>
          <w:delText>4(1)</w:delText>
        </w:r>
        <w:r w:rsidR="000E6DBA" w:rsidDel="00877767">
          <w:delText xml:space="preserve"> or </w:delText>
        </w:r>
        <w:r w:rsidR="00040C6A" w:rsidRPr="00040C6A" w:rsidDel="00877767">
          <w:rPr>
            <w:bCs/>
            <w:lang w:val="en-US"/>
          </w:rPr>
          <w:delText>5(1)</w:delText>
        </w:r>
        <w:r w:rsidR="000E6DBA" w:rsidDel="00877767">
          <w:delText xml:space="preserve"> by—</w:delText>
        </w:r>
      </w:del>
    </w:p>
    <w:p w14:paraId="7B9953D1" w14:textId="5A91DF89" w:rsidR="000E6DBA" w:rsidDel="00877767" w:rsidRDefault="009261A9" w:rsidP="009261A9">
      <w:pPr>
        <w:pStyle w:val="BillSectionPara"/>
        <w:numPr>
          <w:ilvl w:val="0"/>
          <w:numId w:val="0"/>
        </w:numPr>
        <w:tabs>
          <w:tab w:val="left" w:pos="1418"/>
        </w:tabs>
        <w:ind w:left="1418" w:hanging="426"/>
        <w:rPr>
          <w:del w:id="192" w:author="Chataway, Francis [AU-AU]" w:date="2025-12-15T19:19:00Z"/>
        </w:rPr>
      </w:pPr>
      <w:del w:id="193" w:author="Chataway, Francis [AU-AU]" w:date="2025-12-15T19:19:00Z">
        <w:r w:rsidDel="00877767">
          <w:delText>(a)</w:delText>
        </w:r>
        <w:r w:rsidDel="00877767">
          <w:tab/>
        </w:r>
        <w:r w:rsidR="000E6DBA" w:rsidDel="00877767">
          <w:delText>attending at such police station as the Scottish Ministers may by regulations prescribe or, if there is more than one, at any of them, and</w:delText>
        </w:r>
      </w:del>
    </w:p>
    <w:p w14:paraId="44317D40" w14:textId="4F15FE57" w:rsidR="000E6DBA" w:rsidDel="00877767" w:rsidRDefault="009261A9" w:rsidP="009261A9">
      <w:pPr>
        <w:pStyle w:val="BillSectionPara"/>
        <w:numPr>
          <w:ilvl w:val="0"/>
          <w:numId w:val="0"/>
        </w:numPr>
        <w:tabs>
          <w:tab w:val="left" w:pos="1418"/>
        </w:tabs>
        <w:ind w:left="1418" w:hanging="426"/>
        <w:rPr>
          <w:del w:id="194" w:author="Chataway, Francis [AU-AU]" w:date="2025-12-15T19:19:00Z"/>
        </w:rPr>
      </w:pPr>
      <w:del w:id="195" w:author="Chataway, Francis [AU-AU]" w:date="2025-12-15T19:19:00Z">
        <w:r w:rsidDel="00877767">
          <w:delText>(b)</w:delText>
        </w:r>
        <w:r w:rsidDel="00877767">
          <w:tab/>
        </w:r>
        <w:r w:rsidR="000E6DBA" w:rsidDel="00877767">
          <w:delText>giving an oral notification to any police officer, or to any person authorised for the purpose by the officer in charge of the station.</w:delText>
        </w:r>
      </w:del>
    </w:p>
    <w:p w14:paraId="399ED1B3" w14:textId="4AFE965A" w:rsidR="000E6DBA" w:rsidDel="00877767" w:rsidRDefault="009261A9" w:rsidP="009261A9">
      <w:pPr>
        <w:pStyle w:val="BillSubSection"/>
        <w:numPr>
          <w:ilvl w:val="0"/>
          <w:numId w:val="0"/>
        </w:numPr>
        <w:tabs>
          <w:tab w:val="left" w:pos="851"/>
        </w:tabs>
        <w:ind w:left="851" w:hanging="567"/>
        <w:rPr>
          <w:del w:id="196" w:author="Chataway, Francis [AU-AU]" w:date="2025-12-15T19:19:00Z"/>
        </w:rPr>
      </w:pPr>
      <w:del w:id="197" w:author="Chataway, Francis [AU-AU]" w:date="2025-12-15T19:19:00Z">
        <w:r w:rsidDel="00877767">
          <w:delText>(2)</w:delText>
        </w:r>
        <w:r w:rsidDel="00877767">
          <w:tab/>
        </w:r>
        <w:r w:rsidR="000E6DBA" w:rsidDel="00877767">
          <w:delText xml:space="preserve">A person giving a notification under section </w:delText>
        </w:r>
        <w:r w:rsidR="00040C6A" w:rsidRPr="00040C6A" w:rsidDel="00877767">
          <w:rPr>
            <w:bCs/>
            <w:lang w:val="en-US"/>
          </w:rPr>
          <w:delText>4(1)</w:delText>
        </w:r>
        <w:r w:rsidR="000E6DBA" w:rsidDel="00877767">
          <w:delText>—</w:delText>
        </w:r>
      </w:del>
    </w:p>
    <w:p w14:paraId="1CDF8484" w14:textId="79A2160A" w:rsidR="000E6DBA" w:rsidDel="00877767" w:rsidRDefault="009261A9" w:rsidP="009261A9">
      <w:pPr>
        <w:pStyle w:val="BillSectionPara"/>
        <w:numPr>
          <w:ilvl w:val="0"/>
          <w:numId w:val="0"/>
        </w:numPr>
        <w:tabs>
          <w:tab w:val="left" w:pos="1418"/>
        </w:tabs>
        <w:ind w:left="1418" w:hanging="426"/>
        <w:rPr>
          <w:del w:id="198" w:author="Chataway, Francis [AU-AU]" w:date="2025-12-15T19:19:00Z"/>
        </w:rPr>
      </w:pPr>
      <w:del w:id="199" w:author="Chataway, Francis [AU-AU]" w:date="2025-12-15T19:19:00Z">
        <w:r w:rsidDel="00877767">
          <w:delText>(a)</w:delText>
        </w:r>
        <w:r w:rsidDel="00877767">
          <w:tab/>
        </w:r>
        <w:r w:rsidR="000E6DBA" w:rsidDel="00877767">
          <w:delText>in relation to a prospective change of home address, or</w:delText>
        </w:r>
      </w:del>
    </w:p>
    <w:p w14:paraId="45EB702E" w14:textId="4DAD1198" w:rsidR="000E6DBA" w:rsidDel="00877767" w:rsidRDefault="009261A9" w:rsidP="009261A9">
      <w:pPr>
        <w:pStyle w:val="BillSectionPara"/>
        <w:numPr>
          <w:ilvl w:val="0"/>
          <w:numId w:val="0"/>
        </w:numPr>
        <w:tabs>
          <w:tab w:val="left" w:pos="1418"/>
        </w:tabs>
        <w:ind w:left="1418" w:hanging="426"/>
        <w:rPr>
          <w:del w:id="200" w:author="Chataway, Francis [AU-AU]" w:date="2025-12-15T19:19:00Z"/>
        </w:rPr>
      </w:pPr>
      <w:del w:id="201" w:author="Chataway, Francis [AU-AU]" w:date="2025-12-15T19:19:00Z">
        <w:r w:rsidDel="00877767">
          <w:delText>(b)</w:delText>
        </w:r>
        <w:r w:rsidDel="00877767">
          <w:tab/>
        </w:r>
        <w:r w:rsidR="000E6DBA" w:rsidDel="00877767">
          <w:delText xml:space="preserve">in relation to premises referred to in subsection </w:delText>
        </w:r>
        <w:r w:rsidR="00040C6A" w:rsidRPr="00040C6A" w:rsidDel="00877767">
          <w:rPr>
            <w:bCs/>
            <w:lang w:val="en-US"/>
          </w:rPr>
          <w:delText>(1)(c)</w:delText>
        </w:r>
        <w:r w:rsidR="000E6DBA" w:rsidDel="00877767">
          <w:delText xml:space="preserve"> of that section,</w:delText>
        </w:r>
      </w:del>
    </w:p>
    <w:p w14:paraId="743B5F56" w14:textId="3F4C91F2" w:rsidR="000E6DBA" w:rsidDel="00877767" w:rsidRDefault="000E6DBA" w:rsidP="00A4433E">
      <w:pPr>
        <w:pStyle w:val="BillSubSectionFullout"/>
        <w:rPr>
          <w:del w:id="202" w:author="Chataway, Francis [AU-AU]" w:date="2025-12-15T19:19:00Z"/>
        </w:rPr>
      </w:pPr>
      <w:del w:id="203" w:author="Chataway, Francis [AU-AU]" w:date="2025-12-15T19:19:00Z">
        <w:r w:rsidDel="00877767">
          <w:delText xml:space="preserve">may give the notification at a police station that would fall within subsection </w:delText>
        </w:r>
        <w:r w:rsidR="00040C6A" w:rsidDel="00877767">
          <w:rPr>
            <w:noProof/>
          </w:rPr>
          <w:delText>(1)</w:delText>
        </w:r>
        <w:r w:rsidDel="00877767">
          <w:delText xml:space="preserve"> above if the change in home address had already occurred or (as the case may be) if the address of those premises were the person’s home address.</w:delText>
        </w:r>
      </w:del>
    </w:p>
    <w:p w14:paraId="24C56326" w14:textId="092AE3BB" w:rsidR="000E6DBA" w:rsidDel="00877767" w:rsidRDefault="009261A9" w:rsidP="009261A9">
      <w:pPr>
        <w:pStyle w:val="BillSubSection"/>
        <w:numPr>
          <w:ilvl w:val="0"/>
          <w:numId w:val="0"/>
        </w:numPr>
        <w:tabs>
          <w:tab w:val="left" w:pos="851"/>
        </w:tabs>
        <w:ind w:left="851" w:hanging="567"/>
        <w:rPr>
          <w:del w:id="204" w:author="Chataway, Francis [AU-AU]" w:date="2025-12-15T19:19:00Z"/>
        </w:rPr>
      </w:pPr>
      <w:del w:id="205" w:author="Chataway, Francis [AU-AU]" w:date="2025-12-15T19:19:00Z">
        <w:r w:rsidDel="00877767">
          <w:delText>(3)</w:delText>
        </w:r>
        <w:r w:rsidDel="00877767">
          <w:tab/>
        </w:r>
        <w:r w:rsidR="000E6DBA" w:rsidDel="00877767">
          <w:delText>Any notification under this section must be acknowledged, and an acknowledgment under this subsection must be in writing, and in such form as the Scottish Ministers may direct.</w:delText>
        </w:r>
      </w:del>
    </w:p>
    <w:p w14:paraId="43797ADA" w14:textId="47B03680" w:rsidR="000E6DBA" w:rsidDel="00877767" w:rsidRDefault="009261A9" w:rsidP="009261A9">
      <w:pPr>
        <w:pStyle w:val="BillSubSection"/>
        <w:numPr>
          <w:ilvl w:val="0"/>
          <w:numId w:val="0"/>
        </w:numPr>
        <w:tabs>
          <w:tab w:val="left" w:pos="851"/>
        </w:tabs>
        <w:ind w:left="851" w:hanging="567"/>
        <w:rPr>
          <w:del w:id="206" w:author="Chataway, Francis [AU-AU]" w:date="2025-12-15T19:19:00Z"/>
        </w:rPr>
      </w:pPr>
      <w:del w:id="207" w:author="Chataway, Francis [AU-AU]" w:date="2025-12-15T19:19:00Z">
        <w:r w:rsidDel="00877767">
          <w:delText>(4)</w:delText>
        </w:r>
        <w:r w:rsidDel="00877767">
          <w:tab/>
        </w:r>
        <w:r w:rsidR="000E6DBA" w:rsidDel="00877767">
          <w:delText xml:space="preserve">Where a notification is given under section </w:delText>
        </w:r>
        <w:r w:rsidR="00040C6A" w:rsidRPr="00040C6A" w:rsidDel="00877767">
          <w:rPr>
            <w:bCs/>
            <w:lang w:val="en-US"/>
          </w:rPr>
          <w:delText>3(1)</w:delText>
        </w:r>
        <w:r w:rsidR="000E6DBA" w:rsidDel="00877767">
          <w:delText xml:space="preserve">, </w:delText>
        </w:r>
        <w:r w:rsidR="00040C6A" w:rsidRPr="00040C6A" w:rsidDel="00877767">
          <w:rPr>
            <w:bCs/>
            <w:lang w:val="en-US"/>
          </w:rPr>
          <w:delText>4(1)</w:delText>
        </w:r>
        <w:r w:rsidR="000E6DBA" w:rsidDel="00877767">
          <w:delText xml:space="preserve"> or </w:delText>
        </w:r>
        <w:r w:rsidR="00040C6A" w:rsidRPr="00040C6A" w:rsidDel="00877767">
          <w:rPr>
            <w:bCs/>
            <w:lang w:val="en-US"/>
          </w:rPr>
          <w:delText>5(1)</w:delText>
        </w:r>
        <w:r w:rsidR="000E6DBA" w:rsidDel="00877767">
          <w:delText xml:space="preserve">, the domestic abuse offender must, if requested to do so by the police officer or person referred to in subsection </w:delText>
        </w:r>
        <w:r w:rsidR="00040C6A" w:rsidDel="00877767">
          <w:rPr>
            <w:noProof/>
          </w:rPr>
          <w:delText>(1)(b)</w:delText>
        </w:r>
        <w:r w:rsidR="000E6DBA" w:rsidDel="00877767">
          <w:delText>, produce each passport the offender has to that officer or person, for inspection by that officer or person.</w:delText>
        </w:r>
      </w:del>
    </w:p>
    <w:p w14:paraId="266AD311" w14:textId="4E27A404" w:rsidR="000E6DBA" w:rsidDel="00877767" w:rsidRDefault="000E6DBA" w:rsidP="00A4433E">
      <w:pPr>
        <w:rPr>
          <w:del w:id="208" w:author="Chataway, Francis [AU-AU]" w:date="2025-12-15T19:19:00Z"/>
        </w:rPr>
      </w:pPr>
    </w:p>
    <w:p w14:paraId="6B2FECCB" w14:textId="3386085D" w:rsidR="000E6DBA" w:rsidDel="00877767" w:rsidRDefault="009261A9" w:rsidP="009261A9">
      <w:pPr>
        <w:pStyle w:val="BillSection"/>
        <w:numPr>
          <w:ilvl w:val="0"/>
          <w:numId w:val="0"/>
        </w:numPr>
        <w:tabs>
          <w:tab w:val="left" w:pos="851"/>
        </w:tabs>
        <w:ind w:left="851" w:hanging="851"/>
        <w:rPr>
          <w:del w:id="209" w:author="Chataway, Francis [AU-AU]" w:date="2025-12-15T19:19:00Z"/>
        </w:rPr>
      </w:pPr>
      <w:del w:id="210" w:author="Chataway, Francis [AU-AU]" w:date="2025-12-15T19:19:00Z">
        <w:r w:rsidDel="00877767">
          <w:delText>7</w:delText>
        </w:r>
        <w:r w:rsidDel="00877767">
          <w:tab/>
        </w:r>
        <w:r w:rsidR="000E6DBA" w:rsidDel="00877767">
          <w:delText>Offences relating to notification</w:delText>
        </w:r>
      </w:del>
    </w:p>
    <w:p w14:paraId="289C1BBD" w14:textId="066C0B22" w:rsidR="000E6DBA" w:rsidDel="00877767" w:rsidRDefault="009261A9" w:rsidP="009261A9">
      <w:pPr>
        <w:pStyle w:val="BillSubSection"/>
        <w:numPr>
          <w:ilvl w:val="0"/>
          <w:numId w:val="0"/>
        </w:numPr>
        <w:tabs>
          <w:tab w:val="left" w:pos="851"/>
        </w:tabs>
        <w:ind w:left="851" w:hanging="567"/>
        <w:rPr>
          <w:del w:id="211" w:author="Chataway, Francis [AU-AU]" w:date="2025-12-15T19:19:00Z"/>
        </w:rPr>
      </w:pPr>
      <w:del w:id="212" w:author="Chataway, Francis [AU-AU]" w:date="2025-12-15T19:19:00Z">
        <w:r w:rsidDel="00877767">
          <w:delText>(1)</w:delText>
        </w:r>
        <w:r w:rsidDel="00877767">
          <w:tab/>
        </w:r>
        <w:r w:rsidR="000E6DBA" w:rsidDel="00877767">
          <w:delText>A person commits an offence if the person—</w:delText>
        </w:r>
      </w:del>
    </w:p>
    <w:p w14:paraId="07E0DC08" w14:textId="38942E27" w:rsidR="000E6DBA" w:rsidDel="00877767" w:rsidRDefault="009261A9" w:rsidP="009261A9">
      <w:pPr>
        <w:pStyle w:val="BillSectionPara"/>
        <w:numPr>
          <w:ilvl w:val="0"/>
          <w:numId w:val="0"/>
        </w:numPr>
        <w:tabs>
          <w:tab w:val="left" w:pos="1418"/>
        </w:tabs>
        <w:ind w:left="1418" w:hanging="426"/>
        <w:rPr>
          <w:del w:id="213" w:author="Chataway, Francis [AU-AU]" w:date="2025-12-15T19:19:00Z"/>
        </w:rPr>
      </w:pPr>
      <w:del w:id="214" w:author="Chataway, Francis [AU-AU]" w:date="2025-12-15T19:19:00Z">
        <w:r w:rsidDel="00877767">
          <w:delText>(a)</w:delText>
        </w:r>
        <w:r w:rsidDel="00877767">
          <w:tab/>
        </w:r>
        <w:r w:rsidR="000E6DBA" w:rsidDel="00877767">
          <w:delText xml:space="preserve">fails, without reasonable excuse, to comply with section </w:delText>
        </w:r>
        <w:r w:rsidR="00040C6A" w:rsidRPr="00040C6A" w:rsidDel="00877767">
          <w:rPr>
            <w:bCs/>
            <w:lang w:val="en-US"/>
          </w:rPr>
          <w:delText>3(1)</w:delText>
        </w:r>
        <w:r w:rsidR="000E6DBA" w:rsidDel="00877767">
          <w:delText xml:space="preserve">, </w:delText>
        </w:r>
        <w:r w:rsidR="00040C6A" w:rsidRPr="00040C6A" w:rsidDel="00877767">
          <w:rPr>
            <w:bCs/>
            <w:lang w:val="en-US"/>
          </w:rPr>
          <w:delText>4(1)</w:delText>
        </w:r>
        <w:r w:rsidR="000E6DBA" w:rsidDel="00877767">
          <w:delText xml:space="preserve"> or </w:delText>
        </w:r>
        <w:r w:rsidR="00040C6A" w:rsidRPr="00040C6A" w:rsidDel="00877767">
          <w:rPr>
            <w:bCs/>
            <w:lang w:val="en-US"/>
          </w:rPr>
          <w:delText>(4)(b)</w:delText>
        </w:r>
        <w:r w:rsidR="000E6DBA" w:rsidDel="00877767">
          <w:delText xml:space="preserve">, </w:delText>
        </w:r>
        <w:r w:rsidR="00040C6A" w:rsidRPr="00040C6A" w:rsidDel="00877767">
          <w:rPr>
            <w:bCs/>
            <w:lang w:val="en-US"/>
          </w:rPr>
          <w:delText>5(1)</w:delText>
        </w:r>
        <w:r w:rsidR="000E6DBA" w:rsidDel="00877767">
          <w:delText xml:space="preserve"> or </w:delText>
        </w:r>
        <w:r w:rsidR="00040C6A" w:rsidRPr="00040C6A" w:rsidDel="00877767">
          <w:rPr>
            <w:bCs/>
            <w:lang w:val="en-US"/>
          </w:rPr>
          <w:delText>6(4)</w:delText>
        </w:r>
        <w:r w:rsidR="000E6DBA" w:rsidDel="00877767">
          <w:delText>, or</w:delText>
        </w:r>
      </w:del>
    </w:p>
    <w:p w14:paraId="5865E57D" w14:textId="5FB176F9" w:rsidR="000E6DBA" w:rsidDel="00877767" w:rsidRDefault="009261A9" w:rsidP="009261A9">
      <w:pPr>
        <w:pStyle w:val="BillSectionPara"/>
        <w:numPr>
          <w:ilvl w:val="0"/>
          <w:numId w:val="0"/>
        </w:numPr>
        <w:tabs>
          <w:tab w:val="left" w:pos="1418"/>
        </w:tabs>
        <w:ind w:left="1418" w:hanging="426"/>
        <w:rPr>
          <w:del w:id="215" w:author="Chataway, Francis [AU-AU]" w:date="2025-12-15T19:19:00Z"/>
        </w:rPr>
      </w:pPr>
      <w:del w:id="216" w:author="Chataway, Francis [AU-AU]" w:date="2025-12-15T19:19:00Z">
        <w:r w:rsidDel="00877767">
          <w:delText>(b)</w:delText>
        </w:r>
        <w:r w:rsidDel="00877767">
          <w:tab/>
        </w:r>
        <w:r w:rsidR="000E6DBA" w:rsidDel="00877767">
          <w:delText xml:space="preserve">notifies to the police, in purported compliance with section </w:delText>
        </w:r>
        <w:r w:rsidR="00040C6A" w:rsidRPr="00040C6A" w:rsidDel="00877767">
          <w:rPr>
            <w:bCs/>
            <w:lang w:val="en-US"/>
          </w:rPr>
          <w:delText>3(1)</w:delText>
        </w:r>
        <w:r w:rsidR="000E6DBA" w:rsidDel="00877767">
          <w:delText xml:space="preserve">, </w:delText>
        </w:r>
        <w:r w:rsidR="00040C6A" w:rsidRPr="00040C6A" w:rsidDel="00877767">
          <w:rPr>
            <w:bCs/>
            <w:lang w:val="en-US"/>
          </w:rPr>
          <w:delText>4(1)</w:delText>
        </w:r>
        <w:r w:rsidR="000E6DBA" w:rsidDel="00877767">
          <w:delText xml:space="preserve"> or </w:delText>
        </w:r>
        <w:r w:rsidR="00040C6A" w:rsidRPr="00040C6A" w:rsidDel="00877767">
          <w:rPr>
            <w:bCs/>
            <w:lang w:val="en-US"/>
          </w:rPr>
          <w:delText>5(1)</w:delText>
        </w:r>
        <w:r w:rsidR="000E6DBA" w:rsidDel="00877767">
          <w:delText>, any information which the person knows to be false.</w:delText>
        </w:r>
      </w:del>
    </w:p>
    <w:p w14:paraId="5821CA4B" w14:textId="6927C874" w:rsidR="000E6DBA" w:rsidDel="00877767" w:rsidRDefault="009261A9" w:rsidP="009261A9">
      <w:pPr>
        <w:pStyle w:val="BillSubSection"/>
        <w:numPr>
          <w:ilvl w:val="0"/>
          <w:numId w:val="0"/>
        </w:numPr>
        <w:tabs>
          <w:tab w:val="left" w:pos="851"/>
        </w:tabs>
        <w:ind w:left="851" w:hanging="567"/>
        <w:rPr>
          <w:del w:id="217" w:author="Chataway, Francis [AU-AU]" w:date="2025-12-15T19:19:00Z"/>
        </w:rPr>
      </w:pPr>
      <w:del w:id="218" w:author="Chataway, Francis [AU-AU]" w:date="2025-12-15T19:19:00Z">
        <w:r w:rsidDel="00877767">
          <w:delText>(2)</w:delText>
        </w:r>
        <w:r w:rsidDel="00877767">
          <w:tab/>
        </w:r>
        <w:r w:rsidR="000E6DBA" w:rsidDel="00877767">
          <w:delText>A person guilty of an offence under this section is liable—</w:delText>
        </w:r>
      </w:del>
    </w:p>
    <w:p w14:paraId="235A8FF1" w14:textId="3148CA71" w:rsidR="000E6DBA" w:rsidDel="00877767" w:rsidRDefault="009261A9" w:rsidP="009261A9">
      <w:pPr>
        <w:pStyle w:val="BillSectionPara"/>
        <w:numPr>
          <w:ilvl w:val="0"/>
          <w:numId w:val="0"/>
        </w:numPr>
        <w:tabs>
          <w:tab w:val="left" w:pos="1418"/>
        </w:tabs>
        <w:ind w:left="1418" w:hanging="426"/>
        <w:rPr>
          <w:del w:id="219" w:author="Chataway, Francis [AU-AU]" w:date="2025-12-15T19:19:00Z"/>
        </w:rPr>
      </w:pPr>
      <w:del w:id="220" w:author="Chataway, Francis [AU-AU]" w:date="2025-12-15T19:19:00Z">
        <w:r w:rsidDel="00877767">
          <w:delText>(a)</w:delText>
        </w:r>
        <w:r w:rsidDel="00877767">
          <w:tab/>
        </w:r>
        <w:r w:rsidR="000E6DBA" w:rsidDel="00877767">
          <w:delText>on summary conviction, to imprisonment for a term not exceeding 12 months or a fine not exceeding £10,000, or both,</w:delText>
        </w:r>
      </w:del>
    </w:p>
    <w:p w14:paraId="6450CB38" w14:textId="55529CF7" w:rsidR="000E6DBA" w:rsidDel="00877767" w:rsidRDefault="009261A9" w:rsidP="009261A9">
      <w:pPr>
        <w:pStyle w:val="BillSectionPara"/>
        <w:numPr>
          <w:ilvl w:val="0"/>
          <w:numId w:val="0"/>
        </w:numPr>
        <w:tabs>
          <w:tab w:val="left" w:pos="1418"/>
        </w:tabs>
        <w:ind w:left="1418" w:hanging="426"/>
        <w:rPr>
          <w:del w:id="221" w:author="Chataway, Francis [AU-AU]" w:date="2025-12-15T19:19:00Z"/>
        </w:rPr>
      </w:pPr>
      <w:del w:id="222" w:author="Chataway, Francis [AU-AU]" w:date="2025-12-15T19:19:00Z">
        <w:r w:rsidDel="00877767">
          <w:delText>(b)</w:delText>
        </w:r>
        <w:r w:rsidDel="00877767">
          <w:tab/>
        </w:r>
        <w:r w:rsidR="000E6DBA" w:rsidDel="00877767">
          <w:delText>on conviction on indictment, to imprisonment for a term not exceeding 5 years.</w:delText>
        </w:r>
      </w:del>
    </w:p>
    <w:p w14:paraId="0A9105CE" w14:textId="275AE89E" w:rsidR="000E6DBA" w:rsidDel="00877767" w:rsidRDefault="009261A9" w:rsidP="009261A9">
      <w:pPr>
        <w:pStyle w:val="BillSubSection"/>
        <w:numPr>
          <w:ilvl w:val="0"/>
          <w:numId w:val="0"/>
        </w:numPr>
        <w:tabs>
          <w:tab w:val="left" w:pos="851"/>
        </w:tabs>
        <w:ind w:left="851" w:hanging="567"/>
        <w:rPr>
          <w:del w:id="223" w:author="Chataway, Francis [AU-AU]" w:date="2025-12-15T19:19:00Z"/>
        </w:rPr>
      </w:pPr>
      <w:del w:id="224" w:author="Chataway, Francis [AU-AU]" w:date="2025-12-15T19:19:00Z">
        <w:r w:rsidDel="00877767">
          <w:delText>(3)</w:delText>
        </w:r>
        <w:r w:rsidDel="00877767">
          <w:tab/>
        </w:r>
        <w:r w:rsidR="000E6DBA" w:rsidDel="00877767">
          <w:delText xml:space="preserve">A person commits an offence under paragraph </w:delText>
        </w:r>
        <w:r w:rsidR="00040C6A" w:rsidDel="00877767">
          <w:rPr>
            <w:noProof/>
          </w:rPr>
          <w:delText>(a)</w:delText>
        </w:r>
        <w:r w:rsidR="000E6DBA" w:rsidDel="00877767">
          <w:delText xml:space="preserve"> of subsection </w:delText>
        </w:r>
        <w:r w:rsidR="00040C6A" w:rsidDel="00877767">
          <w:rPr>
            <w:noProof/>
          </w:rPr>
          <w:delText>(1)</w:delText>
        </w:r>
        <w:r w:rsidR="000E6DBA" w:rsidDel="00877767">
          <w:delText xml:space="preserve"> on the day on which the person first fails, without reasonable excuse, to comply with section </w:delText>
        </w:r>
        <w:r w:rsidR="00040C6A" w:rsidRPr="00040C6A" w:rsidDel="00877767">
          <w:rPr>
            <w:bCs/>
            <w:lang w:val="en-US"/>
          </w:rPr>
          <w:delText>3(1)</w:delText>
        </w:r>
        <w:r w:rsidR="000E6DBA" w:rsidDel="00877767">
          <w:delText xml:space="preserve">, </w:delText>
        </w:r>
        <w:r w:rsidR="00040C6A" w:rsidRPr="00040C6A" w:rsidDel="00877767">
          <w:rPr>
            <w:bCs/>
            <w:lang w:val="en-US"/>
          </w:rPr>
          <w:delText>4(1)</w:delText>
        </w:r>
        <w:r w:rsidR="000E6DBA" w:rsidDel="00877767">
          <w:delText xml:space="preserve"> or </w:delText>
        </w:r>
        <w:r w:rsidR="00040C6A" w:rsidRPr="00040C6A" w:rsidDel="00877767">
          <w:rPr>
            <w:bCs/>
            <w:lang w:val="en-US"/>
          </w:rPr>
          <w:delText>5(1)</w:delText>
        </w:r>
        <w:r w:rsidR="000E6DBA" w:rsidDel="00877767">
          <w:delText xml:space="preserve">, and continues to commit it throughout any period during which the failure continues; but a person must not be prosecuted under subsection </w:delText>
        </w:r>
        <w:r w:rsidR="00040C6A" w:rsidDel="00877767">
          <w:rPr>
            <w:noProof/>
          </w:rPr>
          <w:delText>(1)</w:delText>
        </w:r>
        <w:r w:rsidR="000E6DBA" w:rsidDel="00877767">
          <w:delText xml:space="preserve"> more than once in respect of the same failure.</w:delText>
        </w:r>
      </w:del>
    </w:p>
    <w:p w14:paraId="789856DF" w14:textId="404B8E8A" w:rsidR="000E6DBA" w:rsidDel="00877767" w:rsidRDefault="009261A9" w:rsidP="009261A9">
      <w:pPr>
        <w:pStyle w:val="BillSubSection"/>
        <w:numPr>
          <w:ilvl w:val="0"/>
          <w:numId w:val="0"/>
        </w:numPr>
        <w:tabs>
          <w:tab w:val="left" w:pos="851"/>
        </w:tabs>
        <w:ind w:left="851" w:hanging="567"/>
        <w:rPr>
          <w:del w:id="225" w:author="Chataway, Francis [AU-AU]" w:date="2025-12-15T19:19:00Z"/>
        </w:rPr>
      </w:pPr>
      <w:del w:id="226" w:author="Chataway, Francis [AU-AU]" w:date="2025-12-15T19:19:00Z">
        <w:r w:rsidDel="00877767">
          <w:delText>(4)</w:delText>
        </w:r>
        <w:r w:rsidDel="00877767">
          <w:tab/>
        </w:r>
        <w:r w:rsidR="000E6DBA" w:rsidDel="00877767">
          <w:delText>Proceedings for an offence under this section may be commenced in any court—</w:delText>
        </w:r>
      </w:del>
    </w:p>
    <w:p w14:paraId="07499B35" w14:textId="51AE4528" w:rsidR="000E6DBA" w:rsidDel="00877767" w:rsidRDefault="009261A9" w:rsidP="009261A9">
      <w:pPr>
        <w:pStyle w:val="BillSectionPara"/>
        <w:numPr>
          <w:ilvl w:val="0"/>
          <w:numId w:val="0"/>
        </w:numPr>
        <w:tabs>
          <w:tab w:val="left" w:pos="1418"/>
        </w:tabs>
        <w:ind w:left="1418" w:hanging="426"/>
        <w:rPr>
          <w:del w:id="227" w:author="Chataway, Francis [AU-AU]" w:date="2025-12-15T19:19:00Z"/>
        </w:rPr>
      </w:pPr>
      <w:del w:id="228" w:author="Chataway, Francis [AU-AU]" w:date="2025-12-15T19:19:00Z">
        <w:r w:rsidDel="00877767">
          <w:delText>(a)</w:delText>
        </w:r>
        <w:r w:rsidDel="00877767">
          <w:tab/>
        </w:r>
        <w:r w:rsidR="000E6DBA" w:rsidDel="00877767">
          <w:delText>having jurisdiction in any place where the accused—</w:delText>
        </w:r>
      </w:del>
    </w:p>
    <w:p w14:paraId="2DD3ECD6" w14:textId="277C5C54" w:rsidR="000E6DBA" w:rsidDel="00877767" w:rsidRDefault="009261A9" w:rsidP="009261A9">
      <w:pPr>
        <w:pStyle w:val="BillSectionSubPara"/>
        <w:numPr>
          <w:ilvl w:val="0"/>
          <w:numId w:val="0"/>
        </w:numPr>
        <w:tabs>
          <w:tab w:val="left" w:pos="2047"/>
        </w:tabs>
        <w:ind w:left="2047" w:hanging="488"/>
        <w:rPr>
          <w:del w:id="229" w:author="Chataway, Francis [AU-AU]" w:date="2025-12-15T19:19:00Z"/>
        </w:rPr>
      </w:pPr>
      <w:del w:id="230" w:author="Chataway, Francis [AU-AU]" w:date="2025-12-15T19:19:00Z">
        <w:r w:rsidDel="00877767">
          <w:delText>(i)</w:delText>
        </w:r>
        <w:r w:rsidDel="00877767">
          <w:tab/>
        </w:r>
        <w:r w:rsidR="000E6DBA" w:rsidDel="00877767">
          <w:delText>resides,</w:delText>
        </w:r>
      </w:del>
    </w:p>
    <w:p w14:paraId="3631AA81" w14:textId="2D9386DB" w:rsidR="000E6DBA" w:rsidDel="00877767" w:rsidRDefault="009261A9" w:rsidP="009261A9">
      <w:pPr>
        <w:pStyle w:val="BillSectionSubPara"/>
        <w:numPr>
          <w:ilvl w:val="0"/>
          <w:numId w:val="0"/>
        </w:numPr>
        <w:tabs>
          <w:tab w:val="left" w:pos="2047"/>
        </w:tabs>
        <w:ind w:left="2047" w:hanging="488"/>
        <w:rPr>
          <w:del w:id="231" w:author="Chataway, Francis [AU-AU]" w:date="2025-12-15T19:19:00Z"/>
        </w:rPr>
      </w:pPr>
      <w:del w:id="232" w:author="Chataway, Francis [AU-AU]" w:date="2025-12-15T19:19:00Z">
        <w:r w:rsidDel="00877767">
          <w:delText>(ii)</w:delText>
        </w:r>
        <w:r w:rsidDel="00877767">
          <w:tab/>
        </w:r>
        <w:r w:rsidR="000E6DBA" w:rsidDel="00877767">
          <w:delText>is last known to have resided, or</w:delText>
        </w:r>
      </w:del>
    </w:p>
    <w:p w14:paraId="2A66EBC2" w14:textId="137C27F4" w:rsidR="000E6DBA" w:rsidDel="00877767" w:rsidRDefault="009261A9" w:rsidP="009261A9">
      <w:pPr>
        <w:pStyle w:val="BillSectionSubPara"/>
        <w:numPr>
          <w:ilvl w:val="0"/>
          <w:numId w:val="0"/>
        </w:numPr>
        <w:tabs>
          <w:tab w:val="left" w:pos="2047"/>
        </w:tabs>
        <w:ind w:left="2047" w:hanging="488"/>
        <w:rPr>
          <w:del w:id="233" w:author="Chataway, Francis [AU-AU]" w:date="2025-12-15T19:19:00Z"/>
        </w:rPr>
      </w:pPr>
      <w:del w:id="234" w:author="Chataway, Francis [AU-AU]" w:date="2025-12-15T19:19:00Z">
        <w:r w:rsidDel="00877767">
          <w:delText>(iii)</w:delText>
        </w:r>
        <w:r w:rsidDel="00877767">
          <w:tab/>
        </w:r>
        <w:r w:rsidR="000E6DBA" w:rsidDel="00877767">
          <w:delText>is found,</w:delText>
        </w:r>
      </w:del>
    </w:p>
    <w:p w14:paraId="496F4399" w14:textId="7489CBDE" w:rsidR="000E6DBA" w:rsidDel="00877767" w:rsidRDefault="009261A9" w:rsidP="009261A9">
      <w:pPr>
        <w:pStyle w:val="BillSectionPara"/>
        <w:numPr>
          <w:ilvl w:val="0"/>
          <w:numId w:val="0"/>
        </w:numPr>
        <w:tabs>
          <w:tab w:val="left" w:pos="1418"/>
        </w:tabs>
        <w:ind w:left="1418" w:hanging="426"/>
        <w:rPr>
          <w:del w:id="235" w:author="Chataway, Francis [AU-AU]" w:date="2025-12-15T19:19:00Z"/>
        </w:rPr>
      </w:pPr>
      <w:del w:id="236" w:author="Chataway, Francis [AU-AU]" w:date="2025-12-15T19:19:00Z">
        <w:r w:rsidDel="00877767">
          <w:delText>(b)</w:delText>
        </w:r>
        <w:r w:rsidDel="00877767">
          <w:tab/>
        </w:r>
        <w:r w:rsidR="000E6DBA" w:rsidDel="00877767">
          <w:delText>which has convicted the accused of an offence if the accused is subject to the notification requirements of this Part by virtue of that conviction.</w:delText>
        </w:r>
      </w:del>
    </w:p>
    <w:p w14:paraId="4C81216B" w14:textId="655EE7FA" w:rsidR="000E6DBA" w:rsidRPr="00640BCE" w:rsidDel="00877767" w:rsidRDefault="000E6DBA" w:rsidP="00A4433E">
      <w:pPr>
        <w:rPr>
          <w:del w:id="237" w:author="Chataway, Francis [AU-AU]" w:date="2025-12-15T19:19:00Z"/>
        </w:rPr>
      </w:pPr>
    </w:p>
    <w:p w14:paraId="10EBE1BD" w14:textId="769D8594" w:rsidR="000E6DBA" w:rsidDel="00877767" w:rsidRDefault="000E6DBA" w:rsidP="00A4433E">
      <w:pPr>
        <w:pStyle w:val="BillItalicHeading"/>
        <w:rPr>
          <w:del w:id="238" w:author="Chataway, Francis [AU-AU]" w:date="2025-12-15T19:19:00Z"/>
        </w:rPr>
      </w:pPr>
      <w:del w:id="239" w:author="Chataway, Francis [AU-AU]" w:date="2025-12-15T19:19:00Z">
        <w:r w:rsidDel="00877767">
          <w:delText>Review of indefinite notification requirements</w:delText>
        </w:r>
      </w:del>
    </w:p>
    <w:p w14:paraId="443FB74C" w14:textId="475D1BDE" w:rsidR="000E6DBA" w:rsidDel="00877767" w:rsidRDefault="009261A9" w:rsidP="009261A9">
      <w:pPr>
        <w:pStyle w:val="BillSection"/>
        <w:numPr>
          <w:ilvl w:val="0"/>
          <w:numId w:val="0"/>
        </w:numPr>
        <w:tabs>
          <w:tab w:val="left" w:pos="851"/>
        </w:tabs>
        <w:ind w:left="851" w:hanging="851"/>
        <w:rPr>
          <w:del w:id="240" w:author="Chataway, Francis [AU-AU]" w:date="2025-12-15T19:19:00Z"/>
        </w:rPr>
      </w:pPr>
      <w:del w:id="241" w:author="Chataway, Francis [AU-AU]" w:date="2025-12-15T19:19:00Z">
        <w:r w:rsidDel="00877767">
          <w:delText>8</w:delText>
        </w:r>
        <w:r w:rsidDel="00877767">
          <w:tab/>
        </w:r>
        <w:r w:rsidR="000E6DBA" w:rsidDel="00877767">
          <w:delText>Review of indefinite notification requirements: applicable persons</w:delText>
        </w:r>
      </w:del>
    </w:p>
    <w:p w14:paraId="5B67BBD2" w14:textId="6DE94455" w:rsidR="000E6DBA" w:rsidDel="00877767" w:rsidRDefault="009261A9" w:rsidP="009261A9">
      <w:pPr>
        <w:pStyle w:val="BillSubSection"/>
        <w:numPr>
          <w:ilvl w:val="0"/>
          <w:numId w:val="0"/>
        </w:numPr>
        <w:tabs>
          <w:tab w:val="left" w:pos="851"/>
        </w:tabs>
        <w:ind w:left="851" w:hanging="567"/>
        <w:rPr>
          <w:del w:id="242" w:author="Chataway, Francis [AU-AU]" w:date="2025-12-15T19:19:00Z"/>
        </w:rPr>
      </w:pPr>
      <w:del w:id="243" w:author="Chataway, Francis [AU-AU]" w:date="2025-12-15T19:19:00Z">
        <w:r w:rsidDel="00877767">
          <w:delText>(1)</w:delText>
        </w:r>
        <w:r w:rsidDel="00877767">
          <w:tab/>
        </w:r>
        <w:r w:rsidR="000E6DBA" w:rsidDel="00877767">
          <w:delText xml:space="preserve">Sections </w:delText>
        </w:r>
        <w:r w:rsidR="00040C6A" w:rsidRPr="00040C6A" w:rsidDel="00877767">
          <w:rPr>
            <w:bCs/>
            <w:lang w:val="en-US"/>
          </w:rPr>
          <w:delText>9</w:delText>
        </w:r>
        <w:r w:rsidR="000E6DBA" w:rsidDel="00877767">
          <w:delText xml:space="preserve"> to </w:delText>
        </w:r>
        <w:r w:rsidR="00040C6A" w:rsidRPr="00040C6A" w:rsidDel="00877767">
          <w:rPr>
            <w:bCs/>
            <w:lang w:val="en-US"/>
          </w:rPr>
          <w:delText>13</w:delText>
        </w:r>
        <w:r w:rsidR="000E6DBA" w:rsidDel="00877767">
          <w:delText xml:space="preserve"> apply to a person who is subject to the notification requirements of this Part for an indefinite period by virtue of section </w:delText>
        </w:r>
        <w:r w:rsidR="00040C6A" w:rsidRPr="00040C6A" w:rsidDel="00877767">
          <w:rPr>
            <w:bCs/>
            <w:lang w:val="en-US"/>
          </w:rPr>
          <w:delText>1(1)</w:delText>
        </w:r>
        <w:r w:rsidR="000E6DBA" w:rsidDel="00877767">
          <w:delText>.</w:delText>
        </w:r>
      </w:del>
    </w:p>
    <w:p w14:paraId="359D3FA1" w14:textId="402BC19B" w:rsidR="000E6DBA" w:rsidDel="00877767" w:rsidRDefault="009261A9" w:rsidP="009261A9">
      <w:pPr>
        <w:pStyle w:val="BillSubSection"/>
        <w:numPr>
          <w:ilvl w:val="0"/>
          <w:numId w:val="0"/>
        </w:numPr>
        <w:tabs>
          <w:tab w:val="left" w:pos="851"/>
        </w:tabs>
        <w:ind w:left="851" w:hanging="567"/>
        <w:rPr>
          <w:del w:id="244" w:author="Chataway, Francis [AU-AU]" w:date="2025-12-15T19:19:00Z"/>
        </w:rPr>
      </w:pPr>
      <w:del w:id="245" w:author="Chataway, Francis [AU-AU]" w:date="2025-12-15T19:19:00Z">
        <w:r w:rsidDel="00877767">
          <w:delText>(2)</w:delText>
        </w:r>
        <w:r w:rsidDel="00877767">
          <w:tab/>
        </w:r>
        <w:r w:rsidR="000E6DBA" w:rsidDel="00877767">
          <w:delText xml:space="preserve">A person who falls within subsection </w:delText>
        </w:r>
        <w:r w:rsidR="00040C6A" w:rsidDel="00877767">
          <w:rPr>
            <w:noProof/>
          </w:rPr>
          <w:delText>(1)</w:delText>
        </w:r>
        <w:r w:rsidR="000E6DBA" w:rsidDel="00877767">
          <w:delText xml:space="preserve"> is referred to in sections </w:delText>
        </w:r>
        <w:r w:rsidR="00040C6A" w:rsidRPr="00040C6A" w:rsidDel="00877767">
          <w:rPr>
            <w:bCs/>
            <w:lang w:val="en-US"/>
          </w:rPr>
          <w:delText>9</w:delText>
        </w:r>
        <w:r w:rsidR="000E6DBA" w:rsidDel="00877767">
          <w:delText xml:space="preserve"> to </w:delText>
        </w:r>
        <w:r w:rsidR="00040C6A" w:rsidRPr="00040C6A" w:rsidDel="00877767">
          <w:rPr>
            <w:bCs/>
            <w:lang w:val="en-US"/>
          </w:rPr>
          <w:delText>13</w:delText>
        </w:r>
        <w:r w:rsidR="000E6DBA" w:rsidDel="00877767">
          <w:delText xml:space="preserve"> as a “relevant domestic abuse offender”.</w:delText>
        </w:r>
      </w:del>
    </w:p>
    <w:p w14:paraId="6C9EE33F" w14:textId="69AF38A3" w:rsidR="000E6DBA" w:rsidRPr="00BF0F06" w:rsidDel="00877767" w:rsidRDefault="000E6DBA" w:rsidP="00A4433E">
      <w:pPr>
        <w:rPr>
          <w:del w:id="246" w:author="Chataway, Francis [AU-AU]" w:date="2025-12-15T19:19:00Z"/>
        </w:rPr>
      </w:pPr>
    </w:p>
    <w:p w14:paraId="2680C6F9" w14:textId="5920359F" w:rsidR="000E6DBA" w:rsidDel="00877767" w:rsidRDefault="009261A9" w:rsidP="009261A9">
      <w:pPr>
        <w:pStyle w:val="BillSection"/>
        <w:numPr>
          <w:ilvl w:val="0"/>
          <w:numId w:val="0"/>
        </w:numPr>
        <w:tabs>
          <w:tab w:val="left" w:pos="851"/>
        </w:tabs>
        <w:ind w:left="851" w:hanging="851"/>
        <w:rPr>
          <w:del w:id="247" w:author="Chataway, Francis [AU-AU]" w:date="2025-12-15T19:19:00Z"/>
        </w:rPr>
      </w:pPr>
      <w:del w:id="248" w:author="Chataway, Francis [AU-AU]" w:date="2025-12-15T19:19:00Z">
        <w:r w:rsidDel="00877767">
          <w:delText>9</w:delText>
        </w:r>
        <w:r w:rsidDel="00877767">
          <w:tab/>
        </w:r>
        <w:r w:rsidR="000E6DBA" w:rsidDel="00877767">
          <w:delText>Date of discharge and further date of discharge</w:delText>
        </w:r>
      </w:del>
    </w:p>
    <w:p w14:paraId="355E0544" w14:textId="051DAA16" w:rsidR="000E6DBA" w:rsidDel="00877767" w:rsidRDefault="009261A9" w:rsidP="009261A9">
      <w:pPr>
        <w:pStyle w:val="BillSubSection"/>
        <w:numPr>
          <w:ilvl w:val="0"/>
          <w:numId w:val="0"/>
        </w:numPr>
        <w:tabs>
          <w:tab w:val="left" w:pos="851"/>
        </w:tabs>
        <w:ind w:left="851" w:hanging="567"/>
        <w:rPr>
          <w:del w:id="249" w:author="Chataway, Francis [AU-AU]" w:date="2025-12-15T19:19:00Z"/>
        </w:rPr>
      </w:pPr>
      <w:del w:id="250" w:author="Chataway, Francis [AU-AU]" w:date="2025-12-15T19:19:00Z">
        <w:r w:rsidDel="00877767">
          <w:delText>(1)</w:delText>
        </w:r>
        <w:r w:rsidDel="00877767">
          <w:tab/>
        </w:r>
        <w:r w:rsidR="000E6DBA" w:rsidDel="00877767">
          <w:delText>For the purposes of this Part, the date of discharge is—</w:delText>
        </w:r>
      </w:del>
    </w:p>
    <w:p w14:paraId="72FCCE21" w14:textId="36BED730" w:rsidR="000E6DBA" w:rsidDel="00877767" w:rsidRDefault="009261A9" w:rsidP="009261A9">
      <w:pPr>
        <w:pStyle w:val="BillSectionPara"/>
        <w:numPr>
          <w:ilvl w:val="0"/>
          <w:numId w:val="0"/>
        </w:numPr>
        <w:tabs>
          <w:tab w:val="left" w:pos="1418"/>
        </w:tabs>
        <w:ind w:left="1418" w:hanging="426"/>
        <w:rPr>
          <w:del w:id="251" w:author="Chataway, Francis [AU-AU]" w:date="2025-12-15T19:19:00Z"/>
        </w:rPr>
      </w:pPr>
      <w:del w:id="252" w:author="Chataway, Francis [AU-AU]" w:date="2025-12-15T19:19:00Z">
        <w:r w:rsidDel="00877767">
          <w:delText>(a)</w:delText>
        </w:r>
        <w:r w:rsidDel="00877767">
          <w:tab/>
        </w:r>
        <w:r w:rsidR="000E6DBA" w:rsidDel="00877767">
          <w:delText xml:space="preserve">where the relevant domestic abuse offender was aged </w:delText>
        </w:r>
        <w:r w:rsidR="00966D9A" w:rsidDel="00877767">
          <w:delText xml:space="preserve">18 </w:delText>
        </w:r>
        <w:r w:rsidR="000E6DBA" w:rsidDel="00877767">
          <w:delText>or over on the date of conviction, the date falling 15 years after that date,</w:delText>
        </w:r>
      </w:del>
    </w:p>
    <w:p w14:paraId="34EB81A8" w14:textId="6FABA073" w:rsidR="000E6DBA" w:rsidDel="00877767" w:rsidRDefault="009261A9" w:rsidP="009261A9">
      <w:pPr>
        <w:pStyle w:val="BillSectionPara"/>
        <w:numPr>
          <w:ilvl w:val="0"/>
          <w:numId w:val="0"/>
        </w:numPr>
        <w:tabs>
          <w:tab w:val="left" w:pos="1418"/>
        </w:tabs>
        <w:ind w:left="1418" w:hanging="426"/>
        <w:rPr>
          <w:del w:id="253" w:author="Chataway, Francis [AU-AU]" w:date="2025-12-15T19:19:00Z"/>
        </w:rPr>
      </w:pPr>
      <w:del w:id="254" w:author="Chataway, Francis [AU-AU]" w:date="2025-12-15T19:19:00Z">
        <w:r w:rsidDel="00877767">
          <w:delText>(</w:delText>
        </w:r>
        <w:r w:rsidR="00966D9A" w:rsidDel="00877767">
          <w:delText>b</w:delText>
        </w:r>
        <w:r w:rsidDel="00877767">
          <w:delText>)</w:delText>
        </w:r>
        <w:r w:rsidDel="00877767">
          <w:tab/>
        </w:r>
        <w:r w:rsidR="000E6DBA" w:rsidDel="00877767">
          <w:delText>where the relevant domestic offender was aged under 18 on the date of conviction, the date falling 6 years after that date.</w:delText>
        </w:r>
      </w:del>
    </w:p>
    <w:p w14:paraId="49D9E8E4" w14:textId="5F6C4A34" w:rsidR="000E6DBA" w:rsidDel="00877767" w:rsidRDefault="009261A9" w:rsidP="009261A9">
      <w:pPr>
        <w:pStyle w:val="BillSubSection"/>
        <w:numPr>
          <w:ilvl w:val="0"/>
          <w:numId w:val="0"/>
        </w:numPr>
        <w:tabs>
          <w:tab w:val="left" w:pos="851"/>
        </w:tabs>
        <w:ind w:left="851" w:hanging="567"/>
        <w:rPr>
          <w:del w:id="255" w:author="Chataway, Francis [AU-AU]" w:date="2025-12-15T19:19:00Z"/>
        </w:rPr>
      </w:pPr>
      <w:del w:id="256" w:author="Chataway, Francis [AU-AU]" w:date="2025-12-15T19:19:00Z">
        <w:r w:rsidDel="00877767">
          <w:delText>(2)</w:delText>
        </w:r>
        <w:r w:rsidDel="00877767">
          <w:tab/>
        </w:r>
        <w:r w:rsidR="000E6DBA" w:rsidDel="00877767">
          <w:delText xml:space="preserve">In determining the date of discharge under subsection </w:delText>
        </w:r>
        <w:r w:rsidR="00040C6A" w:rsidDel="00877767">
          <w:rPr>
            <w:noProof/>
          </w:rPr>
          <w:delText>(1)</w:delText>
        </w:r>
        <w:r w:rsidR="000E6DBA" w:rsidDel="00877767">
          <w:delText>, there is to be disregarded any time when the relevant domestic abuse offender was—</w:delText>
        </w:r>
      </w:del>
    </w:p>
    <w:p w14:paraId="47C84B05" w14:textId="52217D1F" w:rsidR="000E6DBA" w:rsidDel="00877767" w:rsidRDefault="009261A9" w:rsidP="009261A9">
      <w:pPr>
        <w:pStyle w:val="BillSectionPara"/>
        <w:numPr>
          <w:ilvl w:val="0"/>
          <w:numId w:val="0"/>
        </w:numPr>
        <w:tabs>
          <w:tab w:val="left" w:pos="1418"/>
        </w:tabs>
        <w:ind w:left="1418" w:hanging="426"/>
        <w:rPr>
          <w:del w:id="257" w:author="Chataway, Francis [AU-AU]" w:date="2025-12-15T19:19:00Z"/>
        </w:rPr>
      </w:pPr>
      <w:del w:id="258" w:author="Chataway, Francis [AU-AU]" w:date="2025-12-15T19:19:00Z">
        <w:r w:rsidDel="00877767">
          <w:delText>(a)</w:delText>
        </w:r>
        <w:r w:rsidDel="00877767">
          <w:tab/>
        </w:r>
        <w:r w:rsidR="000E6DBA" w:rsidDel="00877767">
          <w:delText>remanded in or committed to custody by order of a court,</w:delText>
        </w:r>
      </w:del>
    </w:p>
    <w:p w14:paraId="69F2D0A3" w14:textId="73B06862" w:rsidR="000E6DBA" w:rsidDel="00877767" w:rsidRDefault="009261A9" w:rsidP="009261A9">
      <w:pPr>
        <w:pStyle w:val="BillSectionPara"/>
        <w:numPr>
          <w:ilvl w:val="0"/>
          <w:numId w:val="0"/>
        </w:numPr>
        <w:tabs>
          <w:tab w:val="left" w:pos="1418"/>
        </w:tabs>
        <w:ind w:left="1418" w:hanging="426"/>
        <w:rPr>
          <w:del w:id="259" w:author="Chataway, Francis [AU-AU]" w:date="2025-12-15T19:19:00Z"/>
        </w:rPr>
      </w:pPr>
      <w:del w:id="260" w:author="Chataway, Francis [AU-AU]" w:date="2025-12-15T19:19:00Z">
        <w:r w:rsidDel="00877767">
          <w:delText>(b)</w:delText>
        </w:r>
        <w:r w:rsidDel="00877767">
          <w:tab/>
        </w:r>
        <w:r w:rsidR="000E6DBA" w:rsidDel="00877767">
          <w:delText>serving a sentence of imprisonment or a term of service detention,</w:delText>
        </w:r>
      </w:del>
    </w:p>
    <w:p w14:paraId="233AE48B" w14:textId="2D339E68" w:rsidR="000E6DBA" w:rsidDel="00877767" w:rsidRDefault="009261A9" w:rsidP="009261A9">
      <w:pPr>
        <w:pStyle w:val="BillSectionPara"/>
        <w:numPr>
          <w:ilvl w:val="0"/>
          <w:numId w:val="0"/>
        </w:numPr>
        <w:tabs>
          <w:tab w:val="left" w:pos="1418"/>
        </w:tabs>
        <w:ind w:left="1418" w:hanging="426"/>
        <w:rPr>
          <w:del w:id="261" w:author="Chataway, Francis [AU-AU]" w:date="2025-12-15T19:19:00Z"/>
        </w:rPr>
      </w:pPr>
      <w:del w:id="262" w:author="Chataway, Francis [AU-AU]" w:date="2025-12-15T19:19:00Z">
        <w:r w:rsidDel="00877767">
          <w:delText>(c)</w:delText>
        </w:r>
        <w:r w:rsidDel="00877767">
          <w:tab/>
        </w:r>
        <w:r w:rsidR="000E6DBA" w:rsidDel="00877767">
          <w:delText>detained in hospital, or</w:delText>
        </w:r>
      </w:del>
    </w:p>
    <w:p w14:paraId="255E6E7B" w14:textId="6FE1E3ED" w:rsidR="000E6DBA" w:rsidDel="00877767" w:rsidRDefault="009261A9" w:rsidP="009261A9">
      <w:pPr>
        <w:pStyle w:val="BillSectionPara"/>
        <w:numPr>
          <w:ilvl w:val="0"/>
          <w:numId w:val="0"/>
        </w:numPr>
        <w:tabs>
          <w:tab w:val="left" w:pos="1418"/>
        </w:tabs>
        <w:ind w:left="1418" w:hanging="426"/>
        <w:rPr>
          <w:del w:id="263" w:author="Chataway, Francis [AU-AU]" w:date="2025-12-15T19:19:00Z"/>
        </w:rPr>
      </w:pPr>
      <w:del w:id="264" w:author="Chataway, Francis [AU-AU]" w:date="2025-12-15T19:19:00Z">
        <w:r w:rsidDel="00877767">
          <w:delText>(d)</w:delText>
        </w:r>
        <w:r w:rsidDel="00877767">
          <w:tab/>
        </w:r>
        <w:r w:rsidR="000E6DBA" w:rsidDel="00877767">
          <w:delText>outside the United Kingdom,</w:delText>
        </w:r>
      </w:del>
    </w:p>
    <w:p w14:paraId="32C13130" w14:textId="1CE7547A" w:rsidR="000E6DBA" w:rsidDel="00877767" w:rsidRDefault="000E6DBA" w:rsidP="00A4433E">
      <w:pPr>
        <w:pStyle w:val="BillSubSectionFullout"/>
        <w:rPr>
          <w:del w:id="265" w:author="Chataway, Francis [AU-AU]" w:date="2025-12-15T19:19:00Z"/>
        </w:rPr>
      </w:pPr>
      <w:del w:id="266" w:author="Chataway, Francis [AU-AU]" w:date="2025-12-15T19:19:00Z">
        <w:r w:rsidDel="00877767">
          <w:delText xml:space="preserve">before the relevant domestic abuse offender first notified information to the police under section </w:delText>
        </w:r>
        <w:r w:rsidR="00040C6A" w:rsidRPr="00040C6A" w:rsidDel="00877767">
          <w:rPr>
            <w:bCs/>
            <w:lang w:val="en-US"/>
          </w:rPr>
          <w:delText>3(1)</w:delText>
        </w:r>
        <w:r w:rsidDel="00877767">
          <w:delText xml:space="preserve"> of this Act.</w:delText>
        </w:r>
      </w:del>
    </w:p>
    <w:p w14:paraId="3888C35F" w14:textId="7612036E" w:rsidR="000E6DBA" w:rsidDel="00877767" w:rsidRDefault="009261A9" w:rsidP="009261A9">
      <w:pPr>
        <w:pStyle w:val="BillSubSection"/>
        <w:numPr>
          <w:ilvl w:val="0"/>
          <w:numId w:val="0"/>
        </w:numPr>
        <w:tabs>
          <w:tab w:val="left" w:pos="851"/>
        </w:tabs>
        <w:ind w:left="851" w:hanging="567"/>
        <w:rPr>
          <w:del w:id="267" w:author="Chataway, Francis [AU-AU]" w:date="2025-12-15T19:19:00Z"/>
        </w:rPr>
      </w:pPr>
      <w:del w:id="268" w:author="Chataway, Francis [AU-AU]" w:date="2025-12-15T19:19:00Z">
        <w:r w:rsidDel="00877767">
          <w:delText>(3)</w:delText>
        </w:r>
        <w:r w:rsidDel="00877767">
          <w:tab/>
        </w:r>
        <w:r w:rsidR="000E6DBA" w:rsidDel="00877767">
          <w:delText>Where a notification continuation order made under this Part has effect in respect of the relevant domestic abuse offender, for the purposes of this Part the further date of discharge is the date of expiry of the fixed period specified in that order.</w:delText>
        </w:r>
      </w:del>
    </w:p>
    <w:p w14:paraId="71BBF18B" w14:textId="2C1A88F9" w:rsidR="000E6DBA" w:rsidRPr="00BD5AD2" w:rsidDel="00877767" w:rsidRDefault="000E6DBA" w:rsidP="00A4433E">
      <w:pPr>
        <w:rPr>
          <w:del w:id="269" w:author="Chataway, Francis [AU-AU]" w:date="2025-12-15T19:19:00Z"/>
        </w:rPr>
      </w:pPr>
    </w:p>
    <w:p w14:paraId="522E6020" w14:textId="3B564002" w:rsidR="000E6DBA" w:rsidDel="00877767" w:rsidRDefault="009261A9" w:rsidP="009261A9">
      <w:pPr>
        <w:pStyle w:val="BillSection"/>
        <w:numPr>
          <w:ilvl w:val="0"/>
          <w:numId w:val="0"/>
        </w:numPr>
        <w:tabs>
          <w:tab w:val="left" w:pos="851"/>
        </w:tabs>
        <w:ind w:left="851" w:hanging="851"/>
        <w:rPr>
          <w:del w:id="270" w:author="Chataway, Francis [AU-AU]" w:date="2025-12-15T19:19:00Z"/>
        </w:rPr>
      </w:pPr>
      <w:del w:id="271" w:author="Chataway, Francis [AU-AU]" w:date="2025-12-15T19:19:00Z">
        <w:r w:rsidDel="00877767">
          <w:delText>10</w:delText>
        </w:r>
        <w:r w:rsidDel="00877767">
          <w:tab/>
        </w:r>
        <w:r w:rsidR="000E6DBA" w:rsidDel="00877767">
          <w:delText>Review procedure and grounds</w:delText>
        </w:r>
      </w:del>
    </w:p>
    <w:p w14:paraId="582A8490" w14:textId="1549189E" w:rsidR="000E6DBA" w:rsidDel="00877767" w:rsidRDefault="009261A9" w:rsidP="009261A9">
      <w:pPr>
        <w:pStyle w:val="BillSubSection"/>
        <w:numPr>
          <w:ilvl w:val="0"/>
          <w:numId w:val="0"/>
        </w:numPr>
        <w:tabs>
          <w:tab w:val="left" w:pos="851"/>
        </w:tabs>
        <w:ind w:left="851" w:hanging="567"/>
        <w:rPr>
          <w:del w:id="272" w:author="Chataway, Francis [AU-AU]" w:date="2025-12-15T19:19:00Z"/>
        </w:rPr>
      </w:pPr>
      <w:del w:id="273" w:author="Chataway, Francis [AU-AU]" w:date="2025-12-15T19:19:00Z">
        <w:r w:rsidDel="00877767">
          <w:delText>(1)</w:delText>
        </w:r>
        <w:r w:rsidDel="00877767">
          <w:tab/>
        </w:r>
        <w:r w:rsidR="000E6DBA" w:rsidDel="00877767">
          <w:delText>The chief constable must no later than the date of discharge—</w:delText>
        </w:r>
      </w:del>
    </w:p>
    <w:p w14:paraId="722C7974" w14:textId="6B57A91B" w:rsidR="000E6DBA" w:rsidDel="00877767" w:rsidRDefault="009261A9" w:rsidP="009261A9">
      <w:pPr>
        <w:pStyle w:val="BillSectionPara"/>
        <w:numPr>
          <w:ilvl w:val="0"/>
          <w:numId w:val="0"/>
        </w:numPr>
        <w:tabs>
          <w:tab w:val="left" w:pos="1418"/>
        </w:tabs>
        <w:ind w:left="1418" w:hanging="426"/>
        <w:rPr>
          <w:del w:id="274" w:author="Chataway, Francis [AU-AU]" w:date="2025-12-15T19:19:00Z"/>
        </w:rPr>
      </w:pPr>
      <w:del w:id="275" w:author="Chataway, Francis [AU-AU]" w:date="2025-12-15T19:19:00Z">
        <w:r w:rsidDel="00877767">
          <w:delText>(a)</w:delText>
        </w:r>
        <w:r w:rsidDel="00877767">
          <w:tab/>
        </w:r>
        <w:r w:rsidR="000E6DBA" w:rsidDel="00877767">
          <w:delText>make a notification continuation order in respect of the relevant domestic abuse offender, or</w:delText>
        </w:r>
      </w:del>
    </w:p>
    <w:p w14:paraId="2F3C3B9F" w14:textId="275B2254" w:rsidR="000E6DBA" w:rsidDel="00877767" w:rsidRDefault="009261A9" w:rsidP="009261A9">
      <w:pPr>
        <w:pStyle w:val="BillSectionPara"/>
        <w:numPr>
          <w:ilvl w:val="0"/>
          <w:numId w:val="0"/>
        </w:numPr>
        <w:tabs>
          <w:tab w:val="left" w:pos="1418"/>
        </w:tabs>
        <w:ind w:left="1418" w:hanging="426"/>
        <w:rPr>
          <w:del w:id="276" w:author="Chataway, Francis [AU-AU]" w:date="2025-12-15T19:19:00Z"/>
        </w:rPr>
      </w:pPr>
      <w:del w:id="277" w:author="Chataway, Francis [AU-AU]" w:date="2025-12-15T19:19:00Z">
        <w:r w:rsidDel="00877767">
          <w:delText>(b)</w:delText>
        </w:r>
        <w:r w:rsidDel="00877767">
          <w:tab/>
        </w:r>
        <w:r w:rsidR="000E6DBA" w:rsidDel="00877767">
          <w:delText>notify the relevant domestic abuse offender that the offender ceases to be subject to the notification requirements of this Part on the date of discharge.</w:delText>
        </w:r>
      </w:del>
    </w:p>
    <w:p w14:paraId="34C80C91" w14:textId="1175F5D5" w:rsidR="000E6DBA" w:rsidDel="00877767" w:rsidRDefault="009261A9" w:rsidP="009261A9">
      <w:pPr>
        <w:pStyle w:val="BillSubSection"/>
        <w:numPr>
          <w:ilvl w:val="0"/>
          <w:numId w:val="0"/>
        </w:numPr>
        <w:tabs>
          <w:tab w:val="left" w:pos="851"/>
        </w:tabs>
        <w:ind w:left="851" w:hanging="567"/>
        <w:rPr>
          <w:del w:id="278" w:author="Chataway, Francis [AU-AU]" w:date="2025-12-15T19:19:00Z"/>
        </w:rPr>
      </w:pPr>
      <w:del w:id="279" w:author="Chataway, Francis [AU-AU]" w:date="2025-12-15T19:19:00Z">
        <w:r w:rsidDel="00877767">
          <w:delText>(2)</w:delText>
        </w:r>
        <w:r w:rsidDel="00877767">
          <w:tab/>
        </w:r>
        <w:r w:rsidR="000E6DBA" w:rsidDel="00877767">
          <w:delText>A notification continuation order is an order making the relevant domestic abuse offender subject to the notification requirements of this Part for a fixed period of not more than 15 years from the date which would, but for the order, have been the date of discharge.</w:delText>
        </w:r>
      </w:del>
    </w:p>
    <w:p w14:paraId="7996ED4A" w14:textId="65C9C476" w:rsidR="000E6DBA" w:rsidDel="00877767" w:rsidRDefault="009261A9" w:rsidP="009261A9">
      <w:pPr>
        <w:pStyle w:val="BillSubSection"/>
        <w:numPr>
          <w:ilvl w:val="0"/>
          <w:numId w:val="0"/>
        </w:numPr>
        <w:tabs>
          <w:tab w:val="left" w:pos="851"/>
        </w:tabs>
        <w:ind w:left="851" w:hanging="567"/>
        <w:rPr>
          <w:del w:id="280" w:author="Chataway, Francis [AU-AU]" w:date="2025-12-15T19:19:00Z"/>
        </w:rPr>
      </w:pPr>
      <w:del w:id="281" w:author="Chataway, Francis [AU-AU]" w:date="2025-12-15T19:19:00Z">
        <w:r w:rsidDel="00877767">
          <w:delText>(3)</w:delText>
        </w:r>
        <w:r w:rsidDel="00877767">
          <w:tab/>
        </w:r>
        <w:r w:rsidR="000E6DBA" w:rsidDel="00877767">
          <w:delText>The chief constable may make a notification continuation order only if satisfied, on the balance of probabilities, that the relevant domestic abuse offender poses a risk of relevant harm to any particular member of the public.</w:delText>
        </w:r>
      </w:del>
    </w:p>
    <w:p w14:paraId="2E1A2F30" w14:textId="51B350F6" w:rsidR="000E6DBA" w:rsidDel="00877767" w:rsidRDefault="009261A9" w:rsidP="009261A9">
      <w:pPr>
        <w:pStyle w:val="BillSubSection"/>
        <w:numPr>
          <w:ilvl w:val="0"/>
          <w:numId w:val="0"/>
        </w:numPr>
        <w:tabs>
          <w:tab w:val="left" w:pos="851"/>
        </w:tabs>
        <w:ind w:left="851" w:hanging="567"/>
        <w:rPr>
          <w:del w:id="282" w:author="Chataway, Francis [AU-AU]" w:date="2025-12-15T19:19:00Z"/>
        </w:rPr>
      </w:pPr>
      <w:del w:id="283" w:author="Chataway, Francis [AU-AU]" w:date="2025-12-15T19:19:00Z">
        <w:r w:rsidDel="00877767">
          <w:delText>(4)</w:delText>
        </w:r>
        <w:r w:rsidDel="00877767">
          <w:tab/>
        </w:r>
        <w:r w:rsidR="000E6DBA" w:rsidDel="00877767">
          <w:delText>In deciding whether to make a notification continuation order, the chief constable must take into account—</w:delText>
        </w:r>
      </w:del>
    </w:p>
    <w:p w14:paraId="3D910F4B" w14:textId="280E20CC" w:rsidR="000E6DBA" w:rsidDel="00877767" w:rsidRDefault="009261A9" w:rsidP="009261A9">
      <w:pPr>
        <w:pStyle w:val="BillSectionPara"/>
        <w:numPr>
          <w:ilvl w:val="0"/>
          <w:numId w:val="0"/>
        </w:numPr>
        <w:tabs>
          <w:tab w:val="left" w:pos="1418"/>
        </w:tabs>
        <w:ind w:left="1418" w:hanging="426"/>
        <w:rPr>
          <w:del w:id="284" w:author="Chataway, Francis [AU-AU]" w:date="2025-12-15T19:19:00Z"/>
        </w:rPr>
      </w:pPr>
      <w:del w:id="285" w:author="Chataway, Francis [AU-AU]" w:date="2025-12-15T19:19:00Z">
        <w:r w:rsidDel="00877767">
          <w:delText>(a)</w:delText>
        </w:r>
        <w:r w:rsidDel="00877767">
          <w:tab/>
        </w:r>
        <w:r w:rsidR="000E6DBA" w:rsidDel="00877767">
          <w:delText>the seriousness of the offence (or offences) which made the relevant domestic offender subject to the notification requirements of this Part for an indefinite period,</w:delText>
        </w:r>
      </w:del>
    </w:p>
    <w:p w14:paraId="01047556" w14:textId="45EBEBC7" w:rsidR="000E6DBA" w:rsidDel="00877767" w:rsidRDefault="009261A9" w:rsidP="009261A9">
      <w:pPr>
        <w:pStyle w:val="BillSectionPara"/>
        <w:numPr>
          <w:ilvl w:val="0"/>
          <w:numId w:val="0"/>
        </w:numPr>
        <w:tabs>
          <w:tab w:val="left" w:pos="1418"/>
        </w:tabs>
        <w:ind w:left="1418" w:hanging="426"/>
        <w:rPr>
          <w:del w:id="286" w:author="Chataway, Francis [AU-AU]" w:date="2025-12-15T19:19:00Z"/>
        </w:rPr>
      </w:pPr>
      <w:del w:id="287" w:author="Chataway, Francis [AU-AU]" w:date="2025-12-15T19:19:00Z">
        <w:r w:rsidDel="00877767">
          <w:delText>(b)</w:delText>
        </w:r>
        <w:r w:rsidDel="00877767">
          <w:tab/>
        </w:r>
        <w:r w:rsidR="000E6DBA" w:rsidDel="00877767">
          <w:delText>the period of time which has elapsed since the offender committed the offence (or offences),</w:delText>
        </w:r>
      </w:del>
    </w:p>
    <w:p w14:paraId="2316037D" w14:textId="55726A86" w:rsidR="000E6DBA" w:rsidDel="00877767" w:rsidRDefault="009261A9" w:rsidP="009261A9">
      <w:pPr>
        <w:pStyle w:val="BillSectionPara"/>
        <w:numPr>
          <w:ilvl w:val="0"/>
          <w:numId w:val="0"/>
        </w:numPr>
        <w:tabs>
          <w:tab w:val="left" w:pos="1418"/>
        </w:tabs>
        <w:ind w:left="1418" w:hanging="426"/>
        <w:rPr>
          <w:del w:id="288" w:author="Chataway, Francis [AU-AU]" w:date="2025-12-15T19:19:00Z"/>
        </w:rPr>
      </w:pPr>
      <w:del w:id="289" w:author="Chataway, Francis [AU-AU]" w:date="2025-12-15T19:19:00Z">
        <w:r w:rsidDel="00877767">
          <w:delText>(c)</w:delText>
        </w:r>
        <w:r w:rsidDel="00877767">
          <w:tab/>
        </w:r>
        <w:r w:rsidR="000E6DBA" w:rsidDel="00877767">
          <w:delText xml:space="preserve">whether the offender has committed any offence under section </w:delText>
        </w:r>
        <w:r w:rsidR="00040C6A" w:rsidRPr="00040C6A" w:rsidDel="00877767">
          <w:rPr>
            <w:bCs/>
            <w:lang w:val="en-US"/>
          </w:rPr>
          <w:delText>7</w:delText>
        </w:r>
        <w:r w:rsidR="000E6DBA" w:rsidDel="00877767">
          <w:delText xml:space="preserve"> of this Act,</w:delText>
        </w:r>
      </w:del>
    </w:p>
    <w:p w14:paraId="1E90A270" w14:textId="54E6255B" w:rsidR="000E6DBA" w:rsidDel="00877767" w:rsidRDefault="009261A9" w:rsidP="009261A9">
      <w:pPr>
        <w:pStyle w:val="BillSectionPara"/>
        <w:numPr>
          <w:ilvl w:val="0"/>
          <w:numId w:val="0"/>
        </w:numPr>
        <w:tabs>
          <w:tab w:val="left" w:pos="1418"/>
        </w:tabs>
        <w:ind w:left="1418" w:hanging="426"/>
        <w:rPr>
          <w:del w:id="290" w:author="Chataway, Francis [AU-AU]" w:date="2025-12-15T19:19:00Z"/>
        </w:rPr>
      </w:pPr>
      <w:del w:id="291" w:author="Chataway, Francis [AU-AU]" w:date="2025-12-15T19:19:00Z">
        <w:r w:rsidDel="00877767">
          <w:delText>(d)</w:delText>
        </w:r>
        <w:r w:rsidDel="00877767">
          <w:tab/>
        </w:r>
        <w:r w:rsidR="000E6DBA" w:rsidDel="00877767">
          <w:delText>the age of the offender at the time of the decision,</w:delText>
        </w:r>
      </w:del>
    </w:p>
    <w:p w14:paraId="2DB4615E" w14:textId="65A2EF01" w:rsidR="000E6DBA" w:rsidDel="00877767" w:rsidRDefault="009261A9" w:rsidP="009261A9">
      <w:pPr>
        <w:pStyle w:val="BillSectionPara"/>
        <w:numPr>
          <w:ilvl w:val="0"/>
          <w:numId w:val="0"/>
        </w:numPr>
        <w:tabs>
          <w:tab w:val="left" w:pos="1418"/>
        </w:tabs>
        <w:ind w:left="1418" w:hanging="426"/>
        <w:rPr>
          <w:del w:id="292" w:author="Chataway, Francis [AU-AU]" w:date="2025-12-15T19:19:00Z"/>
        </w:rPr>
      </w:pPr>
      <w:del w:id="293" w:author="Chataway, Francis [AU-AU]" w:date="2025-12-15T19:19:00Z">
        <w:r w:rsidDel="00877767">
          <w:delText>(e)</w:delText>
        </w:r>
        <w:r w:rsidDel="00877767">
          <w:tab/>
        </w:r>
        <w:r w:rsidR="000E6DBA" w:rsidDel="00877767">
          <w:delText xml:space="preserve">the age of the offender at the time the offence (or offences) referred to in paragraph </w:delText>
        </w:r>
        <w:r w:rsidR="00040C6A" w:rsidDel="00877767">
          <w:rPr>
            <w:noProof/>
          </w:rPr>
          <w:delText>(a)</w:delText>
        </w:r>
        <w:r w:rsidR="000E6DBA" w:rsidDel="00877767">
          <w:delText xml:space="preserve"> was (or were) committed</w:delText>
        </w:r>
        <w:r w:rsidR="00040C6A" w:rsidDel="00877767">
          <w:delText>,</w:delText>
        </w:r>
      </w:del>
    </w:p>
    <w:p w14:paraId="7C081798" w14:textId="328A6505" w:rsidR="000E6DBA" w:rsidDel="00877767" w:rsidRDefault="009261A9" w:rsidP="009261A9">
      <w:pPr>
        <w:pStyle w:val="BillSectionPara"/>
        <w:numPr>
          <w:ilvl w:val="0"/>
          <w:numId w:val="0"/>
        </w:numPr>
        <w:tabs>
          <w:tab w:val="left" w:pos="1418"/>
        </w:tabs>
        <w:ind w:left="1418" w:hanging="426"/>
        <w:rPr>
          <w:del w:id="294" w:author="Chataway, Francis [AU-AU]" w:date="2025-12-15T19:19:00Z"/>
        </w:rPr>
      </w:pPr>
      <w:del w:id="295" w:author="Chataway, Francis [AU-AU]" w:date="2025-12-15T19:19:00Z">
        <w:r w:rsidDel="00877767">
          <w:delText>(f)</w:delText>
        </w:r>
        <w:r w:rsidDel="00877767">
          <w:tab/>
        </w:r>
        <w:r w:rsidR="000E6DBA" w:rsidDel="00877767">
          <w:delText>any convictions or findings made by a court in respect of the offender for any other offence involving domestic abuse,</w:delText>
        </w:r>
      </w:del>
    </w:p>
    <w:p w14:paraId="5D7E0C81" w14:textId="14BCA03E" w:rsidR="000E6DBA" w:rsidDel="00877767" w:rsidRDefault="009261A9" w:rsidP="009261A9">
      <w:pPr>
        <w:pStyle w:val="BillSectionPara"/>
        <w:numPr>
          <w:ilvl w:val="0"/>
          <w:numId w:val="0"/>
        </w:numPr>
        <w:tabs>
          <w:tab w:val="left" w:pos="1418"/>
        </w:tabs>
        <w:ind w:left="1418" w:hanging="426"/>
        <w:rPr>
          <w:del w:id="296" w:author="Chataway, Francis [AU-AU]" w:date="2025-12-15T19:19:00Z"/>
        </w:rPr>
      </w:pPr>
      <w:del w:id="297" w:author="Chataway, Francis [AU-AU]" w:date="2025-12-15T19:19:00Z">
        <w:r w:rsidDel="00877767">
          <w:delText>(g)</w:delText>
        </w:r>
        <w:r w:rsidDel="00877767">
          <w:tab/>
        </w:r>
        <w:r w:rsidR="000E6DBA" w:rsidDel="00877767">
          <w:delText>whether any criminal proceedings for an offence involving domestic abuse have been instituted against the offender but have not concluded,</w:delText>
        </w:r>
      </w:del>
    </w:p>
    <w:p w14:paraId="47B290D9" w14:textId="418351A3" w:rsidR="000E6DBA" w:rsidDel="00877767" w:rsidRDefault="009261A9" w:rsidP="009261A9">
      <w:pPr>
        <w:pStyle w:val="BillSectionPara"/>
        <w:numPr>
          <w:ilvl w:val="0"/>
          <w:numId w:val="0"/>
        </w:numPr>
        <w:tabs>
          <w:tab w:val="left" w:pos="1418"/>
        </w:tabs>
        <w:ind w:left="1418" w:hanging="426"/>
        <w:rPr>
          <w:del w:id="298" w:author="Chataway, Francis [AU-AU]" w:date="2025-12-15T19:19:00Z"/>
        </w:rPr>
      </w:pPr>
      <w:del w:id="299" w:author="Chataway, Francis [AU-AU]" w:date="2025-12-15T19:19:00Z">
        <w:r w:rsidDel="00877767">
          <w:delText>(h)</w:delText>
        </w:r>
        <w:r w:rsidDel="00877767">
          <w:tab/>
        </w:r>
        <w:r w:rsidR="000E6DBA" w:rsidDel="00877767">
          <w:delText>any assessment of the risk posed by the offender which has been made by the responsible authorities under the joint arrangements for managing and assessing risk established under section 10 of the Management of Offenders etc. (Scotland) Act 2005,</w:delText>
        </w:r>
      </w:del>
    </w:p>
    <w:p w14:paraId="286BA276" w14:textId="016D5D43" w:rsidR="000E6DBA" w:rsidDel="00877767" w:rsidRDefault="009261A9" w:rsidP="009261A9">
      <w:pPr>
        <w:pStyle w:val="BillSectionPara"/>
        <w:numPr>
          <w:ilvl w:val="0"/>
          <w:numId w:val="0"/>
        </w:numPr>
        <w:tabs>
          <w:tab w:val="left" w:pos="1418"/>
        </w:tabs>
        <w:ind w:left="1418" w:hanging="426"/>
        <w:rPr>
          <w:del w:id="300" w:author="Chataway, Francis [AU-AU]" w:date="2025-12-15T19:19:00Z"/>
        </w:rPr>
      </w:pPr>
      <w:del w:id="301" w:author="Chataway, Francis [AU-AU]" w:date="2025-12-15T19:19:00Z">
        <w:r w:rsidDel="00877767">
          <w:delText>(i)</w:delText>
        </w:r>
        <w:r w:rsidDel="00877767">
          <w:tab/>
        </w:r>
        <w:r w:rsidR="000E6DBA" w:rsidDel="00877767">
          <w:delText>any other submission or evidence of the risk of relevant harm posed by the offender to any particular member of the public,</w:delText>
        </w:r>
      </w:del>
    </w:p>
    <w:p w14:paraId="4444433D" w14:textId="5E9CA5B1" w:rsidR="000E6DBA" w:rsidDel="00877767" w:rsidRDefault="009261A9" w:rsidP="009261A9">
      <w:pPr>
        <w:pStyle w:val="BillSectionPara"/>
        <w:numPr>
          <w:ilvl w:val="0"/>
          <w:numId w:val="0"/>
        </w:numPr>
        <w:tabs>
          <w:tab w:val="left" w:pos="1418"/>
        </w:tabs>
        <w:ind w:left="1418" w:hanging="426"/>
        <w:rPr>
          <w:del w:id="302" w:author="Chataway, Francis [AU-AU]" w:date="2025-12-15T19:19:00Z"/>
        </w:rPr>
      </w:pPr>
      <w:del w:id="303" w:author="Chataway, Francis [AU-AU]" w:date="2025-12-15T19:19:00Z">
        <w:r w:rsidDel="00877767">
          <w:delText>(j)</w:delText>
        </w:r>
        <w:r w:rsidDel="00877767">
          <w:tab/>
        </w:r>
        <w:r w:rsidR="000E6DBA" w:rsidDel="00877767">
          <w:delText>any submission or evidence presented by or on behalf of the offender which demonstrates that the offender does not pose a risk of relevant harm to any particular member of the public, and</w:delText>
        </w:r>
      </w:del>
    </w:p>
    <w:p w14:paraId="09D441BF" w14:textId="78FB1870" w:rsidR="000E6DBA" w:rsidDel="00877767" w:rsidRDefault="009261A9" w:rsidP="009261A9">
      <w:pPr>
        <w:pStyle w:val="BillSectionPara"/>
        <w:numPr>
          <w:ilvl w:val="0"/>
          <w:numId w:val="0"/>
        </w:numPr>
        <w:tabs>
          <w:tab w:val="left" w:pos="1418"/>
        </w:tabs>
        <w:ind w:left="1418" w:hanging="426"/>
        <w:rPr>
          <w:del w:id="304" w:author="Chataway, Francis [AU-AU]" w:date="2025-12-15T19:19:00Z"/>
        </w:rPr>
      </w:pPr>
      <w:del w:id="305" w:author="Chataway, Francis [AU-AU]" w:date="2025-12-15T19:19:00Z">
        <w:r w:rsidDel="00877767">
          <w:delText>(k)</w:delText>
        </w:r>
        <w:r w:rsidDel="00877767">
          <w:tab/>
        </w:r>
        <w:r w:rsidR="000E6DBA" w:rsidDel="00877767">
          <w:delText>any other matter which the chief constable considers to be appropriate.</w:delText>
        </w:r>
      </w:del>
    </w:p>
    <w:p w14:paraId="2EEAF3E9" w14:textId="66FF5A31" w:rsidR="000E6DBA" w:rsidDel="00877767" w:rsidRDefault="009261A9" w:rsidP="009261A9">
      <w:pPr>
        <w:pStyle w:val="BillSubSection"/>
        <w:numPr>
          <w:ilvl w:val="0"/>
          <w:numId w:val="0"/>
        </w:numPr>
        <w:tabs>
          <w:tab w:val="left" w:pos="851"/>
        </w:tabs>
        <w:ind w:left="851" w:hanging="567"/>
        <w:rPr>
          <w:del w:id="306" w:author="Chataway, Francis [AU-AU]" w:date="2025-12-15T19:19:00Z"/>
        </w:rPr>
      </w:pPr>
      <w:del w:id="307" w:author="Chataway, Francis [AU-AU]" w:date="2025-12-15T19:19:00Z">
        <w:r w:rsidDel="00877767">
          <w:delText>(5)</w:delText>
        </w:r>
        <w:r w:rsidDel="00877767">
          <w:tab/>
        </w:r>
        <w:r w:rsidR="000E6DBA" w:rsidDel="00877767">
          <w:delText>A notification continuation order must state—</w:delText>
        </w:r>
      </w:del>
    </w:p>
    <w:p w14:paraId="069BFBFA" w14:textId="445A0FCD" w:rsidR="000E6DBA" w:rsidDel="00877767" w:rsidRDefault="009261A9" w:rsidP="009261A9">
      <w:pPr>
        <w:pStyle w:val="BillSectionPara"/>
        <w:numPr>
          <w:ilvl w:val="0"/>
          <w:numId w:val="0"/>
        </w:numPr>
        <w:tabs>
          <w:tab w:val="left" w:pos="1418"/>
        </w:tabs>
        <w:ind w:left="1418" w:hanging="426"/>
        <w:rPr>
          <w:del w:id="308" w:author="Chataway, Francis [AU-AU]" w:date="2025-12-15T19:19:00Z"/>
        </w:rPr>
      </w:pPr>
      <w:del w:id="309" w:author="Chataway, Francis [AU-AU]" w:date="2025-12-15T19:19:00Z">
        <w:r w:rsidDel="00877767">
          <w:delText>(a)</w:delText>
        </w:r>
        <w:r w:rsidDel="00877767">
          <w:tab/>
        </w:r>
        <w:r w:rsidR="000E6DBA" w:rsidDel="00877767">
          <w:delText>the reasons why the order was made, and</w:delText>
        </w:r>
      </w:del>
    </w:p>
    <w:p w14:paraId="291E607E" w14:textId="6AD4CD50" w:rsidR="000E6DBA" w:rsidDel="00877767" w:rsidRDefault="009261A9" w:rsidP="009261A9">
      <w:pPr>
        <w:pStyle w:val="BillSectionPara"/>
        <w:numPr>
          <w:ilvl w:val="0"/>
          <w:numId w:val="0"/>
        </w:numPr>
        <w:tabs>
          <w:tab w:val="left" w:pos="1418"/>
        </w:tabs>
        <w:ind w:left="1418" w:hanging="426"/>
        <w:rPr>
          <w:del w:id="310" w:author="Chataway, Francis [AU-AU]" w:date="2025-12-15T19:19:00Z"/>
        </w:rPr>
      </w:pPr>
      <w:del w:id="311" w:author="Chataway, Francis [AU-AU]" w:date="2025-12-15T19:19:00Z">
        <w:r w:rsidDel="00877767">
          <w:delText>(b)</w:delText>
        </w:r>
        <w:r w:rsidDel="00877767">
          <w:tab/>
        </w:r>
        <w:r w:rsidR="000E6DBA" w:rsidDel="00877767">
          <w:delText>the reasons for the determination of the fixed period in the order.</w:delText>
        </w:r>
      </w:del>
    </w:p>
    <w:p w14:paraId="0D687DDF" w14:textId="63F7A89F" w:rsidR="000E6DBA" w:rsidDel="00877767" w:rsidRDefault="009261A9" w:rsidP="009261A9">
      <w:pPr>
        <w:pStyle w:val="BillSubSection"/>
        <w:numPr>
          <w:ilvl w:val="0"/>
          <w:numId w:val="0"/>
        </w:numPr>
        <w:tabs>
          <w:tab w:val="left" w:pos="851"/>
        </w:tabs>
        <w:ind w:left="851" w:hanging="567"/>
        <w:rPr>
          <w:del w:id="312" w:author="Chataway, Francis [AU-AU]" w:date="2025-12-15T19:19:00Z"/>
        </w:rPr>
      </w:pPr>
      <w:del w:id="313" w:author="Chataway, Francis [AU-AU]" w:date="2025-12-15T19:19:00Z">
        <w:r w:rsidDel="00877767">
          <w:delText>(6)</w:delText>
        </w:r>
        <w:r w:rsidDel="00877767">
          <w:tab/>
        </w:r>
        <w:r w:rsidR="000E6DBA" w:rsidDel="00877767">
          <w:delText>A notification continuation order must be notified to the relevant domestic abuse offender by—</w:delText>
        </w:r>
      </w:del>
    </w:p>
    <w:p w14:paraId="7CB17B0C" w14:textId="7208DC87" w:rsidR="000E6DBA" w:rsidDel="00877767" w:rsidRDefault="009261A9" w:rsidP="009261A9">
      <w:pPr>
        <w:pStyle w:val="BillSectionPara"/>
        <w:numPr>
          <w:ilvl w:val="0"/>
          <w:numId w:val="0"/>
        </w:numPr>
        <w:tabs>
          <w:tab w:val="left" w:pos="1418"/>
        </w:tabs>
        <w:ind w:left="1418" w:hanging="426"/>
        <w:rPr>
          <w:del w:id="314" w:author="Chataway, Francis [AU-AU]" w:date="2025-12-15T19:19:00Z"/>
        </w:rPr>
      </w:pPr>
      <w:del w:id="315" w:author="Chataway, Francis [AU-AU]" w:date="2025-12-15T19:19:00Z">
        <w:r w:rsidDel="00877767">
          <w:delText>(a)</w:delText>
        </w:r>
        <w:r w:rsidDel="00877767">
          <w:tab/>
        </w:r>
        <w:r w:rsidR="000E6DBA" w:rsidDel="00877767">
          <w:delText>the chief constable sending a copy of the order to the offender by registered post or by the recorded delivery service (an acknowledgement or certificate of delivery of a copy so sent, issued by the Post Office, being sufficient evidence of the delivery of the copy on the day specified in the acknowledgement or certificate), or</w:delText>
        </w:r>
      </w:del>
    </w:p>
    <w:p w14:paraId="3FCA6D8D" w14:textId="24C7CC9A" w:rsidR="000E6DBA" w:rsidDel="00877767" w:rsidRDefault="009261A9" w:rsidP="009261A9">
      <w:pPr>
        <w:pStyle w:val="BillSectionPara"/>
        <w:numPr>
          <w:ilvl w:val="0"/>
          <w:numId w:val="0"/>
        </w:numPr>
        <w:tabs>
          <w:tab w:val="left" w:pos="1418"/>
        </w:tabs>
        <w:ind w:left="1418" w:hanging="426"/>
        <w:rPr>
          <w:del w:id="316" w:author="Chataway, Francis [AU-AU]" w:date="2025-12-15T19:19:00Z"/>
        </w:rPr>
      </w:pPr>
      <w:del w:id="317" w:author="Chataway, Francis [AU-AU]" w:date="2025-12-15T19:19:00Z">
        <w:r w:rsidDel="00877767">
          <w:delText>(b)</w:delText>
        </w:r>
        <w:r w:rsidDel="00877767">
          <w:tab/>
        </w:r>
        <w:r w:rsidR="000E6DBA" w:rsidDel="00877767">
          <w:delText>a constable serving a copy of the order on the offender.</w:delText>
        </w:r>
      </w:del>
    </w:p>
    <w:p w14:paraId="53D98D2B" w14:textId="0D5BE8F5" w:rsidR="000E6DBA" w:rsidDel="00877767" w:rsidRDefault="009261A9" w:rsidP="009261A9">
      <w:pPr>
        <w:pStyle w:val="BillSubSection"/>
        <w:numPr>
          <w:ilvl w:val="0"/>
          <w:numId w:val="0"/>
        </w:numPr>
        <w:tabs>
          <w:tab w:val="left" w:pos="851"/>
        </w:tabs>
        <w:ind w:left="851" w:hanging="567"/>
        <w:rPr>
          <w:del w:id="318" w:author="Chataway, Francis [AU-AU]" w:date="2025-12-15T19:19:00Z"/>
        </w:rPr>
      </w:pPr>
      <w:del w:id="319" w:author="Chataway, Francis [AU-AU]" w:date="2025-12-15T19:19:00Z">
        <w:r w:rsidDel="00877767">
          <w:delText>(7)</w:delText>
        </w:r>
        <w:r w:rsidDel="00877767">
          <w:tab/>
        </w:r>
        <w:r w:rsidR="000E6DBA" w:rsidDel="00877767">
          <w:delText>In this section—</w:delText>
        </w:r>
      </w:del>
    </w:p>
    <w:p w14:paraId="5C098762" w14:textId="422EB2CF" w:rsidR="000E6DBA" w:rsidDel="00877767" w:rsidRDefault="000E6DBA" w:rsidP="00A4433E">
      <w:pPr>
        <w:pStyle w:val="BillSectionParaFullout"/>
        <w:rPr>
          <w:del w:id="320" w:author="Chataway, Francis [AU-AU]" w:date="2025-12-15T19:19:00Z"/>
        </w:rPr>
      </w:pPr>
      <w:del w:id="321" w:author="Chataway, Francis [AU-AU]" w:date="2025-12-15T19:19:00Z">
        <w:r w:rsidDel="00877767">
          <w:delText>“relevant harm” means physical or psychological harm caused by the relevant domestic abuse offender doing anything which would constitute an offence involving domestic abuse if done in Scotland, and</w:delText>
        </w:r>
      </w:del>
    </w:p>
    <w:p w14:paraId="749B8F7E" w14:textId="2F5F7079" w:rsidR="000E6DBA" w:rsidDel="00877767" w:rsidRDefault="000E6DBA" w:rsidP="00A4433E">
      <w:pPr>
        <w:pStyle w:val="BillSectionParaFullout"/>
        <w:rPr>
          <w:del w:id="322" w:author="Chataway, Francis [AU-AU]" w:date="2025-12-15T19:19:00Z"/>
        </w:rPr>
      </w:pPr>
      <w:del w:id="323" w:author="Chataway, Francis [AU-AU]" w:date="2025-12-15T19:19:00Z">
        <w:r w:rsidDel="00877767">
          <w:delText>“responsible authorities” has the meaning given by section 10(7) of the Management of Offenders etc. (Scotland) Act 2005.</w:delText>
        </w:r>
      </w:del>
    </w:p>
    <w:p w14:paraId="0EDCCD43" w14:textId="7B6AA892" w:rsidR="000E6DBA" w:rsidRPr="004D5B41" w:rsidDel="00877767" w:rsidRDefault="000E6DBA" w:rsidP="00A4433E">
      <w:pPr>
        <w:rPr>
          <w:del w:id="324" w:author="Chataway, Francis [AU-AU]" w:date="2025-12-15T19:19:00Z"/>
        </w:rPr>
      </w:pPr>
    </w:p>
    <w:p w14:paraId="47BB39D0" w14:textId="30CF5DBD" w:rsidR="000E6DBA" w:rsidDel="00877767" w:rsidRDefault="009261A9" w:rsidP="009261A9">
      <w:pPr>
        <w:pStyle w:val="BillSection"/>
        <w:numPr>
          <w:ilvl w:val="0"/>
          <w:numId w:val="0"/>
        </w:numPr>
        <w:tabs>
          <w:tab w:val="left" w:pos="851"/>
        </w:tabs>
        <w:ind w:left="851" w:hanging="851"/>
        <w:rPr>
          <w:del w:id="325" w:author="Chataway, Francis [AU-AU]" w:date="2025-12-15T19:19:00Z"/>
        </w:rPr>
      </w:pPr>
      <w:del w:id="326" w:author="Chataway, Francis [AU-AU]" w:date="2025-12-15T19:19:00Z">
        <w:r w:rsidDel="00877767">
          <w:delText>11</w:delText>
        </w:r>
        <w:r w:rsidDel="00877767">
          <w:tab/>
        </w:r>
        <w:r w:rsidR="000E6DBA" w:rsidDel="00877767">
          <w:delText>Further review</w:delText>
        </w:r>
      </w:del>
    </w:p>
    <w:p w14:paraId="74A5BC6C" w14:textId="0FF41FE6" w:rsidR="000E6DBA" w:rsidDel="00877767" w:rsidRDefault="009261A9" w:rsidP="009261A9">
      <w:pPr>
        <w:pStyle w:val="BillSubSection"/>
        <w:numPr>
          <w:ilvl w:val="0"/>
          <w:numId w:val="0"/>
        </w:numPr>
        <w:tabs>
          <w:tab w:val="left" w:pos="851"/>
        </w:tabs>
        <w:ind w:left="851" w:hanging="567"/>
        <w:rPr>
          <w:del w:id="327" w:author="Chataway, Francis [AU-AU]" w:date="2025-12-15T19:19:00Z"/>
        </w:rPr>
      </w:pPr>
      <w:del w:id="328" w:author="Chataway, Francis [AU-AU]" w:date="2025-12-15T19:19:00Z">
        <w:r w:rsidDel="00877767">
          <w:delText>(1)</w:delText>
        </w:r>
        <w:r w:rsidDel="00877767">
          <w:tab/>
        </w:r>
        <w:r w:rsidR="000E6DBA" w:rsidDel="00877767">
          <w:delText>Where a notification continuation order has been made, the chief constable must no later than the further date of discharge—</w:delText>
        </w:r>
      </w:del>
    </w:p>
    <w:p w14:paraId="153A6F9A" w14:textId="1453580C" w:rsidR="000E6DBA" w:rsidDel="00877767" w:rsidRDefault="009261A9" w:rsidP="009261A9">
      <w:pPr>
        <w:pStyle w:val="BillSectionPara"/>
        <w:numPr>
          <w:ilvl w:val="0"/>
          <w:numId w:val="0"/>
        </w:numPr>
        <w:tabs>
          <w:tab w:val="left" w:pos="1418"/>
        </w:tabs>
        <w:ind w:left="1418" w:hanging="426"/>
        <w:rPr>
          <w:del w:id="329" w:author="Chataway, Francis [AU-AU]" w:date="2025-12-15T19:19:00Z"/>
        </w:rPr>
      </w:pPr>
      <w:del w:id="330" w:author="Chataway, Francis [AU-AU]" w:date="2025-12-15T19:19:00Z">
        <w:r w:rsidDel="00877767">
          <w:delText>(a)</w:delText>
        </w:r>
        <w:r w:rsidDel="00877767">
          <w:tab/>
        </w:r>
        <w:r w:rsidR="000E6DBA" w:rsidDel="00877767">
          <w:delText>make another notification continuation order in respect of the relevant domestic abuse offender, or</w:delText>
        </w:r>
      </w:del>
    </w:p>
    <w:p w14:paraId="7DD81DDD" w14:textId="6DA78BD0" w:rsidR="000E6DBA" w:rsidDel="00877767" w:rsidRDefault="009261A9" w:rsidP="009261A9">
      <w:pPr>
        <w:pStyle w:val="BillSectionPara"/>
        <w:numPr>
          <w:ilvl w:val="0"/>
          <w:numId w:val="0"/>
        </w:numPr>
        <w:tabs>
          <w:tab w:val="left" w:pos="1418"/>
        </w:tabs>
        <w:ind w:left="1418" w:hanging="426"/>
        <w:rPr>
          <w:del w:id="331" w:author="Chataway, Francis [AU-AU]" w:date="2025-12-15T19:19:00Z"/>
        </w:rPr>
      </w:pPr>
      <w:del w:id="332" w:author="Chataway, Francis [AU-AU]" w:date="2025-12-15T19:19:00Z">
        <w:r w:rsidDel="00877767">
          <w:delText>(b)</w:delText>
        </w:r>
        <w:r w:rsidDel="00877767">
          <w:tab/>
        </w:r>
        <w:r w:rsidR="000E6DBA" w:rsidDel="00877767">
          <w:delText>notify the relevant domestic abuse offender that the offender ceases to be subject to the notification requirements of this Part on the further date of discharge.</w:delText>
        </w:r>
      </w:del>
    </w:p>
    <w:p w14:paraId="66FEACF5" w14:textId="7E4C4DF6" w:rsidR="000E6DBA" w:rsidDel="00877767" w:rsidRDefault="009261A9" w:rsidP="009261A9">
      <w:pPr>
        <w:pStyle w:val="BillSubSection"/>
        <w:numPr>
          <w:ilvl w:val="0"/>
          <w:numId w:val="0"/>
        </w:numPr>
        <w:tabs>
          <w:tab w:val="left" w:pos="851"/>
        </w:tabs>
        <w:ind w:left="851" w:hanging="567"/>
        <w:rPr>
          <w:del w:id="333" w:author="Chataway, Francis [AU-AU]" w:date="2025-12-15T19:19:00Z"/>
        </w:rPr>
      </w:pPr>
      <w:del w:id="334" w:author="Chataway, Francis [AU-AU]" w:date="2025-12-15T19:19:00Z">
        <w:r w:rsidDel="00877767">
          <w:delText>(2)</w:delText>
        </w:r>
        <w:r w:rsidDel="00877767">
          <w:tab/>
        </w:r>
        <w:r w:rsidR="000E6DBA" w:rsidDel="00877767">
          <w:delText xml:space="preserve">Section </w:delText>
        </w:r>
        <w:r w:rsidR="00040C6A" w:rsidRPr="00040C6A" w:rsidDel="00877767">
          <w:rPr>
            <w:bCs/>
            <w:lang w:val="en-US"/>
          </w:rPr>
          <w:delText>10(2)</w:delText>
        </w:r>
        <w:r w:rsidR="000E6DBA" w:rsidDel="00877767">
          <w:delText xml:space="preserve"> to </w:delText>
        </w:r>
        <w:r w:rsidR="00040C6A" w:rsidRPr="00040C6A" w:rsidDel="00877767">
          <w:rPr>
            <w:bCs/>
            <w:lang w:val="en-US"/>
          </w:rPr>
          <w:delText>(7)</w:delText>
        </w:r>
        <w:r w:rsidR="000E6DBA" w:rsidDel="00877767">
          <w:delText xml:space="preserve"> applies in relation to this section, but a reference to the date of discharge is to be read as a reference to the further date of discharge.</w:delText>
        </w:r>
      </w:del>
    </w:p>
    <w:p w14:paraId="533E0EA4" w14:textId="5057DE83" w:rsidR="000E6DBA" w:rsidRPr="00644165" w:rsidDel="00877767" w:rsidRDefault="000E6DBA" w:rsidP="00A4433E">
      <w:pPr>
        <w:rPr>
          <w:del w:id="335" w:author="Chataway, Francis [AU-AU]" w:date="2025-12-15T19:19:00Z"/>
        </w:rPr>
      </w:pPr>
    </w:p>
    <w:p w14:paraId="0EC4890A" w14:textId="05BC1BD7" w:rsidR="000E6DBA" w:rsidDel="00877767" w:rsidRDefault="009261A9" w:rsidP="009261A9">
      <w:pPr>
        <w:pStyle w:val="BillSection"/>
        <w:numPr>
          <w:ilvl w:val="0"/>
          <w:numId w:val="0"/>
        </w:numPr>
        <w:tabs>
          <w:tab w:val="left" w:pos="851"/>
        </w:tabs>
        <w:ind w:left="851" w:hanging="851"/>
        <w:rPr>
          <w:del w:id="336" w:author="Chataway, Francis [AU-AU]" w:date="2025-12-15T19:19:00Z"/>
        </w:rPr>
      </w:pPr>
      <w:del w:id="337" w:author="Chataway, Francis [AU-AU]" w:date="2025-12-15T19:19:00Z">
        <w:r w:rsidDel="00877767">
          <w:delText>12</w:delText>
        </w:r>
        <w:r w:rsidDel="00877767">
          <w:tab/>
        </w:r>
        <w:r w:rsidR="000E6DBA" w:rsidDel="00877767">
          <w:delText>Application to a sheriff</w:delText>
        </w:r>
      </w:del>
    </w:p>
    <w:p w14:paraId="24CA07D8" w14:textId="1F72614B" w:rsidR="000E6DBA" w:rsidDel="00877767" w:rsidRDefault="009261A9" w:rsidP="009261A9">
      <w:pPr>
        <w:pStyle w:val="BillSubSection"/>
        <w:numPr>
          <w:ilvl w:val="0"/>
          <w:numId w:val="0"/>
        </w:numPr>
        <w:tabs>
          <w:tab w:val="left" w:pos="851"/>
        </w:tabs>
        <w:ind w:left="851" w:hanging="567"/>
        <w:rPr>
          <w:del w:id="338" w:author="Chataway, Francis [AU-AU]" w:date="2025-12-15T19:19:00Z"/>
        </w:rPr>
      </w:pPr>
      <w:del w:id="339" w:author="Chataway, Francis [AU-AU]" w:date="2025-12-15T19:19:00Z">
        <w:r w:rsidDel="00877767">
          <w:delText>(1)</w:delText>
        </w:r>
        <w:r w:rsidDel="00877767">
          <w:tab/>
        </w:r>
        <w:r w:rsidR="000E6DBA" w:rsidDel="00877767">
          <w:delText xml:space="preserve">Where the chief constable fails to comply with section </w:delText>
        </w:r>
        <w:r w:rsidR="00040C6A" w:rsidRPr="00040C6A" w:rsidDel="00877767">
          <w:rPr>
            <w:bCs/>
            <w:lang w:val="en-US"/>
          </w:rPr>
          <w:delText>10(1)</w:delText>
        </w:r>
        <w:r w:rsidR="000E6DBA" w:rsidDel="00877767">
          <w:delText xml:space="preserve"> or </w:delText>
        </w:r>
        <w:r w:rsidR="00040C6A" w:rsidRPr="00040C6A" w:rsidDel="00877767">
          <w:rPr>
            <w:bCs/>
            <w:lang w:val="en-US"/>
          </w:rPr>
          <w:delText>11(1)</w:delText>
        </w:r>
        <w:r w:rsidR="000E6DBA" w:rsidDel="00877767">
          <w:delText>, the relevant domestic abuse offender may make an application to a sheriff for an order that the offender is no longer subject to the notification requirements of this Part.</w:delText>
        </w:r>
      </w:del>
    </w:p>
    <w:p w14:paraId="759BC0AF" w14:textId="194FE555" w:rsidR="000E6DBA" w:rsidDel="00877767" w:rsidRDefault="009261A9" w:rsidP="009261A9">
      <w:pPr>
        <w:pStyle w:val="BillSubSection"/>
        <w:numPr>
          <w:ilvl w:val="0"/>
          <w:numId w:val="0"/>
        </w:numPr>
        <w:tabs>
          <w:tab w:val="left" w:pos="851"/>
        </w:tabs>
        <w:ind w:left="851" w:hanging="567"/>
        <w:rPr>
          <w:del w:id="340" w:author="Chataway, Francis [AU-AU]" w:date="2025-12-15T19:19:00Z"/>
        </w:rPr>
      </w:pPr>
      <w:del w:id="341" w:author="Chataway, Francis [AU-AU]" w:date="2025-12-15T19:19:00Z">
        <w:r w:rsidDel="00877767">
          <w:delText>(2)</w:delText>
        </w:r>
        <w:r w:rsidDel="00877767">
          <w:tab/>
        </w:r>
        <w:r w:rsidR="000E6DBA" w:rsidDel="00877767">
          <w:delText xml:space="preserve">An application under subsection </w:delText>
        </w:r>
        <w:r w:rsidR="00040C6A" w:rsidDel="00877767">
          <w:rPr>
            <w:noProof/>
          </w:rPr>
          <w:delText>(1)</w:delText>
        </w:r>
        <w:r w:rsidR="000E6DBA" w:rsidDel="00877767">
          <w:delText xml:space="preserve"> is to be made by summary application to the sheriff in whose sheriffdom the relevant domestic abuse offender resides.</w:delText>
        </w:r>
      </w:del>
    </w:p>
    <w:p w14:paraId="733BE3E5" w14:textId="22695680" w:rsidR="000E6DBA" w:rsidDel="00877767" w:rsidRDefault="009261A9" w:rsidP="009261A9">
      <w:pPr>
        <w:pStyle w:val="BillSubSection"/>
        <w:numPr>
          <w:ilvl w:val="0"/>
          <w:numId w:val="0"/>
        </w:numPr>
        <w:tabs>
          <w:tab w:val="left" w:pos="851"/>
        </w:tabs>
        <w:ind w:left="851" w:hanging="567"/>
        <w:rPr>
          <w:del w:id="342" w:author="Chataway, Francis [AU-AU]" w:date="2025-12-15T19:19:00Z"/>
        </w:rPr>
      </w:pPr>
      <w:del w:id="343" w:author="Chataway, Francis [AU-AU]" w:date="2025-12-15T19:19:00Z">
        <w:r w:rsidDel="00877767">
          <w:delText>(3)</w:delText>
        </w:r>
        <w:r w:rsidDel="00877767">
          <w:tab/>
        </w:r>
        <w:r w:rsidR="000E6DBA" w:rsidDel="00877767">
          <w:delText xml:space="preserve">On an application under subsection </w:delText>
        </w:r>
        <w:r w:rsidR="00040C6A" w:rsidDel="00877767">
          <w:rPr>
            <w:noProof/>
          </w:rPr>
          <w:delText>(1)</w:delText>
        </w:r>
        <w:r w:rsidR="000E6DBA" w:rsidDel="00877767">
          <w:delText>, the sheriff may—</w:delText>
        </w:r>
      </w:del>
    </w:p>
    <w:p w14:paraId="5BA2BECD" w14:textId="0D893C66" w:rsidR="000E6DBA" w:rsidDel="00877767" w:rsidRDefault="009261A9" w:rsidP="009261A9">
      <w:pPr>
        <w:pStyle w:val="BillSectionPara"/>
        <w:numPr>
          <w:ilvl w:val="0"/>
          <w:numId w:val="0"/>
        </w:numPr>
        <w:tabs>
          <w:tab w:val="left" w:pos="1418"/>
        </w:tabs>
        <w:ind w:left="1418" w:hanging="426"/>
        <w:rPr>
          <w:del w:id="344" w:author="Chataway, Francis [AU-AU]" w:date="2025-12-15T19:19:00Z"/>
        </w:rPr>
      </w:pPr>
      <w:del w:id="345" w:author="Chataway, Francis [AU-AU]" w:date="2025-12-15T19:19:00Z">
        <w:r w:rsidDel="00877767">
          <w:delText>(a)</w:delText>
        </w:r>
        <w:r w:rsidDel="00877767">
          <w:tab/>
        </w:r>
        <w:r w:rsidR="000E6DBA" w:rsidDel="00877767">
          <w:delText>make the order sought in the application, or</w:delText>
        </w:r>
      </w:del>
    </w:p>
    <w:p w14:paraId="0D7EACFF" w14:textId="559202A9" w:rsidR="000E6DBA" w:rsidDel="00877767" w:rsidRDefault="009261A9" w:rsidP="009261A9">
      <w:pPr>
        <w:pStyle w:val="BillSectionPara"/>
        <w:numPr>
          <w:ilvl w:val="0"/>
          <w:numId w:val="0"/>
        </w:numPr>
        <w:tabs>
          <w:tab w:val="left" w:pos="1418"/>
        </w:tabs>
        <w:ind w:left="1418" w:hanging="426"/>
        <w:rPr>
          <w:del w:id="346" w:author="Chataway, Francis [AU-AU]" w:date="2025-12-15T19:19:00Z"/>
        </w:rPr>
      </w:pPr>
      <w:del w:id="347" w:author="Chataway, Francis [AU-AU]" w:date="2025-12-15T19:19:00Z">
        <w:r w:rsidDel="00877767">
          <w:delText>(b)</w:delText>
        </w:r>
        <w:r w:rsidDel="00877767">
          <w:tab/>
        </w:r>
        <w:r w:rsidR="000E6DBA" w:rsidDel="00877767">
          <w:delText>make a notification continuation order in respect of the relevant domestic abuse offender.</w:delText>
        </w:r>
      </w:del>
    </w:p>
    <w:p w14:paraId="4FBF630A" w14:textId="0EE61460" w:rsidR="000E6DBA" w:rsidDel="00877767" w:rsidRDefault="009261A9" w:rsidP="009261A9">
      <w:pPr>
        <w:pStyle w:val="BillSubSection"/>
        <w:numPr>
          <w:ilvl w:val="0"/>
          <w:numId w:val="0"/>
        </w:numPr>
        <w:tabs>
          <w:tab w:val="left" w:pos="851"/>
        </w:tabs>
        <w:ind w:left="851" w:hanging="567"/>
        <w:rPr>
          <w:del w:id="348" w:author="Chataway, Francis [AU-AU]" w:date="2025-12-15T19:19:00Z"/>
        </w:rPr>
      </w:pPr>
      <w:del w:id="349" w:author="Chataway, Francis [AU-AU]" w:date="2025-12-15T19:19:00Z">
        <w:r w:rsidDel="00877767">
          <w:delText>(4)</w:delText>
        </w:r>
        <w:r w:rsidDel="00877767">
          <w:tab/>
        </w:r>
        <w:r w:rsidR="000E6DBA" w:rsidDel="00877767">
          <w:delText xml:space="preserve">Section </w:delText>
        </w:r>
        <w:r w:rsidR="00040C6A" w:rsidRPr="00040C6A" w:rsidDel="00877767">
          <w:rPr>
            <w:bCs/>
            <w:lang w:val="en-US"/>
          </w:rPr>
          <w:delText>10(2)</w:delText>
        </w:r>
        <w:r w:rsidR="000E6DBA" w:rsidDel="00877767">
          <w:delText xml:space="preserve"> to </w:delText>
        </w:r>
        <w:r w:rsidR="00040C6A" w:rsidRPr="00040C6A" w:rsidDel="00877767">
          <w:rPr>
            <w:bCs/>
            <w:lang w:val="en-US"/>
          </w:rPr>
          <w:delText>(5)</w:delText>
        </w:r>
        <w:r w:rsidR="000E6DBA" w:rsidDel="00877767">
          <w:delText xml:space="preserve"> and </w:delText>
        </w:r>
        <w:r w:rsidR="00040C6A" w:rsidRPr="00040C6A" w:rsidDel="00877767">
          <w:rPr>
            <w:bCs/>
            <w:lang w:val="en-US"/>
          </w:rPr>
          <w:delText>(7)</w:delText>
        </w:r>
        <w:r w:rsidR="000E6DBA" w:rsidDel="00877767">
          <w:delText xml:space="preserve"> applies in relation to the making of a notification continuation order under this section, but—</w:delText>
        </w:r>
      </w:del>
    </w:p>
    <w:p w14:paraId="7C475D82" w14:textId="7782C800" w:rsidR="000E6DBA" w:rsidDel="00877767" w:rsidRDefault="009261A9" w:rsidP="009261A9">
      <w:pPr>
        <w:pStyle w:val="BillSectionPara"/>
        <w:numPr>
          <w:ilvl w:val="0"/>
          <w:numId w:val="0"/>
        </w:numPr>
        <w:tabs>
          <w:tab w:val="left" w:pos="1418"/>
        </w:tabs>
        <w:ind w:left="1418" w:hanging="426"/>
        <w:rPr>
          <w:del w:id="350" w:author="Chataway, Francis [AU-AU]" w:date="2025-12-15T19:19:00Z"/>
        </w:rPr>
      </w:pPr>
      <w:del w:id="351" w:author="Chataway, Francis [AU-AU]" w:date="2025-12-15T19:19:00Z">
        <w:r w:rsidDel="00877767">
          <w:delText>(a)</w:delText>
        </w:r>
        <w:r w:rsidDel="00877767">
          <w:tab/>
        </w:r>
        <w:r w:rsidR="000E6DBA" w:rsidDel="00877767">
          <w:delText>a reference to the chief constable is to be read as a reference to the sheriff, and</w:delText>
        </w:r>
      </w:del>
    </w:p>
    <w:p w14:paraId="58DB2D20" w14:textId="6DCD3406" w:rsidR="000E6DBA" w:rsidDel="00877767" w:rsidRDefault="009261A9" w:rsidP="009261A9">
      <w:pPr>
        <w:pStyle w:val="BillSectionPara"/>
        <w:numPr>
          <w:ilvl w:val="0"/>
          <w:numId w:val="0"/>
        </w:numPr>
        <w:tabs>
          <w:tab w:val="left" w:pos="1418"/>
        </w:tabs>
        <w:ind w:left="1418" w:hanging="426"/>
        <w:rPr>
          <w:del w:id="352" w:author="Chataway, Francis [AU-AU]" w:date="2025-12-15T19:19:00Z"/>
        </w:rPr>
      </w:pPr>
      <w:del w:id="353" w:author="Chataway, Francis [AU-AU]" w:date="2025-12-15T19:19:00Z">
        <w:r w:rsidDel="00877767">
          <w:delText>(b)</w:delText>
        </w:r>
        <w:r w:rsidDel="00877767">
          <w:tab/>
        </w:r>
        <w:r w:rsidR="000E6DBA" w:rsidDel="00877767">
          <w:delText xml:space="preserve">if an application under subsection </w:delText>
        </w:r>
        <w:r w:rsidR="00040C6A" w:rsidDel="00877767">
          <w:rPr>
            <w:noProof/>
          </w:rPr>
          <w:delText>(1)</w:delText>
        </w:r>
        <w:r w:rsidR="000E6DBA" w:rsidDel="00877767">
          <w:delText xml:space="preserve"> is made in relation to the failure of the relevant chief constable to comply with section </w:delText>
        </w:r>
        <w:r w:rsidR="00040C6A" w:rsidRPr="00040C6A" w:rsidDel="00877767">
          <w:rPr>
            <w:bCs/>
            <w:lang w:val="en-US"/>
          </w:rPr>
          <w:delText>11(1)</w:delText>
        </w:r>
        <w:r w:rsidR="000E6DBA" w:rsidDel="00877767">
          <w:delText xml:space="preserve">, the reference to the date of discharge in section </w:delText>
        </w:r>
        <w:r w:rsidR="00040C6A" w:rsidRPr="00040C6A" w:rsidDel="00877767">
          <w:rPr>
            <w:bCs/>
            <w:lang w:val="en-US"/>
          </w:rPr>
          <w:delText>10(2)</w:delText>
        </w:r>
        <w:r w:rsidR="000E6DBA" w:rsidDel="00877767">
          <w:delText xml:space="preserve"> is to be read as a reference to the further date of discharge.</w:delText>
        </w:r>
      </w:del>
    </w:p>
    <w:p w14:paraId="6B5F09DA" w14:textId="2B9CF779" w:rsidR="000E6DBA" w:rsidDel="00877767" w:rsidRDefault="009261A9" w:rsidP="009261A9">
      <w:pPr>
        <w:pStyle w:val="BillSubSection"/>
        <w:numPr>
          <w:ilvl w:val="0"/>
          <w:numId w:val="0"/>
        </w:numPr>
        <w:tabs>
          <w:tab w:val="left" w:pos="851"/>
        </w:tabs>
        <w:ind w:left="851" w:hanging="567"/>
        <w:rPr>
          <w:del w:id="354" w:author="Chataway, Francis [AU-AU]" w:date="2025-12-15T19:19:00Z"/>
        </w:rPr>
      </w:pPr>
      <w:del w:id="355" w:author="Chataway, Francis [AU-AU]" w:date="2025-12-15T19:19:00Z">
        <w:r w:rsidDel="00877767">
          <w:delText>(5)</w:delText>
        </w:r>
        <w:r w:rsidDel="00877767">
          <w:tab/>
        </w:r>
        <w:r w:rsidR="000E6DBA" w:rsidDel="00877767">
          <w:delText>The chief constable and the relevant domestic abuse offender may appear or be represented at any hearing in respect of the application.</w:delText>
        </w:r>
      </w:del>
    </w:p>
    <w:p w14:paraId="3809D93F" w14:textId="77E5D93F" w:rsidR="000E6DBA" w:rsidDel="00877767" w:rsidRDefault="009261A9" w:rsidP="009261A9">
      <w:pPr>
        <w:pStyle w:val="BillSubSection"/>
        <w:numPr>
          <w:ilvl w:val="0"/>
          <w:numId w:val="0"/>
        </w:numPr>
        <w:tabs>
          <w:tab w:val="left" w:pos="851"/>
        </w:tabs>
        <w:ind w:left="851" w:hanging="567"/>
        <w:rPr>
          <w:del w:id="356" w:author="Chataway, Francis [AU-AU]" w:date="2025-12-15T19:19:00Z"/>
        </w:rPr>
      </w:pPr>
      <w:del w:id="357" w:author="Chataway, Francis [AU-AU]" w:date="2025-12-15T19:19:00Z">
        <w:r w:rsidDel="00877767">
          <w:delText>(6)</w:delText>
        </w:r>
        <w:r w:rsidDel="00877767">
          <w:tab/>
        </w:r>
        <w:r w:rsidR="000E6DBA" w:rsidDel="00877767">
          <w:delText xml:space="preserve">Where an application under subsection </w:delText>
        </w:r>
        <w:r w:rsidR="00040C6A" w:rsidDel="00877767">
          <w:rPr>
            <w:noProof/>
          </w:rPr>
          <w:delText>(1)</w:delText>
        </w:r>
        <w:r w:rsidR="000E6DBA" w:rsidDel="00877767">
          <w:delText xml:space="preserve"> is determined, the sheriff clerk must send a copy of the interlocutor, and where made a copy of the notification continuation order, to the relevant domestic abuse offender and the chief constable.</w:delText>
        </w:r>
      </w:del>
    </w:p>
    <w:p w14:paraId="6CE012D6" w14:textId="119A378B" w:rsidR="000E6DBA" w:rsidDel="00877767" w:rsidRDefault="009261A9" w:rsidP="009261A9">
      <w:pPr>
        <w:pStyle w:val="BillSubSection"/>
        <w:numPr>
          <w:ilvl w:val="0"/>
          <w:numId w:val="0"/>
        </w:numPr>
        <w:tabs>
          <w:tab w:val="left" w:pos="851"/>
        </w:tabs>
        <w:ind w:left="851" w:hanging="567"/>
        <w:rPr>
          <w:del w:id="358" w:author="Chataway, Francis [AU-AU]" w:date="2025-12-15T19:19:00Z"/>
        </w:rPr>
      </w:pPr>
      <w:del w:id="359" w:author="Chataway, Francis [AU-AU]" w:date="2025-12-15T19:19:00Z">
        <w:r w:rsidDel="00877767">
          <w:delText>(7)</w:delText>
        </w:r>
        <w:r w:rsidDel="00877767">
          <w:tab/>
        </w:r>
        <w:r w:rsidR="000E6DBA" w:rsidDel="00877767">
          <w:delText xml:space="preserve">The copy of the interlocutor, and where made the copy of the notification continuation order, is sent in accordance with subsection </w:delText>
        </w:r>
        <w:r w:rsidR="00040C6A" w:rsidDel="00877767">
          <w:rPr>
            <w:noProof/>
          </w:rPr>
          <w:delText>(6)</w:delText>
        </w:r>
        <w:r w:rsidR="000E6DBA" w:rsidDel="00877767">
          <w:delText xml:space="preserve"> if—</w:delText>
        </w:r>
      </w:del>
    </w:p>
    <w:p w14:paraId="6B3F8A7C" w14:textId="23D77AFB" w:rsidR="000E6DBA" w:rsidDel="00877767" w:rsidRDefault="009261A9" w:rsidP="009261A9">
      <w:pPr>
        <w:pStyle w:val="BillSectionPara"/>
        <w:numPr>
          <w:ilvl w:val="0"/>
          <w:numId w:val="0"/>
        </w:numPr>
        <w:tabs>
          <w:tab w:val="left" w:pos="1418"/>
        </w:tabs>
        <w:ind w:left="1418" w:hanging="426"/>
        <w:rPr>
          <w:del w:id="360" w:author="Chataway, Francis [AU-AU]" w:date="2025-12-15T19:19:00Z"/>
        </w:rPr>
      </w:pPr>
      <w:del w:id="361" w:author="Chataway, Francis [AU-AU]" w:date="2025-12-15T19:19:00Z">
        <w:r w:rsidDel="00877767">
          <w:delText>(a)</w:delText>
        </w:r>
        <w:r w:rsidDel="00877767">
          <w:tab/>
        </w:r>
        <w:r w:rsidR="000E6DBA" w:rsidDel="00877767">
          <w:delText>sent by registered post or by the recorded delivery service (an acknowledgement or certificate of delivery of a copy so sent, issued by the Post Office, being sufficient evidence of the delivery of the copy on the day specified in the acknowledgement or certificate), or</w:delText>
        </w:r>
      </w:del>
    </w:p>
    <w:p w14:paraId="7FB0A2DD" w14:textId="37847CD5" w:rsidR="000E6DBA" w:rsidDel="00877767" w:rsidRDefault="009261A9" w:rsidP="009261A9">
      <w:pPr>
        <w:pStyle w:val="BillSectionPara"/>
        <w:numPr>
          <w:ilvl w:val="0"/>
          <w:numId w:val="0"/>
        </w:numPr>
        <w:tabs>
          <w:tab w:val="left" w:pos="1418"/>
        </w:tabs>
        <w:ind w:left="1418" w:hanging="426"/>
        <w:rPr>
          <w:del w:id="362" w:author="Chataway, Francis [AU-AU]" w:date="2025-12-15T19:19:00Z"/>
        </w:rPr>
      </w:pPr>
      <w:del w:id="363" w:author="Chataway, Francis [AU-AU]" w:date="2025-12-15T19:19:00Z">
        <w:r w:rsidDel="00877767">
          <w:delText>(b)</w:delText>
        </w:r>
        <w:r w:rsidDel="00877767">
          <w:tab/>
        </w:r>
        <w:r w:rsidR="000E6DBA" w:rsidDel="00877767">
          <w:delText>personally served on the relevant domestic abuse offender and the chief constable.</w:delText>
        </w:r>
      </w:del>
    </w:p>
    <w:p w14:paraId="3665072D" w14:textId="4199080B" w:rsidR="000E6DBA" w:rsidDel="00877767" w:rsidRDefault="009261A9" w:rsidP="009261A9">
      <w:pPr>
        <w:pStyle w:val="BillSubSection"/>
        <w:numPr>
          <w:ilvl w:val="0"/>
          <w:numId w:val="0"/>
        </w:numPr>
        <w:tabs>
          <w:tab w:val="left" w:pos="851"/>
        </w:tabs>
        <w:ind w:left="851" w:hanging="567"/>
        <w:rPr>
          <w:del w:id="364" w:author="Chataway, Francis [AU-AU]" w:date="2025-12-15T19:19:00Z"/>
        </w:rPr>
      </w:pPr>
      <w:del w:id="365" w:author="Chataway, Francis [AU-AU]" w:date="2025-12-15T19:19:00Z">
        <w:r w:rsidDel="00877767">
          <w:delText>(8)</w:delText>
        </w:r>
        <w:r w:rsidDel="00877767">
          <w:tab/>
        </w:r>
        <w:r w:rsidR="000E6DBA" w:rsidDel="00877767">
          <w:delText xml:space="preserve">The relevant domestic abuse offender remains subject to the notification requirements of this Part until the matter is finally determined as mentioned in section </w:delText>
        </w:r>
        <w:r w:rsidR="00040C6A" w:rsidRPr="00040C6A" w:rsidDel="00877767">
          <w:rPr>
            <w:bCs/>
            <w:lang w:val="en-US"/>
          </w:rPr>
          <w:delText>13(10)</w:delText>
        </w:r>
        <w:r w:rsidR="000E6DBA" w:rsidDel="00877767">
          <w:delText>.</w:delText>
        </w:r>
      </w:del>
    </w:p>
    <w:p w14:paraId="5CD10BCF" w14:textId="26D66EBB" w:rsidR="000E6DBA" w:rsidRPr="00A51514" w:rsidDel="00877767" w:rsidRDefault="000E6DBA" w:rsidP="00A4433E">
      <w:pPr>
        <w:rPr>
          <w:del w:id="366" w:author="Chataway, Francis [AU-AU]" w:date="2025-12-15T19:19:00Z"/>
        </w:rPr>
      </w:pPr>
    </w:p>
    <w:p w14:paraId="5ABEE275" w14:textId="664B456F" w:rsidR="000E6DBA" w:rsidDel="00877767" w:rsidRDefault="009261A9" w:rsidP="009261A9">
      <w:pPr>
        <w:pStyle w:val="BillSection"/>
        <w:numPr>
          <w:ilvl w:val="0"/>
          <w:numId w:val="0"/>
        </w:numPr>
        <w:tabs>
          <w:tab w:val="left" w:pos="851"/>
        </w:tabs>
        <w:ind w:left="851" w:hanging="851"/>
        <w:rPr>
          <w:del w:id="367" w:author="Chataway, Francis [AU-AU]" w:date="2025-12-15T19:19:00Z"/>
        </w:rPr>
      </w:pPr>
      <w:del w:id="368" w:author="Chataway, Francis [AU-AU]" w:date="2025-12-15T19:19:00Z">
        <w:r w:rsidDel="00877767">
          <w:delText>13</w:delText>
        </w:r>
        <w:r w:rsidDel="00877767">
          <w:tab/>
        </w:r>
        <w:r w:rsidR="000E6DBA" w:rsidDel="00877767">
          <w:delText>Appeals</w:delText>
        </w:r>
      </w:del>
    </w:p>
    <w:p w14:paraId="68028FAC" w14:textId="60C41A81" w:rsidR="000E6DBA" w:rsidDel="00877767" w:rsidRDefault="009261A9" w:rsidP="009261A9">
      <w:pPr>
        <w:pStyle w:val="BillSubSection"/>
        <w:numPr>
          <w:ilvl w:val="0"/>
          <w:numId w:val="0"/>
        </w:numPr>
        <w:tabs>
          <w:tab w:val="left" w:pos="851"/>
        </w:tabs>
        <w:ind w:left="851" w:hanging="567"/>
        <w:rPr>
          <w:del w:id="369" w:author="Chataway, Francis [AU-AU]" w:date="2025-12-15T19:19:00Z"/>
        </w:rPr>
      </w:pPr>
      <w:del w:id="370" w:author="Chataway, Francis [AU-AU]" w:date="2025-12-15T19:19:00Z">
        <w:r w:rsidDel="00877767">
          <w:delText>(1)</w:delText>
        </w:r>
        <w:r w:rsidDel="00877767">
          <w:tab/>
        </w:r>
        <w:r w:rsidR="000E6DBA" w:rsidDel="00877767">
          <w:delText>The decision of the chief constable—</w:delText>
        </w:r>
      </w:del>
    </w:p>
    <w:p w14:paraId="454EAC46" w14:textId="58BE344F" w:rsidR="000E6DBA" w:rsidDel="00877767" w:rsidRDefault="009261A9" w:rsidP="009261A9">
      <w:pPr>
        <w:pStyle w:val="BillSectionPara"/>
        <w:numPr>
          <w:ilvl w:val="0"/>
          <w:numId w:val="0"/>
        </w:numPr>
        <w:tabs>
          <w:tab w:val="left" w:pos="1418"/>
        </w:tabs>
        <w:ind w:left="1418" w:hanging="426"/>
        <w:rPr>
          <w:del w:id="371" w:author="Chataway, Francis [AU-AU]" w:date="2025-12-15T19:19:00Z"/>
        </w:rPr>
      </w:pPr>
      <w:del w:id="372" w:author="Chataway, Francis [AU-AU]" w:date="2025-12-15T19:19:00Z">
        <w:r w:rsidDel="00877767">
          <w:delText>(a)</w:delText>
        </w:r>
        <w:r w:rsidDel="00877767">
          <w:tab/>
        </w:r>
        <w:r w:rsidR="000E6DBA" w:rsidDel="00877767">
          <w:delText>to make a notification continuation order, and</w:delText>
        </w:r>
      </w:del>
    </w:p>
    <w:p w14:paraId="7633DDC1" w14:textId="10ABA8BE" w:rsidR="000E6DBA" w:rsidDel="00877767" w:rsidRDefault="009261A9" w:rsidP="009261A9">
      <w:pPr>
        <w:pStyle w:val="BillSectionPara"/>
        <w:numPr>
          <w:ilvl w:val="0"/>
          <w:numId w:val="0"/>
        </w:numPr>
        <w:tabs>
          <w:tab w:val="left" w:pos="1418"/>
        </w:tabs>
        <w:ind w:left="1418" w:hanging="426"/>
        <w:rPr>
          <w:del w:id="373" w:author="Chataway, Francis [AU-AU]" w:date="2025-12-15T19:19:00Z"/>
        </w:rPr>
      </w:pPr>
      <w:del w:id="374" w:author="Chataway, Francis [AU-AU]" w:date="2025-12-15T19:19:00Z">
        <w:r w:rsidDel="00877767">
          <w:delText>(b)</w:delText>
        </w:r>
        <w:r w:rsidDel="00877767">
          <w:tab/>
        </w:r>
        <w:r w:rsidR="000E6DBA" w:rsidDel="00877767">
          <w:delText>setting the fixed period of the notification continuation order,</w:delText>
        </w:r>
      </w:del>
    </w:p>
    <w:p w14:paraId="3ECF3DA2" w14:textId="468CE017" w:rsidR="000E6DBA" w:rsidDel="00877767" w:rsidRDefault="000E6DBA" w:rsidP="00A4433E">
      <w:pPr>
        <w:pStyle w:val="BillSubSectionFullout"/>
        <w:rPr>
          <w:del w:id="375" w:author="Chataway, Francis [AU-AU]" w:date="2025-12-15T19:19:00Z"/>
        </w:rPr>
      </w:pPr>
      <w:del w:id="376" w:author="Chataway, Francis [AU-AU]" w:date="2025-12-15T19:19:00Z">
        <w:r w:rsidDel="00877767">
          <w:delText xml:space="preserve">may be appealed by the relevant domestic abuse offender within 21 days after the date specified in subsection </w:delText>
        </w:r>
        <w:r w:rsidR="00040C6A" w:rsidDel="00877767">
          <w:rPr>
            <w:noProof/>
          </w:rPr>
          <w:delText>(3)</w:delText>
        </w:r>
        <w:r w:rsidDel="00877767">
          <w:delText>.</w:delText>
        </w:r>
      </w:del>
    </w:p>
    <w:p w14:paraId="2F7C47E5" w14:textId="1196B8FA" w:rsidR="000E6DBA" w:rsidDel="00877767" w:rsidRDefault="009261A9" w:rsidP="009261A9">
      <w:pPr>
        <w:pStyle w:val="BillSubSection"/>
        <w:numPr>
          <w:ilvl w:val="0"/>
          <w:numId w:val="0"/>
        </w:numPr>
        <w:tabs>
          <w:tab w:val="left" w:pos="851"/>
        </w:tabs>
        <w:ind w:left="851" w:hanging="567"/>
        <w:rPr>
          <w:del w:id="377" w:author="Chataway, Francis [AU-AU]" w:date="2025-12-15T19:19:00Z"/>
        </w:rPr>
      </w:pPr>
      <w:del w:id="378" w:author="Chataway, Francis [AU-AU]" w:date="2025-12-15T19:19:00Z">
        <w:r w:rsidDel="00877767">
          <w:delText>(2)</w:delText>
        </w:r>
        <w:r w:rsidDel="00877767">
          <w:tab/>
        </w:r>
        <w:r w:rsidR="000E6DBA" w:rsidDel="00877767">
          <w:delText xml:space="preserve">An appeal under subsection </w:delText>
        </w:r>
        <w:r w:rsidR="00040C6A" w:rsidDel="00877767">
          <w:rPr>
            <w:noProof/>
          </w:rPr>
          <w:delText>(1)</w:delText>
        </w:r>
        <w:r w:rsidR="000E6DBA" w:rsidDel="00877767">
          <w:delText xml:space="preserve"> is to be made by summary application to the sheriff in whose sheriffdom the relevant domestic abuse offender resides.</w:delText>
        </w:r>
      </w:del>
    </w:p>
    <w:p w14:paraId="4DDEE013" w14:textId="2CC114BE" w:rsidR="000E6DBA" w:rsidDel="00877767" w:rsidRDefault="009261A9" w:rsidP="009261A9">
      <w:pPr>
        <w:pStyle w:val="BillSubSection"/>
        <w:numPr>
          <w:ilvl w:val="0"/>
          <w:numId w:val="0"/>
        </w:numPr>
        <w:tabs>
          <w:tab w:val="left" w:pos="851"/>
        </w:tabs>
        <w:ind w:left="851" w:hanging="567"/>
        <w:rPr>
          <w:del w:id="379" w:author="Chataway, Francis [AU-AU]" w:date="2025-12-15T19:19:00Z"/>
        </w:rPr>
      </w:pPr>
      <w:del w:id="380" w:author="Chataway, Francis [AU-AU]" w:date="2025-12-15T19:19:00Z">
        <w:r w:rsidDel="00877767">
          <w:delText>(3)</w:delText>
        </w:r>
        <w:r w:rsidDel="00877767">
          <w:tab/>
        </w:r>
        <w:r w:rsidR="000E6DBA" w:rsidDel="00877767">
          <w:delText>The date is—</w:delText>
        </w:r>
      </w:del>
    </w:p>
    <w:p w14:paraId="7A472878" w14:textId="36320E61" w:rsidR="000E6DBA" w:rsidDel="00877767" w:rsidRDefault="009261A9" w:rsidP="009261A9">
      <w:pPr>
        <w:pStyle w:val="BillSectionPara"/>
        <w:numPr>
          <w:ilvl w:val="0"/>
          <w:numId w:val="0"/>
        </w:numPr>
        <w:tabs>
          <w:tab w:val="left" w:pos="1418"/>
        </w:tabs>
        <w:ind w:left="1418" w:hanging="426"/>
        <w:rPr>
          <w:del w:id="381" w:author="Chataway, Francis [AU-AU]" w:date="2025-12-15T19:19:00Z"/>
        </w:rPr>
      </w:pPr>
      <w:del w:id="382" w:author="Chataway, Francis [AU-AU]" w:date="2025-12-15T19:19:00Z">
        <w:r w:rsidDel="00877767">
          <w:delText>(a)</w:delText>
        </w:r>
        <w:r w:rsidDel="00877767">
          <w:tab/>
        </w:r>
        <w:r w:rsidR="000E6DBA" w:rsidDel="00877767">
          <w:delText xml:space="preserve">where the appeal is brought against the decision of the chief constable made under section </w:delText>
        </w:r>
        <w:r w:rsidR="00040C6A" w:rsidRPr="00040C6A" w:rsidDel="00877767">
          <w:rPr>
            <w:bCs/>
            <w:lang w:val="en-US"/>
          </w:rPr>
          <w:delText>10(1)</w:delText>
        </w:r>
        <w:r w:rsidR="000E6DBA" w:rsidDel="00877767">
          <w:delText>, the date of discharge, or</w:delText>
        </w:r>
      </w:del>
    </w:p>
    <w:p w14:paraId="16E86F32" w14:textId="2DE4EB97" w:rsidR="000E6DBA" w:rsidDel="00877767" w:rsidRDefault="009261A9" w:rsidP="009261A9">
      <w:pPr>
        <w:pStyle w:val="BillSectionPara"/>
        <w:numPr>
          <w:ilvl w:val="0"/>
          <w:numId w:val="0"/>
        </w:numPr>
        <w:tabs>
          <w:tab w:val="left" w:pos="1418"/>
        </w:tabs>
        <w:ind w:left="1418" w:hanging="426"/>
        <w:rPr>
          <w:del w:id="383" w:author="Chataway, Francis [AU-AU]" w:date="2025-12-15T19:19:00Z"/>
        </w:rPr>
      </w:pPr>
      <w:del w:id="384" w:author="Chataway, Francis [AU-AU]" w:date="2025-12-15T19:19:00Z">
        <w:r w:rsidDel="00877767">
          <w:delText>(b)</w:delText>
        </w:r>
        <w:r w:rsidDel="00877767">
          <w:tab/>
        </w:r>
        <w:r w:rsidR="000E6DBA" w:rsidDel="00877767">
          <w:delText xml:space="preserve">where the appeal is brought against the decision of the relevant chief constable made under section </w:delText>
        </w:r>
        <w:r w:rsidR="00040C6A" w:rsidRPr="00040C6A" w:rsidDel="00877767">
          <w:rPr>
            <w:bCs/>
            <w:lang w:val="en-US"/>
          </w:rPr>
          <w:delText>11(1)</w:delText>
        </w:r>
        <w:r w:rsidR="000E6DBA" w:rsidDel="00877767">
          <w:delText>, the further date of discharge.</w:delText>
        </w:r>
      </w:del>
    </w:p>
    <w:p w14:paraId="6DFE7E58" w14:textId="41E5AAB2" w:rsidR="000E6DBA" w:rsidDel="00877767" w:rsidRDefault="009261A9" w:rsidP="009261A9">
      <w:pPr>
        <w:pStyle w:val="BillSubSection"/>
        <w:numPr>
          <w:ilvl w:val="0"/>
          <w:numId w:val="0"/>
        </w:numPr>
        <w:tabs>
          <w:tab w:val="left" w:pos="851"/>
        </w:tabs>
        <w:ind w:left="851" w:hanging="567"/>
        <w:rPr>
          <w:del w:id="385" w:author="Chataway, Francis [AU-AU]" w:date="2025-12-15T19:19:00Z"/>
        </w:rPr>
      </w:pPr>
      <w:del w:id="386" w:author="Chataway, Francis [AU-AU]" w:date="2025-12-15T19:19:00Z">
        <w:r w:rsidDel="00877767">
          <w:delText>(4)</w:delText>
        </w:r>
        <w:r w:rsidDel="00877767">
          <w:tab/>
        </w:r>
        <w:r w:rsidR="000E6DBA" w:rsidDel="00877767">
          <w:delText>The decision of a sheriff—</w:delText>
        </w:r>
      </w:del>
    </w:p>
    <w:p w14:paraId="5741E41D" w14:textId="3236D9F2" w:rsidR="000E6DBA" w:rsidDel="00877767" w:rsidRDefault="009261A9" w:rsidP="009261A9">
      <w:pPr>
        <w:pStyle w:val="BillSectionPara"/>
        <w:numPr>
          <w:ilvl w:val="0"/>
          <w:numId w:val="0"/>
        </w:numPr>
        <w:tabs>
          <w:tab w:val="left" w:pos="1418"/>
        </w:tabs>
        <w:ind w:left="1418" w:hanging="426"/>
        <w:rPr>
          <w:del w:id="387" w:author="Chataway, Francis [AU-AU]" w:date="2025-12-15T19:19:00Z"/>
        </w:rPr>
      </w:pPr>
      <w:del w:id="388" w:author="Chataway, Francis [AU-AU]" w:date="2025-12-15T19:19:00Z">
        <w:r w:rsidDel="00877767">
          <w:delText>(a)</w:delText>
        </w:r>
        <w:r w:rsidDel="00877767">
          <w:tab/>
        </w:r>
        <w:r w:rsidR="000E6DBA" w:rsidDel="00877767">
          <w:delText xml:space="preserve">on an application made under section </w:delText>
        </w:r>
        <w:r w:rsidR="00040C6A" w:rsidRPr="00040C6A" w:rsidDel="00877767">
          <w:rPr>
            <w:bCs/>
            <w:lang w:val="en-US"/>
          </w:rPr>
          <w:delText>12(1)</w:delText>
        </w:r>
        <w:r w:rsidR="000E6DBA" w:rsidDel="00877767">
          <w:delText>,</w:delText>
        </w:r>
      </w:del>
    </w:p>
    <w:p w14:paraId="15D906FA" w14:textId="2013FEE3" w:rsidR="000E6DBA" w:rsidDel="00877767" w:rsidRDefault="009261A9" w:rsidP="009261A9">
      <w:pPr>
        <w:pStyle w:val="BillSectionPara"/>
        <w:numPr>
          <w:ilvl w:val="0"/>
          <w:numId w:val="0"/>
        </w:numPr>
        <w:tabs>
          <w:tab w:val="left" w:pos="1418"/>
        </w:tabs>
        <w:ind w:left="1418" w:hanging="426"/>
        <w:rPr>
          <w:del w:id="389" w:author="Chataway, Francis [AU-AU]" w:date="2025-12-15T19:19:00Z"/>
        </w:rPr>
      </w:pPr>
      <w:del w:id="390" w:author="Chataway, Francis [AU-AU]" w:date="2025-12-15T19:19:00Z">
        <w:r w:rsidDel="00877767">
          <w:delText>(b)</w:delText>
        </w:r>
        <w:r w:rsidDel="00877767">
          <w:tab/>
        </w:r>
        <w:r w:rsidR="000E6DBA" w:rsidDel="00877767">
          <w:delText xml:space="preserve">on appeal made under subsection </w:delText>
        </w:r>
        <w:r w:rsidR="00040C6A" w:rsidDel="00877767">
          <w:rPr>
            <w:noProof/>
          </w:rPr>
          <w:delText>(1)</w:delText>
        </w:r>
        <w:r w:rsidR="000E6DBA" w:rsidDel="00877767">
          <w:delText>, and</w:delText>
        </w:r>
      </w:del>
    </w:p>
    <w:p w14:paraId="41ED6183" w14:textId="4ADEA8CC" w:rsidR="000E6DBA" w:rsidDel="00877767" w:rsidRDefault="009261A9" w:rsidP="009261A9">
      <w:pPr>
        <w:pStyle w:val="BillSectionPara"/>
        <w:numPr>
          <w:ilvl w:val="0"/>
          <w:numId w:val="0"/>
        </w:numPr>
        <w:tabs>
          <w:tab w:val="left" w:pos="1418"/>
        </w:tabs>
        <w:ind w:left="1418" w:hanging="426"/>
        <w:rPr>
          <w:del w:id="391" w:author="Chataway, Francis [AU-AU]" w:date="2025-12-15T19:19:00Z"/>
        </w:rPr>
      </w:pPr>
      <w:del w:id="392" w:author="Chataway, Francis [AU-AU]" w:date="2025-12-15T19:19:00Z">
        <w:r w:rsidDel="00877767">
          <w:delText>(c)</w:delText>
        </w:r>
        <w:r w:rsidDel="00877767">
          <w:tab/>
        </w:r>
        <w:r w:rsidR="000E6DBA" w:rsidDel="00877767">
          <w:delText>in relation to the fixed period of the notification continuation order,</w:delText>
        </w:r>
      </w:del>
    </w:p>
    <w:p w14:paraId="4AC2BD60" w14:textId="71F1BD92" w:rsidR="000E6DBA" w:rsidDel="00877767" w:rsidRDefault="000E6DBA" w:rsidP="00A4433E">
      <w:pPr>
        <w:pStyle w:val="BillSubSectionFullout"/>
        <w:rPr>
          <w:del w:id="393" w:author="Chataway, Francis [AU-AU]" w:date="2025-12-15T19:19:00Z"/>
        </w:rPr>
      </w:pPr>
      <w:del w:id="394" w:author="Chataway, Francis [AU-AU]" w:date="2025-12-15T19:19:00Z">
        <w:r w:rsidDel="00877767">
          <w:delText>may be appealed by the relevant domestic abuse offender or the chief constable to the Sheriff Appeal Court within 21 days of the date of that decision.</w:delText>
        </w:r>
      </w:del>
    </w:p>
    <w:p w14:paraId="2BE7DD19" w14:textId="123C1CB7" w:rsidR="000E6DBA" w:rsidDel="00877767" w:rsidRDefault="009261A9" w:rsidP="009261A9">
      <w:pPr>
        <w:pStyle w:val="BillSubSection"/>
        <w:numPr>
          <w:ilvl w:val="0"/>
          <w:numId w:val="0"/>
        </w:numPr>
        <w:tabs>
          <w:tab w:val="left" w:pos="851"/>
        </w:tabs>
        <w:ind w:left="851" w:hanging="567"/>
        <w:rPr>
          <w:del w:id="395" w:author="Chataway, Francis [AU-AU]" w:date="2025-12-15T19:19:00Z"/>
        </w:rPr>
      </w:pPr>
      <w:del w:id="396" w:author="Chataway, Francis [AU-AU]" w:date="2025-12-15T19:19:00Z">
        <w:r w:rsidDel="00877767">
          <w:delText>(5)</w:delText>
        </w:r>
        <w:r w:rsidDel="00877767">
          <w:tab/>
        </w:r>
        <w:r w:rsidR="000E6DBA" w:rsidDel="00877767">
          <w:delText>On an appeal under this section, the sheriff or the Sheriff Appeal Court may—</w:delText>
        </w:r>
      </w:del>
    </w:p>
    <w:p w14:paraId="7919DE06" w14:textId="280DA9A3" w:rsidR="000E6DBA" w:rsidDel="00877767" w:rsidRDefault="009261A9" w:rsidP="009261A9">
      <w:pPr>
        <w:pStyle w:val="BillSectionPara"/>
        <w:numPr>
          <w:ilvl w:val="0"/>
          <w:numId w:val="0"/>
        </w:numPr>
        <w:tabs>
          <w:tab w:val="left" w:pos="1418"/>
        </w:tabs>
        <w:ind w:left="1418" w:hanging="426"/>
        <w:rPr>
          <w:del w:id="397" w:author="Chataway, Francis [AU-AU]" w:date="2025-12-15T19:19:00Z"/>
        </w:rPr>
      </w:pPr>
      <w:del w:id="398" w:author="Chataway, Francis [AU-AU]" w:date="2025-12-15T19:19:00Z">
        <w:r w:rsidDel="00877767">
          <w:delText>(a)</w:delText>
        </w:r>
        <w:r w:rsidDel="00877767">
          <w:tab/>
        </w:r>
        <w:r w:rsidR="000E6DBA" w:rsidDel="00877767">
          <w:delText>uphold or quash the decision of the chief constable or, as the case may be, the sheriff,</w:delText>
        </w:r>
      </w:del>
    </w:p>
    <w:p w14:paraId="70677321" w14:textId="196E46C3" w:rsidR="000E6DBA" w:rsidDel="00877767" w:rsidRDefault="009261A9" w:rsidP="009261A9">
      <w:pPr>
        <w:pStyle w:val="BillSectionPara"/>
        <w:numPr>
          <w:ilvl w:val="0"/>
          <w:numId w:val="0"/>
        </w:numPr>
        <w:tabs>
          <w:tab w:val="left" w:pos="1418"/>
        </w:tabs>
        <w:ind w:left="1418" w:hanging="426"/>
        <w:rPr>
          <w:del w:id="399" w:author="Chataway, Francis [AU-AU]" w:date="2025-12-15T19:19:00Z"/>
        </w:rPr>
      </w:pPr>
      <w:del w:id="400" w:author="Chataway, Francis [AU-AU]" w:date="2025-12-15T19:19:00Z">
        <w:r w:rsidDel="00877767">
          <w:delText>(b)</w:delText>
        </w:r>
        <w:r w:rsidDel="00877767">
          <w:tab/>
        </w:r>
        <w:r w:rsidR="000E6DBA" w:rsidDel="00877767">
          <w:delText>make a notification continuation order, or</w:delText>
        </w:r>
      </w:del>
    </w:p>
    <w:p w14:paraId="4BB8A901" w14:textId="42D0C6F5" w:rsidR="000E6DBA" w:rsidDel="00877767" w:rsidRDefault="009261A9" w:rsidP="009261A9">
      <w:pPr>
        <w:pStyle w:val="BillSectionPara"/>
        <w:numPr>
          <w:ilvl w:val="0"/>
          <w:numId w:val="0"/>
        </w:numPr>
        <w:tabs>
          <w:tab w:val="left" w:pos="1418"/>
        </w:tabs>
        <w:ind w:left="1418" w:hanging="426"/>
        <w:rPr>
          <w:del w:id="401" w:author="Chataway, Francis [AU-AU]" w:date="2025-12-15T19:19:00Z"/>
        </w:rPr>
      </w:pPr>
      <w:del w:id="402" w:author="Chataway, Francis [AU-AU]" w:date="2025-12-15T19:19:00Z">
        <w:r w:rsidDel="00877767">
          <w:delText>(c)</w:delText>
        </w:r>
        <w:r w:rsidDel="00877767">
          <w:tab/>
        </w:r>
        <w:r w:rsidR="000E6DBA" w:rsidDel="00877767">
          <w:delText>vary the fixed period in that order.</w:delText>
        </w:r>
      </w:del>
    </w:p>
    <w:p w14:paraId="06387A7C" w14:textId="2C9D3847" w:rsidR="000E6DBA" w:rsidDel="00877767" w:rsidRDefault="009261A9" w:rsidP="009261A9">
      <w:pPr>
        <w:pStyle w:val="BillSubSection"/>
        <w:numPr>
          <w:ilvl w:val="0"/>
          <w:numId w:val="0"/>
        </w:numPr>
        <w:tabs>
          <w:tab w:val="left" w:pos="851"/>
        </w:tabs>
        <w:ind w:left="851" w:hanging="567"/>
        <w:rPr>
          <w:del w:id="403" w:author="Chataway, Francis [AU-AU]" w:date="2025-12-15T19:19:00Z"/>
        </w:rPr>
      </w:pPr>
      <w:del w:id="404" w:author="Chataway, Francis [AU-AU]" w:date="2025-12-15T19:19:00Z">
        <w:r w:rsidDel="00877767">
          <w:delText>(6)</w:delText>
        </w:r>
        <w:r w:rsidDel="00877767">
          <w:tab/>
        </w:r>
        <w:r w:rsidR="000E6DBA" w:rsidDel="00877767">
          <w:delText xml:space="preserve">Section </w:delText>
        </w:r>
        <w:r w:rsidR="00040C6A" w:rsidRPr="00040C6A" w:rsidDel="00877767">
          <w:rPr>
            <w:bCs/>
            <w:lang w:val="en-US"/>
          </w:rPr>
          <w:delText>10(3)</w:delText>
        </w:r>
        <w:r w:rsidR="000E6DBA" w:rsidDel="00877767">
          <w:delText xml:space="preserve"> to </w:delText>
        </w:r>
        <w:r w:rsidR="00040C6A" w:rsidRPr="00040C6A" w:rsidDel="00877767">
          <w:rPr>
            <w:bCs/>
            <w:lang w:val="en-US"/>
          </w:rPr>
          <w:delText>(5)</w:delText>
        </w:r>
        <w:r w:rsidR="000E6DBA" w:rsidDel="00877767">
          <w:delText xml:space="preserve"> applies in relation to the making of a notification continuation order under this section but a reference to the chief constable is to be read as a reference to the sheriff or, as the case may be, Sheriff Appeal Court.</w:delText>
        </w:r>
      </w:del>
    </w:p>
    <w:p w14:paraId="3FBFA8D6" w14:textId="33FCD340" w:rsidR="000E6DBA" w:rsidDel="00877767" w:rsidRDefault="009261A9" w:rsidP="009261A9">
      <w:pPr>
        <w:pStyle w:val="BillSubSection"/>
        <w:numPr>
          <w:ilvl w:val="0"/>
          <w:numId w:val="0"/>
        </w:numPr>
        <w:tabs>
          <w:tab w:val="left" w:pos="851"/>
        </w:tabs>
        <w:ind w:left="851" w:hanging="567"/>
        <w:rPr>
          <w:del w:id="405" w:author="Chataway, Francis [AU-AU]" w:date="2025-12-15T19:19:00Z"/>
        </w:rPr>
      </w:pPr>
      <w:del w:id="406" w:author="Chataway, Francis [AU-AU]" w:date="2025-12-15T19:19:00Z">
        <w:r w:rsidDel="00877767">
          <w:delText>(7)</w:delText>
        </w:r>
        <w:r w:rsidDel="00877767">
          <w:tab/>
        </w:r>
        <w:r w:rsidR="000E6DBA" w:rsidDel="00877767">
          <w:delText>Where an appeal under this section is finally determined, the sheriff clerk must send a copy of the interlocutor, and where made a copy of the notification continuation order, to the relevant domestic abuse offender and the chief constable.</w:delText>
        </w:r>
      </w:del>
    </w:p>
    <w:p w14:paraId="36BCDFA7" w14:textId="0DEBD585" w:rsidR="000E6DBA" w:rsidDel="00877767" w:rsidRDefault="009261A9" w:rsidP="009261A9">
      <w:pPr>
        <w:pStyle w:val="BillSubSection"/>
        <w:numPr>
          <w:ilvl w:val="0"/>
          <w:numId w:val="0"/>
        </w:numPr>
        <w:tabs>
          <w:tab w:val="left" w:pos="851"/>
        </w:tabs>
        <w:ind w:left="851" w:hanging="567"/>
        <w:rPr>
          <w:del w:id="407" w:author="Chataway, Francis [AU-AU]" w:date="2025-12-15T19:19:00Z"/>
        </w:rPr>
      </w:pPr>
      <w:del w:id="408" w:author="Chataway, Francis [AU-AU]" w:date="2025-12-15T19:19:00Z">
        <w:r w:rsidDel="00877767">
          <w:delText>(8)</w:delText>
        </w:r>
        <w:r w:rsidDel="00877767">
          <w:tab/>
        </w:r>
        <w:r w:rsidR="000E6DBA" w:rsidDel="00877767">
          <w:delText xml:space="preserve">The copy of the interlocutor, and where made the copy of the notification continuation order, shall be sent in accordance with subsection </w:delText>
        </w:r>
        <w:r w:rsidR="00040C6A" w:rsidDel="00877767">
          <w:rPr>
            <w:noProof/>
          </w:rPr>
          <w:delText>(7)</w:delText>
        </w:r>
        <w:r w:rsidR="000E6DBA" w:rsidDel="00877767">
          <w:delText xml:space="preserve"> if—</w:delText>
        </w:r>
      </w:del>
    </w:p>
    <w:p w14:paraId="06DCCF35" w14:textId="75B0FEC3" w:rsidR="000E6DBA" w:rsidDel="00877767" w:rsidRDefault="009261A9" w:rsidP="009261A9">
      <w:pPr>
        <w:pStyle w:val="BillSectionPara"/>
        <w:numPr>
          <w:ilvl w:val="0"/>
          <w:numId w:val="0"/>
        </w:numPr>
        <w:tabs>
          <w:tab w:val="left" w:pos="1418"/>
        </w:tabs>
        <w:ind w:left="1418" w:hanging="426"/>
        <w:rPr>
          <w:del w:id="409" w:author="Chataway, Francis [AU-AU]" w:date="2025-12-15T19:19:00Z"/>
        </w:rPr>
      </w:pPr>
      <w:del w:id="410" w:author="Chataway, Francis [AU-AU]" w:date="2025-12-15T19:19:00Z">
        <w:r w:rsidDel="00877767">
          <w:delText>(a)</w:delText>
        </w:r>
        <w:r w:rsidDel="00877767">
          <w:tab/>
        </w:r>
        <w:r w:rsidR="000E6DBA" w:rsidDel="00877767">
          <w:delText>sent by registered post or by the recorded delivery service (an acknowledgement or certificate of delivery of a copy so sent, issued by the Post Office, being sufficient evidence of the delivery of the copy on the day specified in the acknowledgement or certificate), or</w:delText>
        </w:r>
      </w:del>
    </w:p>
    <w:p w14:paraId="6005C6F2" w14:textId="5220CC9C" w:rsidR="000E6DBA" w:rsidDel="00877767" w:rsidRDefault="009261A9" w:rsidP="009261A9">
      <w:pPr>
        <w:pStyle w:val="BillSectionPara"/>
        <w:numPr>
          <w:ilvl w:val="0"/>
          <w:numId w:val="0"/>
        </w:numPr>
        <w:tabs>
          <w:tab w:val="left" w:pos="1418"/>
        </w:tabs>
        <w:ind w:left="1418" w:hanging="426"/>
        <w:rPr>
          <w:del w:id="411" w:author="Chataway, Francis [AU-AU]" w:date="2025-12-15T19:19:00Z"/>
        </w:rPr>
      </w:pPr>
      <w:del w:id="412" w:author="Chataway, Francis [AU-AU]" w:date="2025-12-15T19:19:00Z">
        <w:r w:rsidDel="00877767">
          <w:delText>(b)</w:delText>
        </w:r>
        <w:r w:rsidDel="00877767">
          <w:tab/>
        </w:r>
        <w:r w:rsidR="000E6DBA" w:rsidDel="00877767">
          <w:delText>personally served on the relevant domestic abuse offender and chief constable.</w:delText>
        </w:r>
      </w:del>
    </w:p>
    <w:p w14:paraId="58AE0F93" w14:textId="30A4C8CC" w:rsidR="000E6DBA" w:rsidDel="00877767" w:rsidRDefault="009261A9" w:rsidP="009261A9">
      <w:pPr>
        <w:pStyle w:val="BillSubSection"/>
        <w:numPr>
          <w:ilvl w:val="0"/>
          <w:numId w:val="0"/>
        </w:numPr>
        <w:tabs>
          <w:tab w:val="left" w:pos="851"/>
        </w:tabs>
        <w:ind w:left="851" w:hanging="567"/>
        <w:rPr>
          <w:del w:id="413" w:author="Chataway, Francis [AU-AU]" w:date="2025-12-15T19:19:00Z"/>
        </w:rPr>
      </w:pPr>
      <w:del w:id="414" w:author="Chataway, Francis [AU-AU]" w:date="2025-12-15T19:19:00Z">
        <w:r w:rsidDel="00877767">
          <w:delText>(9)</w:delText>
        </w:r>
        <w:r w:rsidDel="00877767">
          <w:tab/>
        </w:r>
        <w:r w:rsidR="000E6DBA" w:rsidDel="00877767">
          <w:delText xml:space="preserve">The relevant domestic abuse offender remains subject to the existing notification requirements of this Part until the matter is finally determined as mentioned in subsection </w:delText>
        </w:r>
        <w:r w:rsidR="00040C6A" w:rsidDel="00877767">
          <w:rPr>
            <w:noProof/>
          </w:rPr>
          <w:delText>(10)</w:delText>
        </w:r>
        <w:r w:rsidR="000E6DBA" w:rsidDel="00877767">
          <w:delText>.</w:delText>
        </w:r>
      </w:del>
    </w:p>
    <w:p w14:paraId="28985631" w14:textId="129ABF76" w:rsidR="000E6DBA" w:rsidDel="00877767" w:rsidRDefault="009261A9" w:rsidP="009261A9">
      <w:pPr>
        <w:pStyle w:val="BillSubSection"/>
        <w:numPr>
          <w:ilvl w:val="0"/>
          <w:numId w:val="0"/>
        </w:numPr>
        <w:tabs>
          <w:tab w:val="left" w:pos="851"/>
        </w:tabs>
        <w:ind w:left="851" w:hanging="567"/>
        <w:rPr>
          <w:del w:id="415" w:author="Chataway, Francis [AU-AU]" w:date="2025-12-15T19:19:00Z"/>
        </w:rPr>
      </w:pPr>
      <w:del w:id="416" w:author="Chataway, Francis [AU-AU]" w:date="2025-12-15T19:19:00Z">
        <w:r w:rsidDel="00877767">
          <w:delText>(10)</w:delText>
        </w:r>
        <w:r w:rsidDel="00877767">
          <w:tab/>
        </w:r>
        <w:r w:rsidR="000E6DBA" w:rsidDel="00877767">
          <w:delText>The matter is finally determined—</w:delText>
        </w:r>
      </w:del>
    </w:p>
    <w:p w14:paraId="772F5CD4" w14:textId="3221C86E" w:rsidR="000E6DBA" w:rsidDel="00877767" w:rsidRDefault="009261A9" w:rsidP="009261A9">
      <w:pPr>
        <w:pStyle w:val="BillSectionPara"/>
        <w:numPr>
          <w:ilvl w:val="0"/>
          <w:numId w:val="0"/>
        </w:numPr>
        <w:tabs>
          <w:tab w:val="left" w:pos="1418"/>
        </w:tabs>
        <w:ind w:left="1418" w:hanging="426"/>
        <w:rPr>
          <w:del w:id="417" w:author="Chataway, Francis [AU-AU]" w:date="2025-12-15T19:19:00Z"/>
        </w:rPr>
      </w:pPr>
      <w:del w:id="418" w:author="Chataway, Francis [AU-AU]" w:date="2025-12-15T19:19:00Z">
        <w:r w:rsidDel="00877767">
          <w:delText>(a)</w:delText>
        </w:r>
        <w:r w:rsidDel="00877767">
          <w:tab/>
        </w:r>
        <w:r w:rsidR="000E6DBA" w:rsidDel="00877767">
          <w:delText xml:space="preserve">where it is decided that a relevant domestic abuse offender should cease to be subject to the notification requirements of this Part, or the decision to make a notification continuation order is quashed, on the expiry of the period of 21 days referred to in subsection </w:delText>
        </w:r>
        <w:r w:rsidR="00040C6A" w:rsidDel="00877767">
          <w:rPr>
            <w:noProof/>
          </w:rPr>
          <w:delText>(4)</w:delText>
        </w:r>
        <w:r w:rsidR="000E6DBA" w:rsidDel="00877767">
          <w:delText xml:space="preserve"> without an appeal being taken,</w:delText>
        </w:r>
      </w:del>
    </w:p>
    <w:p w14:paraId="6F0938B5" w14:textId="0939D71B" w:rsidR="000E6DBA" w:rsidDel="00877767" w:rsidRDefault="009261A9" w:rsidP="009261A9">
      <w:pPr>
        <w:pStyle w:val="BillSectionPara"/>
        <w:numPr>
          <w:ilvl w:val="0"/>
          <w:numId w:val="0"/>
        </w:numPr>
        <w:tabs>
          <w:tab w:val="left" w:pos="1418"/>
        </w:tabs>
        <w:ind w:left="1418" w:hanging="426"/>
        <w:rPr>
          <w:del w:id="419" w:author="Chataway, Francis [AU-AU]" w:date="2025-12-15T19:19:00Z"/>
        </w:rPr>
      </w:pPr>
      <w:del w:id="420" w:author="Chataway, Francis [AU-AU]" w:date="2025-12-15T19:19:00Z">
        <w:r w:rsidDel="00877767">
          <w:delText>(b)</w:delText>
        </w:r>
        <w:r w:rsidDel="00877767">
          <w:tab/>
        </w:r>
        <w:r w:rsidR="000E6DBA" w:rsidDel="00877767">
          <w:delText xml:space="preserve">where a notification continuation order is made, or a decision to make such an order is upheld on appeal, on the expiry of the period of 21 days referred to in subsection </w:delText>
        </w:r>
        <w:r w:rsidR="00040C6A" w:rsidDel="00877767">
          <w:rPr>
            <w:noProof/>
          </w:rPr>
          <w:delText>(1)</w:delText>
        </w:r>
        <w:r w:rsidR="000E6DBA" w:rsidDel="00877767">
          <w:delText xml:space="preserve"> or </w:delText>
        </w:r>
        <w:r w:rsidR="00040C6A" w:rsidDel="00877767">
          <w:rPr>
            <w:noProof/>
          </w:rPr>
          <w:delText>(4)</w:delText>
        </w:r>
        <w:r w:rsidR="000E6DBA" w:rsidDel="00877767">
          <w:delText xml:space="preserve"> without an appeal being taken, or</w:delText>
        </w:r>
      </w:del>
    </w:p>
    <w:p w14:paraId="4FD17628" w14:textId="07AA2431" w:rsidR="000E6DBA" w:rsidDel="00877767" w:rsidRDefault="009261A9" w:rsidP="009261A9">
      <w:pPr>
        <w:pStyle w:val="BillSectionPara"/>
        <w:numPr>
          <w:ilvl w:val="0"/>
          <w:numId w:val="0"/>
        </w:numPr>
        <w:tabs>
          <w:tab w:val="left" w:pos="1418"/>
        </w:tabs>
        <w:ind w:left="1418" w:hanging="426"/>
        <w:rPr>
          <w:del w:id="421" w:author="Chataway, Francis [AU-AU]" w:date="2025-12-15T19:19:00Z"/>
        </w:rPr>
      </w:pPr>
      <w:del w:id="422" w:author="Chataway, Francis [AU-AU]" w:date="2025-12-15T19:19:00Z">
        <w:r w:rsidDel="00877767">
          <w:delText>(c)</w:delText>
        </w:r>
        <w:r w:rsidDel="00877767">
          <w:tab/>
        </w:r>
        <w:r w:rsidR="000E6DBA" w:rsidDel="00877767">
          <w:delText>where an appeal is taken—</w:delText>
        </w:r>
      </w:del>
    </w:p>
    <w:p w14:paraId="31AEC6DB" w14:textId="58C32736" w:rsidR="000E6DBA" w:rsidDel="00877767" w:rsidRDefault="009261A9" w:rsidP="009261A9">
      <w:pPr>
        <w:pStyle w:val="BillSectionSubPara"/>
        <w:numPr>
          <w:ilvl w:val="0"/>
          <w:numId w:val="0"/>
        </w:numPr>
        <w:tabs>
          <w:tab w:val="left" w:pos="2047"/>
        </w:tabs>
        <w:ind w:left="2047" w:hanging="488"/>
        <w:rPr>
          <w:del w:id="423" w:author="Chataway, Francis [AU-AU]" w:date="2025-12-15T19:19:00Z"/>
        </w:rPr>
      </w:pPr>
      <w:del w:id="424" w:author="Chataway, Francis [AU-AU]" w:date="2025-12-15T19:19:00Z">
        <w:r w:rsidDel="00877767">
          <w:delText>(i)</w:delText>
        </w:r>
        <w:r w:rsidDel="00877767">
          <w:tab/>
        </w:r>
        <w:r w:rsidR="000E6DBA" w:rsidDel="00877767">
          <w:delText>on the disposal of the appeal, or</w:delText>
        </w:r>
      </w:del>
    </w:p>
    <w:p w14:paraId="190F8FBC" w14:textId="288B13AB" w:rsidR="000E6DBA" w:rsidDel="00877767" w:rsidRDefault="009261A9" w:rsidP="009261A9">
      <w:pPr>
        <w:pStyle w:val="BillSectionSubPara"/>
        <w:numPr>
          <w:ilvl w:val="0"/>
          <w:numId w:val="0"/>
        </w:numPr>
        <w:tabs>
          <w:tab w:val="left" w:pos="2047"/>
        </w:tabs>
        <w:ind w:left="2047" w:hanging="488"/>
        <w:rPr>
          <w:del w:id="425" w:author="Chataway, Francis [AU-AU]" w:date="2025-12-15T19:19:00Z"/>
        </w:rPr>
      </w:pPr>
      <w:del w:id="426" w:author="Chataway, Francis [AU-AU]" w:date="2025-12-15T19:19:00Z">
        <w:r w:rsidDel="00877767">
          <w:delText>(ii)</w:delText>
        </w:r>
        <w:r w:rsidDel="00877767">
          <w:tab/>
        </w:r>
        <w:r w:rsidR="000E6DBA" w:rsidDel="00877767">
          <w:delText>on its being abandoned.</w:delText>
        </w:r>
      </w:del>
    </w:p>
    <w:p w14:paraId="0509E06A" w14:textId="7A7E3FB0" w:rsidR="000E6DBA" w:rsidRPr="00035D5A" w:rsidDel="00877767" w:rsidRDefault="000E6DBA" w:rsidP="00A4433E">
      <w:pPr>
        <w:rPr>
          <w:del w:id="427" w:author="Chataway, Francis [AU-AU]" w:date="2025-12-15T19:19:00Z"/>
        </w:rPr>
      </w:pPr>
    </w:p>
    <w:p w14:paraId="66F2F010" w14:textId="30D1F61E" w:rsidR="000E6DBA" w:rsidDel="00877767" w:rsidRDefault="009261A9" w:rsidP="009261A9">
      <w:pPr>
        <w:pStyle w:val="BillSection"/>
        <w:numPr>
          <w:ilvl w:val="0"/>
          <w:numId w:val="0"/>
        </w:numPr>
        <w:tabs>
          <w:tab w:val="left" w:pos="851"/>
        </w:tabs>
        <w:ind w:left="851" w:hanging="851"/>
        <w:rPr>
          <w:del w:id="428" w:author="Chataway, Francis [AU-AU]" w:date="2025-12-15T19:19:00Z"/>
        </w:rPr>
      </w:pPr>
      <w:del w:id="429" w:author="Chataway, Francis [AU-AU]" w:date="2025-12-15T19:19:00Z">
        <w:r w:rsidDel="00877767">
          <w:delText>14</w:delText>
        </w:r>
        <w:r w:rsidDel="00877767">
          <w:tab/>
        </w:r>
        <w:r w:rsidR="000E6DBA" w:rsidDel="00877767">
          <w:delText>Power to amend periods</w:delText>
        </w:r>
      </w:del>
    </w:p>
    <w:p w14:paraId="10F08070" w14:textId="6600F6B1" w:rsidR="000E6DBA" w:rsidDel="00877767" w:rsidRDefault="000E6DBA" w:rsidP="00A4433E">
      <w:pPr>
        <w:pStyle w:val="BillSubSectionFullout"/>
        <w:rPr>
          <w:del w:id="430" w:author="Chataway, Francis [AU-AU]" w:date="2025-12-15T19:19:00Z"/>
        </w:rPr>
      </w:pPr>
      <w:del w:id="431" w:author="Chataway, Francis [AU-AU]" w:date="2025-12-15T19:19:00Z">
        <w:r w:rsidDel="00877767">
          <w:delText>The Scottish Ministers may by regulations amend—</w:delText>
        </w:r>
      </w:del>
    </w:p>
    <w:p w14:paraId="757C0E5E" w14:textId="24C22CDB" w:rsidR="000E6DBA" w:rsidDel="00877767" w:rsidRDefault="009261A9" w:rsidP="009261A9">
      <w:pPr>
        <w:pStyle w:val="BillSectionPara"/>
        <w:numPr>
          <w:ilvl w:val="0"/>
          <w:numId w:val="0"/>
        </w:numPr>
        <w:tabs>
          <w:tab w:val="left" w:pos="1418"/>
        </w:tabs>
        <w:ind w:left="1418" w:hanging="426"/>
        <w:rPr>
          <w:del w:id="432" w:author="Chataway, Francis [AU-AU]" w:date="2025-12-15T19:19:00Z"/>
        </w:rPr>
      </w:pPr>
      <w:del w:id="433" w:author="Chataway, Francis [AU-AU]" w:date="2025-12-15T19:19:00Z">
        <w:r w:rsidDel="00877767">
          <w:delText>(a)</w:delText>
        </w:r>
        <w:r w:rsidDel="00877767">
          <w:tab/>
        </w:r>
        <w:r w:rsidR="000E6DBA" w:rsidDel="00877767">
          <w:delText xml:space="preserve">the periods specified in section  </w:delText>
        </w:r>
        <w:r w:rsidR="00040C6A" w:rsidRPr="00040C6A" w:rsidDel="00877767">
          <w:rPr>
            <w:bCs/>
            <w:lang w:val="en-US"/>
          </w:rPr>
          <w:delText>9(1)</w:delText>
        </w:r>
        <w:r w:rsidR="000E6DBA" w:rsidDel="00877767">
          <w:delText>, and</w:delText>
        </w:r>
      </w:del>
    </w:p>
    <w:p w14:paraId="33402981" w14:textId="12171E28" w:rsidR="000E6DBA" w:rsidDel="00877767" w:rsidRDefault="009261A9" w:rsidP="009261A9">
      <w:pPr>
        <w:pStyle w:val="BillSectionPara"/>
        <w:numPr>
          <w:ilvl w:val="0"/>
          <w:numId w:val="0"/>
        </w:numPr>
        <w:tabs>
          <w:tab w:val="left" w:pos="1418"/>
        </w:tabs>
        <w:ind w:left="1418" w:hanging="426"/>
        <w:rPr>
          <w:del w:id="434" w:author="Chataway, Francis [AU-AU]" w:date="2025-12-15T19:19:00Z"/>
        </w:rPr>
      </w:pPr>
      <w:del w:id="435" w:author="Chataway, Francis [AU-AU]" w:date="2025-12-15T19:19:00Z">
        <w:r w:rsidDel="00877767">
          <w:delText>(b)</w:delText>
        </w:r>
        <w:r w:rsidDel="00877767">
          <w:tab/>
        </w:r>
        <w:r w:rsidR="000E6DBA" w:rsidDel="00877767">
          <w:delText xml:space="preserve">the fixed period specified in section </w:delText>
        </w:r>
        <w:r w:rsidR="00040C6A" w:rsidRPr="00040C6A" w:rsidDel="00877767">
          <w:rPr>
            <w:bCs/>
            <w:lang w:val="en-US"/>
          </w:rPr>
          <w:delText>10(2)</w:delText>
        </w:r>
        <w:r w:rsidR="000E6DBA" w:rsidDel="00877767">
          <w:delText>.</w:delText>
        </w:r>
      </w:del>
    </w:p>
    <w:p w14:paraId="3F850F5B" w14:textId="1BECAE90" w:rsidR="000E6DBA" w:rsidRPr="005C31A9" w:rsidDel="00877767" w:rsidRDefault="000E6DBA" w:rsidP="00A4433E">
      <w:pPr>
        <w:rPr>
          <w:del w:id="436" w:author="Chataway, Francis [AU-AU]" w:date="2025-12-15T19:19:00Z"/>
        </w:rPr>
      </w:pPr>
    </w:p>
    <w:p w14:paraId="6EAAF990" w14:textId="0B19E18A" w:rsidR="000E6DBA" w:rsidDel="00877767" w:rsidRDefault="000E6DBA" w:rsidP="00A4433E">
      <w:pPr>
        <w:pStyle w:val="BillItalicHeading"/>
        <w:rPr>
          <w:del w:id="437" w:author="Chataway, Francis [AU-AU]" w:date="2025-12-15T19:19:00Z"/>
        </w:rPr>
      </w:pPr>
      <w:del w:id="438" w:author="Chataway, Francis [AU-AU]" w:date="2025-12-15T19:19:00Z">
        <w:r w:rsidDel="00877767">
          <w:delText>Management of offenders</w:delText>
        </w:r>
      </w:del>
    </w:p>
    <w:p w14:paraId="3034EB8B" w14:textId="6A9ED1B1" w:rsidR="000E6DBA" w:rsidDel="00877767" w:rsidRDefault="009261A9" w:rsidP="009261A9">
      <w:pPr>
        <w:pStyle w:val="BillSection"/>
        <w:numPr>
          <w:ilvl w:val="0"/>
          <w:numId w:val="0"/>
        </w:numPr>
        <w:tabs>
          <w:tab w:val="left" w:pos="851"/>
        </w:tabs>
        <w:ind w:left="851" w:hanging="851"/>
        <w:rPr>
          <w:del w:id="439" w:author="Chataway, Francis [AU-AU]" w:date="2025-12-15T19:19:00Z"/>
        </w:rPr>
      </w:pPr>
      <w:del w:id="440" w:author="Chataway, Francis [AU-AU]" w:date="2025-12-15T19:19:00Z">
        <w:r w:rsidDel="00877767">
          <w:delText>15</w:delText>
        </w:r>
        <w:r w:rsidDel="00877767">
          <w:tab/>
        </w:r>
        <w:r w:rsidR="000E6DBA" w:rsidDel="00877767">
          <w:delText>Assessing and managing risks posed by offenders subject to notification requirements</w:delText>
        </w:r>
      </w:del>
    </w:p>
    <w:p w14:paraId="793D126D" w14:textId="6FEB28C0" w:rsidR="000E6DBA" w:rsidDel="00877767" w:rsidRDefault="009261A9" w:rsidP="009261A9">
      <w:pPr>
        <w:pStyle w:val="BillSubSection"/>
        <w:numPr>
          <w:ilvl w:val="0"/>
          <w:numId w:val="0"/>
        </w:numPr>
        <w:tabs>
          <w:tab w:val="left" w:pos="851"/>
        </w:tabs>
        <w:ind w:left="851" w:hanging="567"/>
        <w:rPr>
          <w:del w:id="441" w:author="Chataway, Francis [AU-AU]" w:date="2025-12-15T19:19:00Z"/>
        </w:rPr>
      </w:pPr>
      <w:del w:id="442" w:author="Chataway, Francis [AU-AU]" w:date="2025-12-15T19:19:00Z">
        <w:r w:rsidDel="00877767">
          <w:delText>(1)</w:delText>
        </w:r>
        <w:r w:rsidDel="00877767">
          <w:tab/>
        </w:r>
        <w:r w:rsidR="000E6DBA" w:rsidDel="00877767">
          <w:delText>Section 10 (arrangements for assessing and managing risks posed by certain offenders) of the Management of Offenders etc. (Scotland) Act 2005 is amended as follows.</w:delText>
        </w:r>
      </w:del>
    </w:p>
    <w:p w14:paraId="36F8E51F" w14:textId="0A97162B" w:rsidR="000E6DBA" w:rsidDel="00877767" w:rsidRDefault="009261A9" w:rsidP="009261A9">
      <w:pPr>
        <w:pStyle w:val="BillSubSection"/>
        <w:numPr>
          <w:ilvl w:val="0"/>
          <w:numId w:val="0"/>
        </w:numPr>
        <w:tabs>
          <w:tab w:val="left" w:pos="851"/>
        </w:tabs>
        <w:ind w:left="851" w:hanging="567"/>
        <w:rPr>
          <w:del w:id="443" w:author="Chataway, Francis [AU-AU]" w:date="2025-12-15T19:19:00Z"/>
        </w:rPr>
      </w:pPr>
      <w:del w:id="444" w:author="Chataway, Francis [AU-AU]" w:date="2025-12-15T19:19:00Z">
        <w:r w:rsidDel="00877767">
          <w:delText>(2)</w:delText>
        </w:r>
        <w:r w:rsidDel="00877767">
          <w:tab/>
        </w:r>
        <w:r w:rsidR="000E6DBA" w:rsidDel="00877767">
          <w:delText>In subsection (1), after paragraph (a) insert—</w:delText>
        </w:r>
      </w:del>
    </w:p>
    <w:p w14:paraId="057AA41E" w14:textId="6FAE0E96" w:rsidR="000E6DBA" w:rsidDel="00877767" w:rsidRDefault="000E6DBA" w:rsidP="00A4433E">
      <w:pPr>
        <w:pStyle w:val="BillInsertedText"/>
        <w:ind w:left="2268" w:hanging="522"/>
        <w:rPr>
          <w:del w:id="445" w:author="Chataway, Francis [AU-AU]" w:date="2025-12-15T19:19:00Z"/>
        </w:rPr>
      </w:pPr>
      <w:del w:id="446" w:author="Chataway, Francis [AU-AU]" w:date="2025-12-15T19:19:00Z">
        <w:r w:rsidDel="00877767">
          <w:delText>“(aa)</w:delText>
        </w:r>
        <w:r w:rsidDel="00877767">
          <w:tab/>
          <w:delText xml:space="preserve">is subject to the notification requirements of Part </w:delText>
        </w:r>
        <w:r w:rsidR="00040C6A" w:rsidRPr="00040C6A" w:rsidDel="00877767">
          <w:rPr>
            <w:bCs/>
            <w:lang w:val="en-US"/>
          </w:rPr>
          <w:delText>1</w:delText>
        </w:r>
        <w:r w:rsidDel="00877767">
          <w:delText xml:space="preserve"> of the Prevention of Domestic Abuse (Scotland) Act 2025;”.</w:delText>
        </w:r>
      </w:del>
    </w:p>
    <w:p w14:paraId="4CF6BBCF" w14:textId="794A992F" w:rsidR="000E6DBA" w:rsidDel="00877767" w:rsidRDefault="009261A9" w:rsidP="009261A9">
      <w:pPr>
        <w:pStyle w:val="BillSubSection"/>
        <w:numPr>
          <w:ilvl w:val="0"/>
          <w:numId w:val="0"/>
        </w:numPr>
        <w:tabs>
          <w:tab w:val="left" w:pos="851"/>
        </w:tabs>
        <w:ind w:left="851" w:hanging="567"/>
        <w:rPr>
          <w:del w:id="447" w:author="Chataway, Francis [AU-AU]" w:date="2025-12-15T19:19:00Z"/>
        </w:rPr>
      </w:pPr>
      <w:del w:id="448" w:author="Chataway, Francis [AU-AU]" w:date="2025-12-15T19:19:00Z">
        <w:r w:rsidDel="00877767">
          <w:delText>(3)</w:delText>
        </w:r>
        <w:r w:rsidDel="00877767">
          <w:tab/>
        </w:r>
        <w:r w:rsidR="000E6DBA" w:rsidDel="00877767">
          <w:delText>In subsection (2)(a), after “paragraph (a)” insert “or (aa),”.</w:delText>
        </w:r>
      </w:del>
    </w:p>
    <w:p w14:paraId="308FD4C8" w14:textId="3DE3ABBE" w:rsidR="000E6DBA" w:rsidRPr="00DE25DA" w:rsidDel="00877767" w:rsidRDefault="000E6DBA" w:rsidP="00A4433E">
      <w:pPr>
        <w:rPr>
          <w:del w:id="449" w:author="Chataway, Francis [AU-AU]" w:date="2025-12-15T19:19:00Z"/>
        </w:rPr>
      </w:pPr>
    </w:p>
    <w:p w14:paraId="18E2DBAB" w14:textId="47F7C403" w:rsidR="000E6DBA" w:rsidDel="00877767" w:rsidRDefault="009261A9" w:rsidP="009261A9">
      <w:pPr>
        <w:pStyle w:val="BillSection"/>
        <w:numPr>
          <w:ilvl w:val="0"/>
          <w:numId w:val="0"/>
        </w:numPr>
        <w:tabs>
          <w:tab w:val="left" w:pos="851"/>
        </w:tabs>
        <w:ind w:left="851" w:hanging="851"/>
        <w:rPr>
          <w:del w:id="450" w:author="Chataway, Francis [AU-AU]" w:date="2025-12-15T19:19:00Z"/>
        </w:rPr>
      </w:pPr>
      <w:del w:id="451" w:author="Chataway, Francis [AU-AU]" w:date="2025-12-15T19:19:00Z">
        <w:r w:rsidDel="00877767">
          <w:delText>16</w:delText>
        </w:r>
        <w:r w:rsidDel="00877767">
          <w:tab/>
        </w:r>
        <w:r w:rsidR="000E6DBA" w:rsidDel="00877767">
          <w:delText>Interpretation of Part</w:delText>
        </w:r>
      </w:del>
    </w:p>
    <w:p w14:paraId="5211EEE2" w14:textId="0F2B776D" w:rsidR="000E6DBA" w:rsidDel="00877767" w:rsidRDefault="000E6DBA" w:rsidP="00A4433E">
      <w:pPr>
        <w:pStyle w:val="BillSubSectionFullout"/>
        <w:rPr>
          <w:del w:id="452" w:author="Chataway, Francis [AU-AU]" w:date="2025-12-15T19:19:00Z"/>
        </w:rPr>
      </w:pPr>
      <w:del w:id="453" w:author="Chataway, Francis [AU-AU]" w:date="2025-12-15T19:19:00Z">
        <w:r w:rsidDel="00877767">
          <w:delText>In this Part—</w:delText>
        </w:r>
      </w:del>
    </w:p>
    <w:p w14:paraId="1506440C" w14:textId="0AF09578" w:rsidR="000E6DBA" w:rsidDel="00877767" w:rsidRDefault="000E6DBA" w:rsidP="00A4433E">
      <w:pPr>
        <w:pStyle w:val="BillSectionParaFullout"/>
        <w:rPr>
          <w:del w:id="454" w:author="Chataway, Francis [AU-AU]" w:date="2025-12-15T19:19:00Z"/>
        </w:rPr>
      </w:pPr>
      <w:del w:id="455" w:author="Chataway, Francis [AU-AU]" w:date="2025-12-15T19:19:00Z">
        <w:r w:rsidDel="00877767">
          <w:delText>“chief constable” means the chief constable of the Police Service of Scotland,</w:delText>
        </w:r>
      </w:del>
    </w:p>
    <w:p w14:paraId="2C6D4213" w14:textId="28FB9EE6" w:rsidR="000E6DBA" w:rsidRPr="00895D57" w:rsidDel="00877767" w:rsidRDefault="000E6DBA" w:rsidP="00A4433E">
      <w:pPr>
        <w:pStyle w:val="BillSectionParaFullout"/>
        <w:rPr>
          <w:del w:id="456" w:author="Chataway, Francis [AU-AU]" w:date="2025-12-15T19:19:00Z"/>
        </w:rPr>
      </w:pPr>
      <w:del w:id="457" w:author="Chataway, Francis [AU-AU]" w:date="2025-12-15T19:19:00Z">
        <w:r w:rsidDel="00877767">
          <w:delText>“conviction”, in relation to a domestic abuse offender, means (except where the context requires otherwise) the conviction for an offence by virtue of which the offender is subject to the notification requirements of this Part,</w:delText>
        </w:r>
      </w:del>
    </w:p>
    <w:p w14:paraId="768C91D7" w14:textId="2B36BA29" w:rsidR="000E6DBA" w:rsidDel="00877767" w:rsidRDefault="000E6DBA" w:rsidP="00A4433E">
      <w:pPr>
        <w:pStyle w:val="BillSectionParaFullout"/>
        <w:rPr>
          <w:del w:id="458" w:author="Chataway, Francis [AU-AU]" w:date="2025-12-15T19:19:00Z"/>
        </w:rPr>
      </w:pPr>
      <w:del w:id="459" w:author="Chataway, Francis [AU-AU]" w:date="2025-12-15T19:19:00Z">
        <w:r w:rsidDel="00877767">
          <w:delText xml:space="preserve">“domestic abuse offender” has the meaning given in section </w:delText>
        </w:r>
        <w:r w:rsidR="00040C6A" w:rsidRPr="00040C6A" w:rsidDel="00877767">
          <w:rPr>
            <w:bCs/>
            <w:lang w:val="en-US"/>
          </w:rPr>
          <w:delText>1(3)</w:delText>
        </w:r>
        <w:r w:rsidDel="00877767">
          <w:delText>,</w:delText>
        </w:r>
      </w:del>
    </w:p>
    <w:p w14:paraId="09C3D520" w14:textId="14CF113A" w:rsidR="000E6DBA" w:rsidDel="00877767" w:rsidRDefault="000E6DBA" w:rsidP="00A4433E">
      <w:pPr>
        <w:pStyle w:val="BillSectionParaFullout"/>
        <w:rPr>
          <w:del w:id="460" w:author="Chataway, Francis [AU-AU]" w:date="2025-12-15T19:19:00Z"/>
        </w:rPr>
      </w:pPr>
      <w:del w:id="461" w:author="Chataway, Francis [AU-AU]" w:date="2025-12-15T19:19:00Z">
        <w:r w:rsidDel="00877767">
          <w:delText xml:space="preserve">“home address” has the meaning given in section </w:delText>
        </w:r>
        <w:r w:rsidR="00040C6A" w:rsidRPr="00040C6A" w:rsidDel="00877767">
          <w:rPr>
            <w:bCs/>
            <w:lang w:val="en-US"/>
          </w:rPr>
          <w:delText>3(6)</w:delText>
        </w:r>
        <w:r w:rsidDel="00877767">
          <w:delText>,</w:delText>
        </w:r>
      </w:del>
    </w:p>
    <w:p w14:paraId="38D3F562" w14:textId="080DC96D" w:rsidR="000E6DBA" w:rsidRPr="0046060C" w:rsidDel="00877767" w:rsidRDefault="000E6DBA" w:rsidP="00A4433E">
      <w:pPr>
        <w:pStyle w:val="BillSectionParaFullout"/>
        <w:rPr>
          <w:del w:id="462" w:author="Chataway, Francis [AU-AU]" w:date="2025-12-15T19:19:00Z"/>
        </w:rPr>
      </w:pPr>
      <w:del w:id="463" w:author="Chataway, Francis [AU-AU]" w:date="2025-12-15T19:19:00Z">
        <w:r w:rsidDel="00877767">
          <w:delText>“imprisonment” includes detention,</w:delText>
        </w:r>
      </w:del>
    </w:p>
    <w:p w14:paraId="36797264" w14:textId="74BA385F" w:rsidR="000E6DBA" w:rsidDel="00877767" w:rsidRDefault="000E6DBA" w:rsidP="00A4433E">
      <w:pPr>
        <w:pStyle w:val="BillSectionParaFullout"/>
        <w:rPr>
          <w:del w:id="464" w:author="Chataway, Francis [AU-AU]" w:date="2025-12-15T19:19:00Z"/>
        </w:rPr>
      </w:pPr>
      <w:del w:id="465" w:author="Chataway, Francis [AU-AU]" w:date="2025-12-15T19:19:00Z">
        <w:r w:rsidDel="00877767">
          <w:delText xml:space="preserve">“offence involving domestic abuse” has the meaning given in section </w:delText>
        </w:r>
        <w:r w:rsidR="00040C6A" w:rsidRPr="00040C6A" w:rsidDel="00877767">
          <w:rPr>
            <w:bCs/>
            <w:lang w:val="en-US"/>
          </w:rPr>
          <w:delText>1(2)</w:delText>
        </w:r>
        <w:r w:rsidDel="00877767">
          <w:delText>,</w:delText>
        </w:r>
      </w:del>
    </w:p>
    <w:p w14:paraId="6C262C3C" w14:textId="69325A43" w:rsidR="000E6DBA" w:rsidDel="00877767" w:rsidRDefault="000E6DBA" w:rsidP="00A4433E">
      <w:pPr>
        <w:pStyle w:val="BillSectionParaFullout"/>
        <w:rPr>
          <w:del w:id="466" w:author="Chataway, Francis [AU-AU]" w:date="2025-12-15T19:19:00Z"/>
        </w:rPr>
      </w:pPr>
      <w:del w:id="467" w:author="Chataway, Francis [AU-AU]" w:date="2025-12-15T19:19:00Z">
        <w:r w:rsidDel="00877767">
          <w:delText>“passport” means—</w:delText>
        </w:r>
      </w:del>
    </w:p>
    <w:p w14:paraId="0F7BE5B2" w14:textId="4737AA9C" w:rsidR="000E6DBA" w:rsidDel="00877767" w:rsidRDefault="009261A9" w:rsidP="009261A9">
      <w:pPr>
        <w:pStyle w:val="BillSectionPara"/>
        <w:numPr>
          <w:ilvl w:val="0"/>
          <w:numId w:val="0"/>
        </w:numPr>
        <w:tabs>
          <w:tab w:val="left" w:pos="1418"/>
        </w:tabs>
        <w:ind w:left="2047" w:hanging="488"/>
        <w:rPr>
          <w:del w:id="468" w:author="Chataway, Francis [AU-AU]" w:date="2025-12-15T19:19:00Z"/>
        </w:rPr>
      </w:pPr>
      <w:del w:id="469" w:author="Chataway, Francis [AU-AU]" w:date="2025-12-15T19:19:00Z">
        <w:r w:rsidDel="00877767">
          <w:delText>(a)</w:delText>
        </w:r>
        <w:r w:rsidDel="00877767">
          <w:tab/>
        </w:r>
        <w:r w:rsidR="000E6DBA" w:rsidDel="00877767">
          <w:delText>a United Kingdom passport within the meaning of the Immigration Act 1971 (c. 77),</w:delText>
        </w:r>
      </w:del>
    </w:p>
    <w:p w14:paraId="1F27A6B9" w14:textId="00557530" w:rsidR="000E6DBA" w:rsidDel="00877767" w:rsidRDefault="009261A9" w:rsidP="009261A9">
      <w:pPr>
        <w:pStyle w:val="BillSectionPara"/>
        <w:numPr>
          <w:ilvl w:val="0"/>
          <w:numId w:val="0"/>
        </w:numPr>
        <w:tabs>
          <w:tab w:val="left" w:pos="1418"/>
        </w:tabs>
        <w:ind w:left="2047" w:hanging="488"/>
        <w:rPr>
          <w:del w:id="470" w:author="Chataway, Francis [AU-AU]" w:date="2025-12-15T19:19:00Z"/>
        </w:rPr>
      </w:pPr>
      <w:del w:id="471" w:author="Chataway, Francis [AU-AU]" w:date="2025-12-15T19:19:00Z">
        <w:r w:rsidDel="00877767">
          <w:delText>(b)</w:delText>
        </w:r>
        <w:r w:rsidDel="00877767">
          <w:tab/>
        </w:r>
        <w:r w:rsidR="000E6DBA" w:rsidDel="00877767">
          <w:delText>a passport issued by or on behalf of the authorities of a country outside the United Kingdom, or by or on behalf of an international organisation,</w:delText>
        </w:r>
      </w:del>
    </w:p>
    <w:p w14:paraId="4F33BE81" w14:textId="4BCD258A" w:rsidR="000E6DBA" w:rsidDel="00877767" w:rsidRDefault="009261A9" w:rsidP="009261A9">
      <w:pPr>
        <w:pStyle w:val="BillSectionPara"/>
        <w:numPr>
          <w:ilvl w:val="0"/>
          <w:numId w:val="0"/>
        </w:numPr>
        <w:tabs>
          <w:tab w:val="left" w:pos="1418"/>
        </w:tabs>
        <w:ind w:left="2047" w:hanging="488"/>
        <w:rPr>
          <w:del w:id="472" w:author="Chataway, Francis [AU-AU]" w:date="2025-12-15T19:19:00Z"/>
        </w:rPr>
      </w:pPr>
      <w:del w:id="473" w:author="Chataway, Francis [AU-AU]" w:date="2025-12-15T19:19:00Z">
        <w:r w:rsidDel="00877767">
          <w:delText>(c)</w:delText>
        </w:r>
        <w:r w:rsidDel="00877767">
          <w:tab/>
        </w:r>
        <w:r w:rsidR="000E6DBA" w:rsidDel="00877767">
          <w:delText>a document that can be used (in some or all circumstances) instead of a passport.</w:delText>
        </w:r>
      </w:del>
    </w:p>
    <w:p w14:paraId="0F2036A7" w14:textId="1825FD3F" w:rsidR="000E6DBA" w:rsidDel="00877767" w:rsidRDefault="000E6DBA" w:rsidP="00A4433E">
      <w:pPr>
        <w:rPr>
          <w:del w:id="474" w:author="Chataway, Francis [AU-AU]" w:date="2025-12-15T19:19:00Z"/>
        </w:rPr>
      </w:pPr>
    </w:p>
    <w:p w14:paraId="61DD6BB3" w14:textId="047112C3" w:rsidR="000E6DBA" w:rsidRPr="00895D57" w:rsidDel="00877767" w:rsidRDefault="000E6DBA" w:rsidP="00A4433E">
      <w:pPr>
        <w:pStyle w:val="BillSectionParaFullout"/>
        <w:rPr>
          <w:del w:id="475" w:author="Chataway, Francis [AU-AU]" w:date="2025-12-15T19:19:00Z"/>
        </w:rPr>
      </w:pPr>
    </w:p>
    <w:p w14:paraId="0679935D" w14:textId="0BF0B505" w:rsidR="000E6DBA" w:rsidDel="00877767" w:rsidRDefault="000E6DBA" w:rsidP="00A4433E">
      <w:pPr>
        <w:pStyle w:val="BillPartNumber"/>
        <w:rPr>
          <w:del w:id="476" w:author="Chataway, Francis [AU-AU]" w:date="2025-12-15T19:19:00Z"/>
        </w:rPr>
      </w:pPr>
      <w:del w:id="477" w:author="Chataway, Francis [AU-AU]" w:date="2025-12-15T19:19:00Z">
        <w:r w:rsidDel="00877767">
          <w:delText xml:space="preserve">Part </w:delText>
        </w:r>
        <w:r w:rsidR="00040C6A" w:rsidDel="00877767">
          <w:rPr>
            <w:noProof/>
          </w:rPr>
          <w:delText>2</w:delText>
        </w:r>
      </w:del>
    </w:p>
    <w:p w14:paraId="01170864" w14:textId="1087AD85" w:rsidR="000E6DBA" w:rsidDel="00877767" w:rsidRDefault="000E6DBA" w:rsidP="00A4433E">
      <w:pPr>
        <w:pStyle w:val="BillPartTitle"/>
        <w:rPr>
          <w:del w:id="478" w:author="Chataway, Francis [AU-AU]" w:date="2025-12-15T19:19:00Z"/>
        </w:rPr>
      </w:pPr>
      <w:del w:id="479" w:author="Chataway, Francis [AU-AU]" w:date="2025-12-15T19:19:00Z">
        <w:r w:rsidDel="00877767">
          <w:delText>Assessment of offenders for rehabilitation programmes and services</w:delText>
        </w:r>
      </w:del>
    </w:p>
    <w:p w14:paraId="6BA9A13E" w14:textId="46214385" w:rsidR="000E6DBA" w:rsidRPr="001744FE" w:rsidDel="00877767" w:rsidRDefault="009261A9" w:rsidP="009261A9">
      <w:pPr>
        <w:pStyle w:val="BillSection"/>
        <w:numPr>
          <w:ilvl w:val="0"/>
          <w:numId w:val="0"/>
        </w:numPr>
        <w:tabs>
          <w:tab w:val="left" w:pos="851"/>
        </w:tabs>
        <w:ind w:left="851" w:hanging="851"/>
        <w:rPr>
          <w:del w:id="480" w:author="Chataway, Francis [AU-AU]" w:date="2025-12-15T19:19:00Z"/>
        </w:rPr>
      </w:pPr>
      <w:del w:id="481" w:author="Chataway, Francis [AU-AU]" w:date="2025-12-15T19:19:00Z">
        <w:r w:rsidRPr="001744FE" w:rsidDel="00877767">
          <w:delText>17</w:delText>
        </w:r>
        <w:r w:rsidRPr="001744FE" w:rsidDel="00877767">
          <w:tab/>
        </w:r>
        <w:r w:rsidR="000E6DBA" w:rsidDel="00877767">
          <w:delText>Assessment of offenders prior to sentencing</w:delText>
        </w:r>
      </w:del>
    </w:p>
    <w:p w14:paraId="659BBB36" w14:textId="6E34BF3A" w:rsidR="000E6DBA" w:rsidDel="00877767" w:rsidRDefault="000E6DBA" w:rsidP="00A4433E">
      <w:pPr>
        <w:pStyle w:val="BillSubSectionFullout"/>
        <w:rPr>
          <w:del w:id="482" w:author="Chataway, Francis [AU-AU]" w:date="2025-12-15T19:19:00Z"/>
        </w:rPr>
      </w:pPr>
      <w:del w:id="483" w:author="Chataway, Francis [AU-AU]" w:date="2025-12-15T19:19:00Z">
        <w:r w:rsidDel="00877767">
          <w:delText>After section 203 (reports) of the Criminal Procedure (Scotland) Act 1995 insert—</w:delText>
        </w:r>
      </w:del>
    </w:p>
    <w:p w14:paraId="2269FD61" w14:textId="6272920A" w:rsidR="000E6DBA" w:rsidDel="00877767" w:rsidRDefault="000E6DBA" w:rsidP="00A4433E">
      <w:pPr>
        <w:pStyle w:val="BillInsertedText"/>
        <w:ind w:left="1701" w:hanging="935"/>
        <w:rPr>
          <w:del w:id="484" w:author="Chataway, Francis [AU-AU]" w:date="2025-12-15T19:19:00Z"/>
          <w:b/>
          <w:bCs/>
        </w:rPr>
      </w:pPr>
      <w:del w:id="485" w:author="Chataway, Francis [AU-AU]" w:date="2025-12-15T19:19:00Z">
        <w:r w:rsidDel="00877767">
          <w:delText>“</w:delText>
        </w:r>
        <w:r w:rsidRPr="00FD0945" w:rsidDel="00877767">
          <w:rPr>
            <w:b/>
            <w:bCs/>
          </w:rPr>
          <w:delText>203</w:delText>
        </w:r>
        <w:r w:rsidDel="00877767">
          <w:rPr>
            <w:b/>
            <w:bCs/>
          </w:rPr>
          <w:delText>Z</w:delText>
        </w:r>
        <w:r w:rsidRPr="00FD0945" w:rsidDel="00877767">
          <w:rPr>
            <w:b/>
            <w:bCs/>
          </w:rPr>
          <w:delText>A</w:delText>
        </w:r>
        <w:r w:rsidRPr="00FD0945" w:rsidDel="00877767">
          <w:rPr>
            <w:b/>
            <w:bCs/>
          </w:rPr>
          <w:tab/>
        </w:r>
        <w:r w:rsidDel="00877767">
          <w:rPr>
            <w:b/>
            <w:bCs/>
          </w:rPr>
          <w:delText>Reports in domestic abuse cases</w:delText>
        </w:r>
      </w:del>
    </w:p>
    <w:p w14:paraId="572A4841" w14:textId="637A45E6" w:rsidR="000E6DBA" w:rsidDel="00877767" w:rsidRDefault="000E6DBA" w:rsidP="00A4433E">
      <w:pPr>
        <w:pStyle w:val="BillInsertedText"/>
        <w:ind w:left="1701" w:hanging="567"/>
        <w:rPr>
          <w:del w:id="486" w:author="Chataway, Francis [AU-AU]" w:date="2025-12-15T19:19:00Z"/>
        </w:rPr>
      </w:pPr>
      <w:del w:id="487" w:author="Chataway, Francis [AU-AU]" w:date="2025-12-15T19:19:00Z">
        <w:r w:rsidDel="00877767">
          <w:delText>(1)</w:delText>
        </w:r>
        <w:r w:rsidDel="00877767">
          <w:tab/>
          <w:delText>This section applies in a case where a person (“the offender”) is—</w:delText>
        </w:r>
      </w:del>
    </w:p>
    <w:p w14:paraId="0C22D389" w14:textId="1E632048" w:rsidR="000E6DBA" w:rsidDel="00877767" w:rsidRDefault="000E6DBA" w:rsidP="00A4433E">
      <w:pPr>
        <w:pStyle w:val="BillInsertedText"/>
        <w:ind w:left="2268" w:hanging="425"/>
        <w:rPr>
          <w:del w:id="488" w:author="Chataway, Francis [AU-AU]" w:date="2025-12-15T19:19:00Z"/>
        </w:rPr>
      </w:pPr>
      <w:del w:id="489" w:author="Chataway, Francis [AU-AU]" w:date="2025-12-15T19:19:00Z">
        <w:r w:rsidDel="00877767">
          <w:delText>(a)</w:delText>
        </w:r>
        <w:r w:rsidDel="00877767">
          <w:tab/>
          <w:delText>convicted on indictment of an offence involving domestic abuse, or</w:delText>
        </w:r>
      </w:del>
    </w:p>
    <w:p w14:paraId="2F19F428" w14:textId="39DB837E" w:rsidR="000E6DBA" w:rsidDel="00877767" w:rsidRDefault="000E6DBA" w:rsidP="00A4433E">
      <w:pPr>
        <w:pStyle w:val="BillInsertedText"/>
        <w:ind w:left="2268" w:hanging="425"/>
        <w:rPr>
          <w:del w:id="490" w:author="Chataway, Francis [AU-AU]" w:date="2025-12-15T19:19:00Z"/>
        </w:rPr>
      </w:pPr>
      <w:del w:id="491" w:author="Chataway, Francis [AU-AU]" w:date="2025-12-15T19:19:00Z">
        <w:r w:rsidDel="00877767">
          <w:delText>(b)</w:delText>
        </w:r>
        <w:r w:rsidDel="00877767">
          <w:tab/>
          <w:delText>convicted of such an offence in summary proceedings, having previously been convicted (whether in summary proceedings or on indictment and whether before or after the coming into force of this section) of such an offence.</w:delText>
        </w:r>
      </w:del>
    </w:p>
    <w:p w14:paraId="11B85DA7" w14:textId="4687B036" w:rsidR="000E6DBA" w:rsidDel="00877767" w:rsidRDefault="000E6DBA" w:rsidP="00A4433E">
      <w:pPr>
        <w:pStyle w:val="BillInsertedText"/>
        <w:ind w:left="1701" w:hanging="567"/>
        <w:rPr>
          <w:del w:id="492" w:author="Chataway, Francis [AU-AU]" w:date="2025-12-15T19:19:00Z"/>
        </w:rPr>
      </w:pPr>
      <w:del w:id="493" w:author="Chataway, Francis [AU-AU]" w:date="2025-12-15T19:19:00Z">
        <w:r w:rsidDel="00877767">
          <w:delText>(2)</w:delText>
        </w:r>
        <w:r w:rsidDel="00877767">
          <w:tab/>
          <w:delText>Before disposing of the case, the court must obtain a report from the local authority in whose area the offender resides setting out an assessment of the suitability of the offender for participation in a programme of appropriate rehabilitation services.</w:delText>
        </w:r>
      </w:del>
    </w:p>
    <w:p w14:paraId="68ED8F34" w14:textId="010BDF00" w:rsidR="000E6DBA" w:rsidRPr="00E019FE" w:rsidDel="00877767" w:rsidRDefault="000E6DBA" w:rsidP="00A4433E">
      <w:pPr>
        <w:pStyle w:val="BillInsertedText"/>
        <w:ind w:left="1701" w:hanging="567"/>
        <w:rPr>
          <w:del w:id="494" w:author="Chataway, Francis [AU-AU]" w:date="2025-12-15T19:19:00Z"/>
        </w:rPr>
      </w:pPr>
      <w:del w:id="495" w:author="Chataway, Francis [AU-AU]" w:date="2025-12-15T19:19:00Z">
        <w:r w:rsidDel="00877767">
          <w:delText>(3)</w:delText>
        </w:r>
        <w:r w:rsidDel="00877767">
          <w:tab/>
        </w:r>
        <w:r w:rsidRPr="00E019FE" w:rsidDel="00877767">
          <w:delText>However, if there is available to the court a report from a local authority—</w:delText>
        </w:r>
      </w:del>
    </w:p>
    <w:p w14:paraId="7C9BBF4A" w14:textId="1538A0E9" w:rsidR="000E6DBA" w:rsidRPr="00E019FE" w:rsidDel="00877767" w:rsidRDefault="000E6DBA" w:rsidP="00A4433E">
      <w:pPr>
        <w:pStyle w:val="BillInsertedText"/>
        <w:ind w:left="2268" w:hanging="425"/>
        <w:rPr>
          <w:del w:id="496" w:author="Chataway, Francis [AU-AU]" w:date="2025-12-15T19:19:00Z"/>
        </w:rPr>
      </w:pPr>
      <w:del w:id="497" w:author="Chataway, Francis [AU-AU]" w:date="2025-12-15T19:19:00Z">
        <w:r w:rsidDel="00877767">
          <w:delText>(a)</w:delText>
        </w:r>
        <w:r w:rsidDel="00877767">
          <w:tab/>
        </w:r>
        <w:r w:rsidRPr="00E019FE" w:rsidDel="00877767">
          <w:delText>of the kind described in subsection (</w:delText>
        </w:r>
        <w:r w:rsidDel="00877767">
          <w:delText>2</w:delText>
        </w:r>
        <w:r w:rsidRPr="00E019FE" w:rsidDel="00877767">
          <w:delText>) above</w:delText>
        </w:r>
        <w:r w:rsidDel="00877767">
          <w:delText>,</w:delText>
        </w:r>
        <w:r w:rsidRPr="00E019FE" w:rsidDel="00877767">
          <w:delText xml:space="preserve"> and</w:delText>
        </w:r>
      </w:del>
    </w:p>
    <w:p w14:paraId="7E066E51" w14:textId="39781A48" w:rsidR="000E6DBA" w:rsidRPr="00E019FE" w:rsidDel="00877767" w:rsidRDefault="000E6DBA" w:rsidP="00A4433E">
      <w:pPr>
        <w:pStyle w:val="BillInsertedText"/>
        <w:ind w:left="2268" w:hanging="425"/>
        <w:rPr>
          <w:del w:id="498" w:author="Chataway, Francis [AU-AU]" w:date="2025-12-15T19:19:00Z"/>
        </w:rPr>
      </w:pPr>
      <w:del w:id="499" w:author="Chataway, Francis [AU-AU]" w:date="2025-12-15T19:19:00Z">
        <w:r w:rsidDel="00877767">
          <w:delText>(b)</w:delText>
        </w:r>
        <w:r w:rsidDel="00877767">
          <w:tab/>
        </w:r>
        <w:r w:rsidRPr="00E019FE" w:rsidDel="00877767">
          <w:delText xml:space="preserve">which was prepared in relation to the </w:delText>
        </w:r>
        <w:r w:rsidDel="00877767">
          <w:delText>offender</w:delText>
        </w:r>
        <w:r w:rsidRPr="00E019FE" w:rsidDel="00877767">
          <w:delText xml:space="preserve"> not more than 3 months before the </w:delText>
        </w:r>
        <w:r w:rsidDel="00877767">
          <w:delText>offender</w:delText>
        </w:r>
        <w:r w:rsidRPr="00E019FE" w:rsidDel="00877767">
          <w:delText xml:space="preserve"> was convicted of the offence,</w:delText>
        </w:r>
      </w:del>
    </w:p>
    <w:p w14:paraId="57C3241E" w14:textId="24CBF270" w:rsidR="000E6DBA" w:rsidRPr="00E019FE" w:rsidDel="00877767" w:rsidRDefault="000E6DBA" w:rsidP="00A4433E">
      <w:pPr>
        <w:pStyle w:val="BillInsertedText"/>
        <w:ind w:left="1701"/>
        <w:rPr>
          <w:del w:id="500" w:author="Chataway, Francis [AU-AU]" w:date="2025-12-15T19:19:00Z"/>
        </w:rPr>
      </w:pPr>
      <w:del w:id="501" w:author="Chataway, Francis [AU-AU]" w:date="2025-12-15T19:19:00Z">
        <w:r w:rsidRPr="00E019FE" w:rsidDel="00877767">
          <w:delText xml:space="preserve">the court need not obtain another report of that kind before disposing of the case unless it considers, following representations made by or on behalf of the </w:delText>
        </w:r>
        <w:r w:rsidDel="00877767">
          <w:delText>offender</w:delText>
        </w:r>
        <w:r w:rsidRPr="00E019FE" w:rsidDel="00877767">
          <w:delText xml:space="preserve"> as to the </w:delText>
        </w:r>
        <w:r w:rsidDel="00877767">
          <w:delText>offender</w:delText>
        </w:r>
        <w:r w:rsidRPr="00E019FE" w:rsidDel="00877767">
          <w:delText>'s circumstances, that it is appropriate to obtain another report.</w:delText>
        </w:r>
      </w:del>
    </w:p>
    <w:p w14:paraId="744D7520" w14:textId="5D51B902" w:rsidR="000E6DBA" w:rsidDel="00877767" w:rsidRDefault="000E6DBA" w:rsidP="00A4433E">
      <w:pPr>
        <w:pStyle w:val="BillInsertedText"/>
        <w:ind w:left="1701" w:hanging="567"/>
        <w:rPr>
          <w:del w:id="502" w:author="Chataway, Francis [AU-AU]" w:date="2025-12-15T19:19:00Z"/>
        </w:rPr>
      </w:pPr>
      <w:del w:id="503" w:author="Chataway, Francis [AU-AU]" w:date="2025-12-15T19:19:00Z">
        <w:r w:rsidDel="00877767">
          <w:delText>(4)</w:delText>
        </w:r>
        <w:r w:rsidDel="00877767">
          <w:tab/>
          <w:delText>A copy of a report obtained by a court under this section must be given by the clerk of the court to—</w:delText>
        </w:r>
      </w:del>
    </w:p>
    <w:p w14:paraId="5A9351D9" w14:textId="074EF8B1" w:rsidR="000E6DBA" w:rsidDel="00877767" w:rsidRDefault="000E6DBA" w:rsidP="00A4433E">
      <w:pPr>
        <w:pStyle w:val="BillInsertedText"/>
        <w:ind w:left="2268" w:hanging="425"/>
        <w:rPr>
          <w:del w:id="504" w:author="Chataway, Francis [AU-AU]" w:date="2025-12-15T19:19:00Z"/>
        </w:rPr>
      </w:pPr>
      <w:del w:id="505" w:author="Chataway, Francis [AU-AU]" w:date="2025-12-15T19:19:00Z">
        <w:r w:rsidDel="00877767">
          <w:delText>(a)</w:delText>
        </w:r>
        <w:r w:rsidDel="00877767">
          <w:tab/>
          <w:delText>the offender,</w:delText>
        </w:r>
      </w:del>
    </w:p>
    <w:p w14:paraId="60B7CA2C" w14:textId="5E1E43C6" w:rsidR="000E6DBA" w:rsidDel="00877767" w:rsidRDefault="000E6DBA" w:rsidP="00A4433E">
      <w:pPr>
        <w:pStyle w:val="BillInsertedText"/>
        <w:ind w:left="2268" w:hanging="425"/>
        <w:rPr>
          <w:del w:id="506" w:author="Chataway, Francis [AU-AU]" w:date="2025-12-15T19:19:00Z"/>
        </w:rPr>
      </w:pPr>
      <w:del w:id="507" w:author="Chataway, Francis [AU-AU]" w:date="2025-12-15T19:19:00Z">
        <w:r w:rsidDel="00877767">
          <w:delText>(b)</w:delText>
        </w:r>
        <w:r w:rsidDel="00877767">
          <w:tab/>
          <w:delText>the offender’s solicitor (if any), and</w:delText>
        </w:r>
      </w:del>
    </w:p>
    <w:p w14:paraId="05D3D9BF" w14:textId="03C2412C" w:rsidR="000E6DBA" w:rsidDel="00877767" w:rsidRDefault="000E6DBA" w:rsidP="00A4433E">
      <w:pPr>
        <w:pStyle w:val="BillInsertedText"/>
        <w:ind w:left="2268" w:hanging="425"/>
        <w:rPr>
          <w:del w:id="508" w:author="Chataway, Francis [AU-AU]" w:date="2025-12-15T19:19:00Z"/>
        </w:rPr>
      </w:pPr>
      <w:del w:id="509" w:author="Chataway, Francis [AU-AU]" w:date="2025-12-15T19:19:00Z">
        <w:r w:rsidDel="00877767">
          <w:delText>(c)</w:delText>
        </w:r>
        <w:r w:rsidDel="00877767">
          <w:tab/>
          <w:delText>the prosecutor.</w:delText>
        </w:r>
      </w:del>
    </w:p>
    <w:p w14:paraId="2B552D1C" w14:textId="2C5176B2" w:rsidR="000E6DBA" w:rsidDel="00877767" w:rsidRDefault="000E6DBA" w:rsidP="00A4433E">
      <w:pPr>
        <w:pStyle w:val="BillInsertedText"/>
        <w:ind w:left="1701" w:hanging="567"/>
        <w:rPr>
          <w:del w:id="510" w:author="Chataway, Francis [AU-AU]" w:date="2025-12-15T19:19:00Z"/>
        </w:rPr>
      </w:pPr>
      <w:del w:id="511" w:author="Chataway, Francis [AU-AU]" w:date="2025-12-15T19:19:00Z">
        <w:r w:rsidDel="00877767">
          <w:delText>(5)</w:delText>
        </w:r>
        <w:r w:rsidDel="00877767">
          <w:tab/>
          <w:delText>In this section—</w:delText>
        </w:r>
      </w:del>
    </w:p>
    <w:p w14:paraId="7DB051E7" w14:textId="1B77A9F5" w:rsidR="000E6DBA" w:rsidDel="00877767" w:rsidRDefault="000E6DBA" w:rsidP="00A4433E">
      <w:pPr>
        <w:pStyle w:val="BillInsertedText"/>
        <w:ind w:left="2268" w:hanging="108"/>
        <w:rPr>
          <w:del w:id="512" w:author="Chataway, Francis [AU-AU]" w:date="2025-12-15T19:19:00Z"/>
        </w:rPr>
      </w:pPr>
      <w:del w:id="513" w:author="Chataway, Francis [AU-AU]" w:date="2025-12-15T19:19:00Z">
        <w:r w:rsidDel="00877767">
          <w:delText>“offence involving domestic abuse” means—</w:delText>
        </w:r>
      </w:del>
    </w:p>
    <w:p w14:paraId="7042F6BD" w14:textId="54813115" w:rsidR="000E6DBA" w:rsidDel="00877767" w:rsidRDefault="000E6DBA" w:rsidP="00A4433E">
      <w:pPr>
        <w:pStyle w:val="BillInsertedText"/>
        <w:ind w:left="2835" w:hanging="488"/>
        <w:rPr>
          <w:del w:id="514" w:author="Chataway, Francis [AU-AU]" w:date="2025-12-15T19:19:00Z"/>
        </w:rPr>
      </w:pPr>
      <w:del w:id="515" w:author="Chataway, Francis [AU-AU]" w:date="2025-12-15T19:19:00Z">
        <w:r w:rsidDel="00877767">
          <w:delText>(a)</w:delText>
        </w:r>
        <w:r w:rsidDel="00877767">
          <w:tab/>
          <w:delText>an offence under section 1(1) (abusive behaviour towards partner or ex-partner) of the Domestic Abuse (Scotland) Act 2018,</w:delText>
        </w:r>
      </w:del>
    </w:p>
    <w:p w14:paraId="5400992F" w14:textId="52C61FF9" w:rsidR="000E6DBA" w:rsidDel="00877767" w:rsidRDefault="000E6DBA" w:rsidP="00A4433E">
      <w:pPr>
        <w:pStyle w:val="BillInsertedText"/>
        <w:ind w:left="2835" w:hanging="488"/>
        <w:rPr>
          <w:del w:id="516" w:author="Chataway, Francis [AU-AU]" w:date="2025-12-15T19:19:00Z"/>
        </w:rPr>
      </w:pPr>
      <w:del w:id="517" w:author="Chataway, Francis [AU-AU]" w:date="2025-12-15T19:19:00Z">
        <w:r w:rsidDel="00877767">
          <w:delText>(b)</w:delText>
        </w:r>
        <w:r w:rsidDel="00877767">
          <w:tab/>
          <w:delText>an offence under section 7 (breach of domestic abuse protection notice) of the Domestic Abuse (Protection) (Scotland) Act 2021,</w:delText>
        </w:r>
      </w:del>
    </w:p>
    <w:p w14:paraId="360188E6" w14:textId="54CA8E14" w:rsidR="000E6DBA" w:rsidDel="00877767" w:rsidRDefault="000E6DBA" w:rsidP="00A4433E">
      <w:pPr>
        <w:pStyle w:val="BillInsertedText"/>
        <w:ind w:left="2835" w:hanging="488"/>
        <w:rPr>
          <w:del w:id="518" w:author="Chataway, Francis [AU-AU]" w:date="2025-12-15T19:19:00Z"/>
        </w:rPr>
      </w:pPr>
      <w:del w:id="519" w:author="Chataway, Francis [AU-AU]" w:date="2025-12-15T19:19:00Z">
        <w:r w:rsidDel="00877767">
          <w:delText>(c)</w:delText>
        </w:r>
        <w:r w:rsidDel="00877767">
          <w:tab/>
          <w:delText>an offence under section 17 (breach of domestic abuse protection order) of that Act,</w:delText>
        </w:r>
      </w:del>
    </w:p>
    <w:p w14:paraId="73EDBDD0" w14:textId="376D98B3" w:rsidR="000E6DBA" w:rsidDel="00877767" w:rsidRDefault="000E6DBA" w:rsidP="00A4433E">
      <w:pPr>
        <w:pStyle w:val="BillInsertedText"/>
        <w:ind w:left="2835" w:hanging="488"/>
        <w:rPr>
          <w:del w:id="520" w:author="Chataway, Francis [AU-AU]" w:date="2025-12-15T19:19:00Z"/>
        </w:rPr>
      </w:pPr>
      <w:del w:id="521" w:author="Chataway, Francis [AU-AU]" w:date="2025-12-15T19:19:00Z">
        <w:r w:rsidDel="00877767">
          <w:delText>(d)</w:delText>
        </w:r>
        <w:r w:rsidDel="00877767">
          <w:tab/>
          <w:delText>any other offence where the offence is aggravated as described in section 1(1)(a) (aggravation where abuse of partner or ex-partner) of the Abusive Behaviour and Sexual Harm (Scotland) Act 2016,</w:delText>
        </w:r>
      </w:del>
    </w:p>
    <w:p w14:paraId="0297C1BD" w14:textId="67681AB2" w:rsidR="000E6DBA" w:rsidDel="00877767" w:rsidRDefault="000E6DBA" w:rsidP="00A4433E">
      <w:pPr>
        <w:pStyle w:val="BillInsertedText"/>
        <w:ind w:left="2268" w:hanging="425"/>
        <w:rPr>
          <w:del w:id="522" w:author="Chataway, Francis [AU-AU]" w:date="2025-12-15T19:19:00Z"/>
        </w:rPr>
      </w:pPr>
      <w:del w:id="523" w:author="Chataway, Francis [AU-AU]" w:date="2025-12-15T19:19:00Z">
        <w:r w:rsidDel="00877767">
          <w:tab/>
          <w:delText>“programme of appropriate rehabilitation services” means a programme of services and activities, specifically for persons convicted of an offence involving domestic abuse, providing advice, guidance, help and support designed to eliminate or reduce the risk of committing further offences involving domestic abuse.”.</w:delText>
        </w:r>
      </w:del>
    </w:p>
    <w:p w14:paraId="12F015CD" w14:textId="1FD51341" w:rsidR="000E6DBA" w:rsidDel="00877767" w:rsidRDefault="000E6DBA" w:rsidP="00A4433E">
      <w:pPr>
        <w:rPr>
          <w:del w:id="524" w:author="Chataway, Francis [AU-AU]" w:date="2025-12-15T19:19:00Z"/>
        </w:rPr>
      </w:pPr>
    </w:p>
    <w:p w14:paraId="1F811E69" w14:textId="4F39B682" w:rsidR="000E6DBA" w:rsidDel="00877767" w:rsidRDefault="009261A9" w:rsidP="009261A9">
      <w:pPr>
        <w:pStyle w:val="BillSection"/>
        <w:numPr>
          <w:ilvl w:val="0"/>
          <w:numId w:val="0"/>
        </w:numPr>
        <w:tabs>
          <w:tab w:val="left" w:pos="851"/>
        </w:tabs>
        <w:ind w:left="851" w:hanging="851"/>
        <w:rPr>
          <w:del w:id="525" w:author="Chataway, Francis [AU-AU]" w:date="2025-12-15T19:19:00Z"/>
        </w:rPr>
      </w:pPr>
      <w:del w:id="526" w:author="Chataway, Francis [AU-AU]" w:date="2025-12-15T19:19:00Z">
        <w:r w:rsidDel="00877767">
          <w:delText>18</w:delText>
        </w:r>
        <w:r w:rsidDel="00877767">
          <w:tab/>
        </w:r>
        <w:r w:rsidR="000E6DBA" w:rsidDel="00877767">
          <w:delText>Assessment of offenders while in custody</w:delText>
        </w:r>
      </w:del>
    </w:p>
    <w:p w14:paraId="377870D2" w14:textId="5C7D140F" w:rsidR="000E6DBA" w:rsidDel="00877767" w:rsidRDefault="000E6DBA" w:rsidP="00A4433E">
      <w:pPr>
        <w:pStyle w:val="BillSubSectionFullout"/>
        <w:rPr>
          <w:del w:id="527" w:author="Chataway, Francis [AU-AU]" w:date="2025-12-15T19:19:00Z"/>
        </w:rPr>
      </w:pPr>
      <w:del w:id="528" w:author="Chataway, Francis [AU-AU]" w:date="2025-12-15T19:19:00Z">
        <w:r w:rsidDel="00877767">
          <w:delText>After section 34C (throughcare support standards: duty to comply) of the Community Justice (Scotland) Act 2016, insert—</w:delText>
        </w:r>
      </w:del>
    </w:p>
    <w:p w14:paraId="228CF77E" w14:textId="78C3B996" w:rsidR="000E6DBA" w:rsidDel="00877767" w:rsidRDefault="000E6DBA" w:rsidP="00A4433E">
      <w:pPr>
        <w:pStyle w:val="BillInsertedText"/>
        <w:ind w:left="1701" w:hanging="964"/>
        <w:rPr>
          <w:del w:id="529" w:author="Chataway, Francis [AU-AU]" w:date="2025-12-15T19:19:00Z"/>
          <w:b/>
          <w:bCs/>
        </w:rPr>
      </w:pPr>
      <w:del w:id="530" w:author="Chataway, Francis [AU-AU]" w:date="2025-12-15T19:19:00Z">
        <w:r w:rsidDel="00877767">
          <w:delText>“</w:delText>
        </w:r>
        <w:r w:rsidDel="00877767">
          <w:rPr>
            <w:b/>
            <w:bCs/>
          </w:rPr>
          <w:delText>34CA</w:delText>
        </w:r>
        <w:r w:rsidDel="00877767">
          <w:rPr>
            <w:b/>
            <w:bCs/>
          </w:rPr>
          <w:tab/>
          <w:delText>Throughcare support for offenders in domestic abuse cases</w:delText>
        </w:r>
      </w:del>
    </w:p>
    <w:p w14:paraId="14FF5007" w14:textId="11402A3F" w:rsidR="000E6DBA" w:rsidDel="00877767" w:rsidRDefault="000E6DBA" w:rsidP="00A4433E">
      <w:pPr>
        <w:pStyle w:val="BillSubSection"/>
        <w:numPr>
          <w:ilvl w:val="0"/>
          <w:numId w:val="0"/>
        </w:numPr>
        <w:ind w:left="1701" w:hanging="567"/>
        <w:rPr>
          <w:del w:id="531" w:author="Chataway, Francis [AU-AU]" w:date="2025-12-15T19:19:00Z"/>
        </w:rPr>
      </w:pPr>
      <w:del w:id="532" w:author="Chataway, Francis [AU-AU]" w:date="2025-12-15T19:19:00Z">
        <w:r w:rsidDel="00877767">
          <w:delText>(1)</w:delText>
        </w:r>
        <w:r w:rsidDel="00877767">
          <w:tab/>
          <w:delText>An individual falls within this section if they have been—</w:delText>
        </w:r>
      </w:del>
    </w:p>
    <w:p w14:paraId="21ADD950" w14:textId="3FA22660" w:rsidR="000E6DBA" w:rsidDel="00877767" w:rsidRDefault="000E6DBA" w:rsidP="00A4433E">
      <w:pPr>
        <w:pStyle w:val="BillInsertedText"/>
        <w:ind w:left="2268" w:hanging="425"/>
        <w:rPr>
          <w:del w:id="533" w:author="Chataway, Francis [AU-AU]" w:date="2025-12-15T19:19:00Z"/>
        </w:rPr>
      </w:pPr>
      <w:del w:id="534" w:author="Chataway, Francis [AU-AU]" w:date="2025-12-15T19:19:00Z">
        <w:r w:rsidDel="00877767">
          <w:delText>(a)</w:delText>
        </w:r>
        <w:r w:rsidDel="00877767">
          <w:tab/>
          <w:delText>convicted (whether before or after the coming into force of this section) of an offence involving domestic abuse, and</w:delText>
        </w:r>
      </w:del>
    </w:p>
    <w:p w14:paraId="25769174" w14:textId="036FF5E2" w:rsidR="000E6DBA" w:rsidDel="00877767" w:rsidRDefault="000E6DBA" w:rsidP="00A4433E">
      <w:pPr>
        <w:pStyle w:val="BillInsertedText"/>
        <w:ind w:left="2268" w:hanging="425"/>
        <w:rPr>
          <w:del w:id="535" w:author="Chataway, Francis [AU-AU]" w:date="2025-12-15T19:19:00Z"/>
        </w:rPr>
      </w:pPr>
      <w:del w:id="536" w:author="Chataway, Francis [AU-AU]" w:date="2025-12-15T19:19:00Z">
        <w:r w:rsidDel="00877767">
          <w:delText>(b)</w:delText>
        </w:r>
        <w:r w:rsidDel="00877767">
          <w:tab/>
          <w:delText>sentenced to imprisonment or detention in a penal institution in respect of the offence.</w:delText>
        </w:r>
      </w:del>
    </w:p>
    <w:p w14:paraId="50B6DC3E" w14:textId="48D6591C" w:rsidR="000E6DBA" w:rsidDel="00877767" w:rsidRDefault="000E6DBA" w:rsidP="00A4433E">
      <w:pPr>
        <w:pStyle w:val="BillInsertedText"/>
        <w:ind w:left="1701" w:hanging="567"/>
        <w:rPr>
          <w:del w:id="537" w:author="Chataway, Francis [AU-AU]" w:date="2025-12-15T19:19:00Z"/>
        </w:rPr>
      </w:pPr>
      <w:del w:id="538" w:author="Chataway, Francis [AU-AU]" w:date="2025-12-15T19:19:00Z">
        <w:r w:rsidDel="00877767">
          <w:delText>(2)</w:delText>
        </w:r>
        <w:r w:rsidDel="00877767">
          <w:tab/>
          <w:delText>The Scottish Ministers must ensure that standards published under section 34C seek to ensure that throughcare support (within the meaning of section 34C) in relation to an individual falling within this section includes provision for—</w:delText>
        </w:r>
      </w:del>
    </w:p>
    <w:p w14:paraId="122C0CD8" w14:textId="4E4CAA2B" w:rsidR="000E6DBA" w:rsidDel="00877767" w:rsidRDefault="000E6DBA" w:rsidP="00A4433E">
      <w:pPr>
        <w:pStyle w:val="BillInsertedText"/>
        <w:ind w:left="2268" w:hanging="425"/>
        <w:rPr>
          <w:del w:id="539" w:author="Chataway, Francis [AU-AU]" w:date="2025-12-15T19:19:00Z"/>
        </w:rPr>
      </w:pPr>
      <w:del w:id="540" w:author="Chataway, Francis [AU-AU]" w:date="2025-12-15T19:19:00Z">
        <w:r w:rsidDel="00877767">
          <w:delText>(a)</w:delText>
        </w:r>
        <w:r w:rsidDel="00877767">
          <w:tab/>
          <w:delText>appropriate rehabilitation services, and</w:delText>
        </w:r>
      </w:del>
    </w:p>
    <w:p w14:paraId="3EF57789" w14:textId="05EA083E" w:rsidR="000E6DBA" w:rsidDel="00877767" w:rsidRDefault="000E6DBA" w:rsidP="00A4433E">
      <w:pPr>
        <w:pStyle w:val="BillInsertedText"/>
        <w:ind w:left="2268" w:hanging="425"/>
        <w:rPr>
          <w:del w:id="541" w:author="Chataway, Francis [AU-AU]" w:date="2025-12-15T19:19:00Z"/>
        </w:rPr>
      </w:pPr>
      <w:del w:id="542" w:author="Chataway, Francis [AU-AU]" w:date="2025-12-15T19:19:00Z">
        <w:r w:rsidDel="00877767">
          <w:delText>(b)</w:delText>
        </w:r>
        <w:r w:rsidDel="00877767">
          <w:tab/>
          <w:delText>an assessment of the suitability of the individual for provision of appropriate rehabilitation services.</w:delText>
        </w:r>
      </w:del>
    </w:p>
    <w:p w14:paraId="69F79E08" w14:textId="18DC9164" w:rsidR="000E6DBA" w:rsidDel="00877767" w:rsidRDefault="000E6DBA" w:rsidP="00A4433E">
      <w:pPr>
        <w:pStyle w:val="BillInsertedText"/>
        <w:ind w:left="1701" w:hanging="567"/>
        <w:rPr>
          <w:del w:id="543" w:author="Chataway, Francis [AU-AU]" w:date="2025-12-15T19:19:00Z"/>
        </w:rPr>
      </w:pPr>
      <w:del w:id="544" w:author="Chataway, Francis [AU-AU]" w:date="2025-12-15T19:19:00Z">
        <w:r w:rsidDel="00877767">
          <w:delText>(3)</w:delText>
        </w:r>
        <w:r w:rsidDel="00877767">
          <w:tab/>
          <w:delText>The standards may provide that, if there is available to a provider of throughcare support an assessment—</w:delText>
        </w:r>
      </w:del>
    </w:p>
    <w:p w14:paraId="5B767BE3" w14:textId="1F7FADB2" w:rsidR="000E6DBA" w:rsidDel="00877767" w:rsidRDefault="000E6DBA" w:rsidP="00A4433E">
      <w:pPr>
        <w:pStyle w:val="BillInsertedText"/>
        <w:ind w:left="2268" w:hanging="425"/>
        <w:rPr>
          <w:del w:id="545" w:author="Chataway, Francis [AU-AU]" w:date="2025-12-15T19:19:00Z"/>
        </w:rPr>
      </w:pPr>
      <w:del w:id="546" w:author="Chataway, Francis [AU-AU]" w:date="2025-12-15T19:19:00Z">
        <w:r w:rsidDel="00877767">
          <w:delText>(a)</w:delText>
        </w:r>
        <w:r w:rsidDel="00877767">
          <w:tab/>
          <w:delText>of the kind described in subsection (2)(b) above, and</w:delText>
        </w:r>
      </w:del>
    </w:p>
    <w:p w14:paraId="6B7B8B47" w14:textId="02898076" w:rsidR="000E6DBA" w:rsidDel="00877767" w:rsidRDefault="000E6DBA" w:rsidP="00A4433E">
      <w:pPr>
        <w:pStyle w:val="BillInsertedText"/>
        <w:ind w:left="2268" w:hanging="425"/>
        <w:rPr>
          <w:del w:id="547" w:author="Chataway, Francis [AU-AU]" w:date="2025-12-15T19:19:00Z"/>
        </w:rPr>
      </w:pPr>
      <w:del w:id="548" w:author="Chataway, Francis [AU-AU]" w:date="2025-12-15T19:19:00Z">
        <w:r w:rsidDel="00877767">
          <w:delText>(b)</w:delText>
        </w:r>
        <w:r w:rsidDel="00877767">
          <w:tab/>
          <w:delText>which was carried out in relation to the individual not more than 6 months before the individual was convicted of the offence,</w:delText>
        </w:r>
      </w:del>
    </w:p>
    <w:p w14:paraId="7D9B1E7F" w14:textId="027F647B" w:rsidR="000E6DBA" w:rsidDel="00877767" w:rsidRDefault="000E6DBA" w:rsidP="00A4433E">
      <w:pPr>
        <w:pStyle w:val="BillInsertedText"/>
        <w:ind w:left="1701"/>
        <w:rPr>
          <w:del w:id="549" w:author="Chataway, Francis [AU-AU]" w:date="2025-12-15T19:19:00Z"/>
        </w:rPr>
      </w:pPr>
      <w:del w:id="550" w:author="Chataway, Francis [AU-AU]" w:date="2025-12-15T19:19:00Z">
        <w:r w:rsidDel="00877767">
          <w:delText>no further assessment of that kind need be carried out in relation to the individual unless the provider of throughcare support considers, following representations made by or on behalf of the individual as to the individual's circumstances, that it is appropriate to carry out another assessment.</w:delText>
        </w:r>
      </w:del>
    </w:p>
    <w:p w14:paraId="42EDEA25" w14:textId="39B9128B" w:rsidR="000E6DBA" w:rsidDel="00877767" w:rsidRDefault="000E6DBA" w:rsidP="00A4433E">
      <w:pPr>
        <w:pStyle w:val="BillInsertedText"/>
        <w:ind w:left="1701" w:hanging="567"/>
        <w:rPr>
          <w:del w:id="551" w:author="Chataway, Francis [AU-AU]" w:date="2025-12-15T19:19:00Z"/>
        </w:rPr>
      </w:pPr>
      <w:del w:id="552" w:author="Chataway, Francis [AU-AU]" w:date="2025-12-15T19:19:00Z">
        <w:r w:rsidDel="00877767">
          <w:delText>(4)</w:delText>
        </w:r>
        <w:r w:rsidDel="00877767">
          <w:tab/>
          <w:delText xml:space="preserve">In subsection (2), “appropriate rehabilitation services” means </w:delText>
        </w:r>
        <w:r w:rsidRPr="00E0570E" w:rsidDel="00877767">
          <w:delText>services and activities</w:delText>
        </w:r>
        <w:r w:rsidDel="00877767">
          <w:delText>,</w:delText>
        </w:r>
        <w:r w:rsidRPr="00E0570E" w:rsidDel="00877767">
          <w:delText xml:space="preserve"> specifically for persons convicted of an offence involving domestic abuse, providing</w:delText>
        </w:r>
        <w:r w:rsidDel="00877767">
          <w:delText xml:space="preserve"> advice</w:delText>
        </w:r>
        <w:r w:rsidRPr="00E0570E" w:rsidDel="00877767">
          <w:delText>, guidance, help and support designed to eliminate or reduce the risk of committing further offences involving domestic abuse.</w:delText>
        </w:r>
      </w:del>
    </w:p>
    <w:p w14:paraId="3C3C5898" w14:textId="557BB2AD" w:rsidR="000E6DBA" w:rsidDel="00877767" w:rsidRDefault="000E6DBA" w:rsidP="00A4433E">
      <w:pPr>
        <w:pStyle w:val="BillInsertedText"/>
        <w:ind w:left="1701" w:hanging="567"/>
        <w:rPr>
          <w:del w:id="553" w:author="Chataway, Francis [AU-AU]" w:date="2025-12-15T19:19:00Z"/>
        </w:rPr>
      </w:pPr>
      <w:del w:id="554" w:author="Chataway, Francis [AU-AU]" w:date="2025-12-15T19:19:00Z">
        <w:r w:rsidDel="00877767">
          <w:delText>(5)</w:delText>
        </w:r>
        <w:r w:rsidDel="00877767">
          <w:tab/>
          <w:delText>In this section, “offence involving domestic abuse” means—</w:delText>
        </w:r>
      </w:del>
    </w:p>
    <w:p w14:paraId="721FA02C" w14:textId="5FD03F29" w:rsidR="000E6DBA" w:rsidDel="00877767" w:rsidRDefault="000E6DBA" w:rsidP="00A4433E">
      <w:pPr>
        <w:pStyle w:val="BillInsertedText"/>
        <w:ind w:left="2268" w:hanging="425"/>
        <w:rPr>
          <w:del w:id="555" w:author="Chataway, Francis [AU-AU]" w:date="2025-12-15T19:19:00Z"/>
        </w:rPr>
      </w:pPr>
      <w:del w:id="556" w:author="Chataway, Francis [AU-AU]" w:date="2025-12-15T19:19:00Z">
        <w:r w:rsidRPr="00E0570E" w:rsidDel="00877767">
          <w:delText>(a)</w:delText>
        </w:r>
        <w:r w:rsidRPr="00E0570E" w:rsidDel="00877767">
          <w:tab/>
          <w:delText>an offence under section 1(1) (abusive behaviour towards partner or ex-partner) of the Domestic Abuse (Scotland) Act 2018,</w:delText>
        </w:r>
      </w:del>
    </w:p>
    <w:p w14:paraId="4250B9D6" w14:textId="3F851B6A" w:rsidR="000E6DBA" w:rsidRPr="00EA0A14" w:rsidDel="00877767" w:rsidRDefault="000E6DBA" w:rsidP="00A4433E">
      <w:pPr>
        <w:pStyle w:val="BillInsertedText"/>
        <w:ind w:left="2268" w:hanging="425"/>
        <w:rPr>
          <w:del w:id="557" w:author="Chataway, Francis [AU-AU]" w:date="2025-12-15T19:19:00Z"/>
        </w:rPr>
      </w:pPr>
      <w:del w:id="558" w:author="Chataway, Francis [AU-AU]" w:date="2025-12-15T19:19:00Z">
        <w:r w:rsidRPr="00EA0A14" w:rsidDel="00877767">
          <w:delText>(b)</w:delText>
        </w:r>
        <w:r w:rsidRPr="00EA0A14" w:rsidDel="00877767">
          <w:tab/>
          <w:delText>an offence under section 7 (breach of domestic abuse protection notice) of the Domestic Abuse (Protection) (Scotland) Act 2021,</w:delText>
        </w:r>
      </w:del>
    </w:p>
    <w:p w14:paraId="2DF61857" w14:textId="7A2F8337" w:rsidR="000E6DBA" w:rsidRPr="00EA0A14" w:rsidDel="00877767" w:rsidRDefault="000E6DBA" w:rsidP="00A4433E">
      <w:pPr>
        <w:pStyle w:val="BillInsertedText"/>
        <w:ind w:left="2268" w:hanging="425"/>
        <w:rPr>
          <w:del w:id="559" w:author="Chataway, Francis [AU-AU]" w:date="2025-12-15T19:19:00Z"/>
        </w:rPr>
      </w:pPr>
      <w:del w:id="560" w:author="Chataway, Francis [AU-AU]" w:date="2025-12-15T19:19:00Z">
        <w:r w:rsidRPr="00EA0A14" w:rsidDel="00877767">
          <w:delText>(c)</w:delText>
        </w:r>
        <w:r w:rsidRPr="00EA0A14" w:rsidDel="00877767">
          <w:tab/>
          <w:delText>an offence under section 17 (breach of domestic abuse protection order) of that Act,</w:delText>
        </w:r>
      </w:del>
    </w:p>
    <w:p w14:paraId="55109407" w14:textId="1462B946" w:rsidR="000E6DBA" w:rsidRPr="00E0570E" w:rsidDel="00877767" w:rsidRDefault="000E6DBA" w:rsidP="00A4433E">
      <w:pPr>
        <w:pStyle w:val="BillInsertedText"/>
        <w:ind w:left="2268" w:hanging="425"/>
        <w:rPr>
          <w:del w:id="561" w:author="Chataway, Francis [AU-AU]" w:date="2025-12-15T19:19:00Z"/>
        </w:rPr>
      </w:pPr>
      <w:del w:id="562" w:author="Chataway, Francis [AU-AU]" w:date="2025-12-15T19:19:00Z">
        <w:r w:rsidRPr="00E0570E" w:rsidDel="00877767">
          <w:delText>(</w:delText>
        </w:r>
        <w:r w:rsidDel="00877767">
          <w:delText>d</w:delText>
        </w:r>
        <w:r w:rsidRPr="00E0570E" w:rsidDel="00877767">
          <w:delText>)</w:delText>
        </w:r>
        <w:r w:rsidRPr="00E0570E" w:rsidDel="00877767">
          <w:tab/>
          <w:delText>any other offence where the offence is aggravated as described in section 1(1)(a) (aggravation where abuse of partner or ex-partner) of the Abusive Behaviour and Sexual Harm (Scotland) Act 2016</w:delText>
        </w:r>
        <w:r w:rsidDel="00877767">
          <w:delText>.</w:delText>
        </w:r>
        <w:r w:rsidRPr="00E0570E" w:rsidDel="00877767">
          <w:delText>”.</w:delText>
        </w:r>
      </w:del>
    </w:p>
    <w:p w14:paraId="780BA2E3" w14:textId="2A6A6888" w:rsidR="000E6DBA" w:rsidRPr="00E0570E" w:rsidDel="00877767" w:rsidRDefault="000E6DBA" w:rsidP="00A4433E">
      <w:pPr>
        <w:rPr>
          <w:del w:id="563" w:author="Chataway, Francis [AU-AU]" w:date="2025-12-15T19:19:00Z"/>
        </w:rPr>
      </w:pPr>
    </w:p>
    <w:p w14:paraId="7174D034" w14:textId="1B85703B" w:rsidR="000E6DBA" w:rsidDel="00877767" w:rsidRDefault="009261A9" w:rsidP="009261A9">
      <w:pPr>
        <w:pStyle w:val="BillSection"/>
        <w:numPr>
          <w:ilvl w:val="0"/>
          <w:numId w:val="0"/>
        </w:numPr>
        <w:tabs>
          <w:tab w:val="left" w:pos="851"/>
        </w:tabs>
        <w:ind w:left="851" w:hanging="851"/>
        <w:rPr>
          <w:del w:id="564" w:author="Chataway, Francis [AU-AU]" w:date="2025-12-15T19:19:00Z"/>
        </w:rPr>
      </w:pPr>
      <w:del w:id="565" w:author="Chataway, Francis [AU-AU]" w:date="2025-12-15T19:19:00Z">
        <w:r w:rsidDel="00877767">
          <w:delText>19</w:delText>
        </w:r>
        <w:r w:rsidDel="00877767">
          <w:tab/>
        </w:r>
        <w:r w:rsidR="000E6DBA" w:rsidDel="00877767">
          <w:delText>Assessment of prisoners prior to release</w:delText>
        </w:r>
      </w:del>
    </w:p>
    <w:p w14:paraId="296450E8" w14:textId="565DD283" w:rsidR="000E6DBA" w:rsidDel="00877767" w:rsidRDefault="000E6DBA" w:rsidP="00A4433E">
      <w:pPr>
        <w:pStyle w:val="BillSubSectionFullout"/>
        <w:rPr>
          <w:del w:id="566" w:author="Chataway, Francis [AU-AU]" w:date="2025-12-15T19:19:00Z"/>
        </w:rPr>
      </w:pPr>
      <w:del w:id="567" w:author="Chataway, Francis [AU-AU]" w:date="2025-12-15T19:19:00Z">
        <w:r w:rsidDel="00877767">
          <w:delText>After section 20 (Parole Board for Scotland) of the Prisoner and Criminal Proceedings (Scotland) Act 1993 insert—</w:delText>
        </w:r>
      </w:del>
    </w:p>
    <w:p w14:paraId="08808B0F" w14:textId="3B4C0641" w:rsidR="000E6DBA" w:rsidDel="00877767" w:rsidRDefault="000E6DBA" w:rsidP="00A4433E">
      <w:pPr>
        <w:pStyle w:val="BillInsertedText"/>
        <w:ind w:left="1701" w:hanging="964"/>
        <w:rPr>
          <w:del w:id="568" w:author="Chataway, Francis [AU-AU]" w:date="2025-12-15T19:19:00Z"/>
          <w:b/>
          <w:bCs/>
        </w:rPr>
      </w:pPr>
      <w:del w:id="569" w:author="Chataway, Francis [AU-AU]" w:date="2025-12-15T19:19:00Z">
        <w:r w:rsidDel="00877767">
          <w:delText>“</w:delText>
        </w:r>
        <w:r w:rsidDel="00877767">
          <w:rPr>
            <w:b/>
            <w:bCs/>
          </w:rPr>
          <w:delText>20A</w:delText>
        </w:r>
        <w:r w:rsidDel="00877767">
          <w:rPr>
            <w:b/>
            <w:bCs/>
          </w:rPr>
          <w:tab/>
          <w:delText>Rehabilitation of domestic abuse offenders</w:delText>
        </w:r>
      </w:del>
    </w:p>
    <w:p w14:paraId="46636975" w14:textId="4A870A87" w:rsidR="000E6DBA" w:rsidRPr="0067194D" w:rsidDel="00877767" w:rsidRDefault="000E6DBA" w:rsidP="00A4433E">
      <w:pPr>
        <w:pStyle w:val="BillInsertedText"/>
        <w:ind w:left="1701" w:hanging="567"/>
        <w:rPr>
          <w:del w:id="570" w:author="Chataway, Francis [AU-AU]" w:date="2025-12-15T19:19:00Z"/>
        </w:rPr>
      </w:pPr>
      <w:del w:id="571" w:author="Chataway, Francis [AU-AU]" w:date="2025-12-15T19:19:00Z">
        <w:r w:rsidRPr="0067194D" w:rsidDel="00877767">
          <w:delText>(1)</w:delText>
        </w:r>
        <w:r w:rsidRPr="0067194D" w:rsidDel="00877767">
          <w:tab/>
        </w:r>
        <w:r w:rsidDel="00877767">
          <w:delText>This section applies to a prisoner who is serving a sentence of imprisonment imposed (whether before or after the coming into force of this section) in respect</w:delText>
        </w:r>
        <w:r w:rsidRPr="0067194D" w:rsidDel="00877767">
          <w:delText xml:space="preserve"> of an offence involving domestic abuse.</w:delText>
        </w:r>
      </w:del>
    </w:p>
    <w:p w14:paraId="6ED19161" w14:textId="3F215295" w:rsidR="000E6DBA" w:rsidDel="00877767" w:rsidRDefault="000E6DBA" w:rsidP="00A4433E">
      <w:pPr>
        <w:pStyle w:val="BillInsertedText"/>
        <w:ind w:left="1701" w:hanging="567"/>
        <w:rPr>
          <w:del w:id="572" w:author="Chataway, Francis [AU-AU]" w:date="2025-12-15T19:19:00Z"/>
        </w:rPr>
      </w:pPr>
      <w:del w:id="573" w:author="Chataway, Francis [AU-AU]" w:date="2025-12-15T19:19:00Z">
        <w:r w:rsidRPr="0067194D" w:rsidDel="00877767">
          <w:delText>(2)</w:delText>
        </w:r>
        <w:r w:rsidRPr="0067194D" w:rsidDel="00877767">
          <w:tab/>
          <w:delText xml:space="preserve">The Scottish Ministers must ensure that </w:delText>
        </w:r>
        <w:r w:rsidDel="00877767">
          <w:delText>rules made</w:delText>
        </w:r>
        <w:r w:rsidRPr="0067194D" w:rsidDel="00877767">
          <w:delText xml:space="preserve"> under section </w:delText>
        </w:r>
        <w:r w:rsidDel="00877767">
          <w:delText>20(4), (4A) and (4B) include provision, in relation to a prisoner to whom this section applies—</w:delText>
        </w:r>
      </w:del>
    </w:p>
    <w:p w14:paraId="78C33B4F" w14:textId="63C9C132" w:rsidR="000E6DBA" w:rsidDel="00877767" w:rsidRDefault="000E6DBA" w:rsidP="00A4433E">
      <w:pPr>
        <w:pStyle w:val="BillInsertedText"/>
        <w:ind w:left="2268" w:hanging="425"/>
        <w:rPr>
          <w:del w:id="574" w:author="Chataway, Francis [AU-AU]" w:date="2025-12-15T19:19:00Z"/>
        </w:rPr>
      </w:pPr>
      <w:del w:id="575" w:author="Chataway, Francis [AU-AU]" w:date="2025-12-15T19:19:00Z">
        <w:r w:rsidDel="00877767">
          <w:delText>(a)</w:delText>
        </w:r>
        <w:r w:rsidDel="00877767">
          <w:tab/>
          <w:delText xml:space="preserve">for the Scottish Ministers to obtain and send to the Parole Board </w:delText>
        </w:r>
        <w:r w:rsidRPr="0067194D" w:rsidDel="00877767">
          <w:delText xml:space="preserve">a report from the local authority in whose area the </w:delText>
        </w:r>
        <w:r w:rsidDel="00877767">
          <w:delText>prisoner</w:delText>
        </w:r>
        <w:r w:rsidRPr="0067194D" w:rsidDel="00877767">
          <w:delText xml:space="preserve"> resides setting out an assessment of the suitability of the </w:delText>
        </w:r>
        <w:r w:rsidDel="00877767">
          <w:delText>prisoner</w:delText>
        </w:r>
        <w:r w:rsidRPr="0067194D" w:rsidDel="00877767">
          <w:delText xml:space="preserve"> for participation in a programme of appropriate rehabilitation services</w:delText>
        </w:r>
        <w:r w:rsidDel="00877767">
          <w:delText>, and</w:delText>
        </w:r>
      </w:del>
    </w:p>
    <w:p w14:paraId="74C73650" w14:textId="1908A8C0" w:rsidR="000E6DBA" w:rsidRPr="0067194D" w:rsidDel="00877767" w:rsidRDefault="000E6DBA" w:rsidP="00A4433E">
      <w:pPr>
        <w:pStyle w:val="BillInsertedText"/>
        <w:ind w:left="2268" w:hanging="425"/>
        <w:rPr>
          <w:del w:id="576" w:author="Chataway, Francis [AU-AU]" w:date="2025-12-15T19:19:00Z"/>
        </w:rPr>
      </w:pPr>
      <w:del w:id="577" w:author="Chataway, Francis [AU-AU]" w:date="2025-12-15T19:19:00Z">
        <w:r w:rsidDel="00877767">
          <w:delText>(b)</w:delText>
        </w:r>
        <w:r w:rsidDel="00877767">
          <w:tab/>
          <w:delText>for the Parole Board, in considering and disposing of the case of the prisoner, to take the report into account</w:delText>
        </w:r>
        <w:r w:rsidRPr="0067194D" w:rsidDel="00877767">
          <w:delText>.</w:delText>
        </w:r>
      </w:del>
    </w:p>
    <w:p w14:paraId="197B9B91" w14:textId="028EFD58" w:rsidR="000E6DBA" w:rsidRPr="0067194D" w:rsidDel="00877767" w:rsidRDefault="000E6DBA" w:rsidP="00A4433E">
      <w:pPr>
        <w:pStyle w:val="BillInsertedText"/>
        <w:ind w:left="1701" w:hanging="567"/>
        <w:rPr>
          <w:del w:id="578" w:author="Chataway, Francis [AU-AU]" w:date="2025-12-15T19:19:00Z"/>
        </w:rPr>
      </w:pPr>
      <w:del w:id="579" w:author="Chataway, Francis [AU-AU]" w:date="2025-12-15T19:19:00Z">
        <w:r w:rsidRPr="0067194D" w:rsidDel="00877767">
          <w:delText>(3)</w:delText>
        </w:r>
        <w:r w:rsidRPr="0067194D" w:rsidDel="00877767">
          <w:tab/>
          <w:delText>In subsection (2), “</w:delText>
        </w:r>
        <w:r w:rsidDel="00877767">
          <w:delText xml:space="preserve">programme of </w:delText>
        </w:r>
        <w:r w:rsidRPr="0067194D" w:rsidDel="00877767">
          <w:delText xml:space="preserve">appropriate rehabilitation services” means a programme of services and activities, specifically for persons convicted of an offence involving domestic abuse, </w:delText>
        </w:r>
        <w:r w:rsidDel="00877767">
          <w:delText xml:space="preserve">providing </w:delText>
        </w:r>
        <w:r w:rsidRPr="0067194D" w:rsidDel="00877767">
          <w:delText>advice, guidance, help and support designed to eliminate or reduce the risk of committing further offences involving domestic abuse.</w:delText>
        </w:r>
      </w:del>
    </w:p>
    <w:p w14:paraId="360BD0EF" w14:textId="2313CE45" w:rsidR="000E6DBA" w:rsidRPr="0067194D" w:rsidDel="00877767" w:rsidRDefault="000E6DBA" w:rsidP="00A4433E">
      <w:pPr>
        <w:pStyle w:val="BillInsertedText"/>
        <w:ind w:left="1701" w:hanging="567"/>
        <w:rPr>
          <w:del w:id="580" w:author="Chataway, Francis [AU-AU]" w:date="2025-12-15T19:19:00Z"/>
        </w:rPr>
      </w:pPr>
      <w:del w:id="581" w:author="Chataway, Francis [AU-AU]" w:date="2025-12-15T19:19:00Z">
        <w:r w:rsidRPr="0067194D" w:rsidDel="00877767">
          <w:delText>(4)</w:delText>
        </w:r>
        <w:r w:rsidRPr="0067194D" w:rsidDel="00877767">
          <w:tab/>
          <w:delText>In this section, “offence involving domestic abuse” means—</w:delText>
        </w:r>
      </w:del>
    </w:p>
    <w:p w14:paraId="7E5B30B2" w14:textId="3B4E32C5" w:rsidR="000E6DBA" w:rsidDel="00877767" w:rsidRDefault="000E6DBA" w:rsidP="00A4433E">
      <w:pPr>
        <w:pStyle w:val="BillInsertedText"/>
        <w:ind w:left="2268" w:hanging="425"/>
        <w:rPr>
          <w:del w:id="582" w:author="Chataway, Francis [AU-AU]" w:date="2025-12-15T19:19:00Z"/>
        </w:rPr>
      </w:pPr>
      <w:del w:id="583" w:author="Chataway, Francis [AU-AU]" w:date="2025-12-15T19:19:00Z">
        <w:r w:rsidRPr="0067194D" w:rsidDel="00877767">
          <w:delText>(a)</w:delText>
        </w:r>
        <w:r w:rsidRPr="0067194D" w:rsidDel="00877767">
          <w:tab/>
          <w:delText>an offence under section 1(1) (abusive behaviour towards partner or ex-partner) of the Domestic Abuse (Scotland) Act 2018,</w:delText>
        </w:r>
      </w:del>
    </w:p>
    <w:p w14:paraId="0B680EA2" w14:textId="0D1DBE88" w:rsidR="000E6DBA" w:rsidRPr="0051133C" w:rsidDel="00877767" w:rsidRDefault="000E6DBA" w:rsidP="00A4433E">
      <w:pPr>
        <w:pStyle w:val="BillInsertedText"/>
        <w:ind w:left="2268" w:hanging="425"/>
        <w:rPr>
          <w:del w:id="584" w:author="Chataway, Francis [AU-AU]" w:date="2025-12-15T19:19:00Z"/>
        </w:rPr>
      </w:pPr>
      <w:del w:id="585" w:author="Chataway, Francis [AU-AU]" w:date="2025-12-15T19:19:00Z">
        <w:r w:rsidRPr="0051133C" w:rsidDel="00877767">
          <w:delText>(b)</w:delText>
        </w:r>
        <w:r w:rsidRPr="0051133C" w:rsidDel="00877767">
          <w:tab/>
          <w:delText>an offence under section 7 (breach of domestic abuse protection notice) of the Domestic Abuse (Protection) (Scotland) Act 2021,</w:delText>
        </w:r>
      </w:del>
    </w:p>
    <w:p w14:paraId="32061AF8" w14:textId="63357CFD" w:rsidR="000E6DBA" w:rsidRPr="0051133C" w:rsidDel="00877767" w:rsidRDefault="000E6DBA" w:rsidP="00A4433E">
      <w:pPr>
        <w:pStyle w:val="BillInsertedText"/>
        <w:ind w:left="2268" w:hanging="425"/>
        <w:rPr>
          <w:del w:id="586" w:author="Chataway, Francis [AU-AU]" w:date="2025-12-15T19:19:00Z"/>
        </w:rPr>
      </w:pPr>
      <w:del w:id="587" w:author="Chataway, Francis [AU-AU]" w:date="2025-12-15T19:19:00Z">
        <w:r w:rsidRPr="0051133C" w:rsidDel="00877767">
          <w:delText>(c)</w:delText>
        </w:r>
        <w:r w:rsidRPr="0051133C" w:rsidDel="00877767">
          <w:tab/>
          <w:delText>an offence under section 17 (breach of domestic abuse protection order) of that Act,</w:delText>
        </w:r>
      </w:del>
    </w:p>
    <w:p w14:paraId="2F4565D3" w14:textId="2F820E08" w:rsidR="000E6DBA" w:rsidRPr="0067194D" w:rsidDel="00877767" w:rsidRDefault="000E6DBA" w:rsidP="00A4433E">
      <w:pPr>
        <w:pStyle w:val="BillInsertedText"/>
        <w:ind w:left="2268" w:hanging="425"/>
        <w:rPr>
          <w:del w:id="588" w:author="Chataway, Francis [AU-AU]" w:date="2025-12-15T19:19:00Z"/>
        </w:rPr>
      </w:pPr>
      <w:del w:id="589" w:author="Chataway, Francis [AU-AU]" w:date="2025-12-15T19:19:00Z">
        <w:r w:rsidRPr="0067194D" w:rsidDel="00877767">
          <w:delText>(</w:delText>
        </w:r>
        <w:r w:rsidDel="00877767">
          <w:delText>d</w:delText>
        </w:r>
        <w:r w:rsidRPr="0067194D" w:rsidDel="00877767">
          <w:delText>)</w:delText>
        </w:r>
        <w:r w:rsidRPr="0067194D" w:rsidDel="00877767">
          <w:tab/>
          <w:delText>any other offence where the offence is aggravated as described in section 1(1)(a) (aggravation where abuse of partner or ex-partner) of the Abusive Behaviour and Sexual Harm (Scotland) Act 2016.”.</w:delText>
        </w:r>
      </w:del>
    </w:p>
    <w:p w14:paraId="14601F4E" w14:textId="2B611E40" w:rsidR="000E6DBA" w:rsidRPr="0067194D" w:rsidDel="00877767" w:rsidRDefault="000E6DBA" w:rsidP="00A4433E">
      <w:pPr>
        <w:rPr>
          <w:del w:id="590" w:author="Chataway, Francis [AU-AU]" w:date="2025-12-15T19:19:00Z"/>
        </w:rPr>
      </w:pPr>
    </w:p>
    <w:p w14:paraId="469DAA09" w14:textId="63C2552A" w:rsidR="000E6DBA" w:rsidDel="00877767" w:rsidRDefault="000E6DBA" w:rsidP="00A4433E">
      <w:pPr>
        <w:pStyle w:val="BillPartNumber"/>
        <w:rPr>
          <w:del w:id="591" w:author="Chataway, Francis [AU-AU]" w:date="2025-12-15T19:19:00Z"/>
        </w:rPr>
      </w:pPr>
      <w:del w:id="592" w:author="Chataway, Francis [AU-AU]" w:date="2025-12-15T19:19:00Z">
        <w:r w:rsidDel="00877767">
          <w:delText xml:space="preserve">Part </w:delText>
        </w:r>
        <w:r w:rsidR="00040C6A" w:rsidDel="00877767">
          <w:rPr>
            <w:noProof/>
          </w:rPr>
          <w:delText>3</w:delText>
        </w:r>
      </w:del>
    </w:p>
    <w:p w14:paraId="2990E5AD" w14:textId="00A7B572" w:rsidR="000E6DBA" w:rsidDel="00877767" w:rsidRDefault="000E6DBA" w:rsidP="00A4433E">
      <w:pPr>
        <w:pStyle w:val="BillPartTitle"/>
        <w:rPr>
          <w:del w:id="593" w:author="Chataway, Francis [AU-AU]" w:date="2025-12-15T19:19:00Z"/>
        </w:rPr>
      </w:pPr>
      <w:del w:id="594" w:author="Chataway, Francis [AU-AU]" w:date="2025-12-15T19:19:00Z">
        <w:r w:rsidDel="00877767">
          <w:delText>Data collection and reporting</w:delText>
        </w:r>
      </w:del>
    </w:p>
    <w:p w14:paraId="36C7DF7C" w14:textId="2B13F624" w:rsidR="000E6DBA" w:rsidDel="00877767" w:rsidRDefault="009261A9" w:rsidP="009261A9">
      <w:pPr>
        <w:pStyle w:val="BillSection"/>
        <w:numPr>
          <w:ilvl w:val="0"/>
          <w:numId w:val="0"/>
        </w:numPr>
        <w:tabs>
          <w:tab w:val="left" w:pos="851"/>
        </w:tabs>
        <w:ind w:left="851" w:hanging="851"/>
        <w:rPr>
          <w:del w:id="595" w:author="Chataway, Francis [AU-AU]" w:date="2025-12-15T19:19:00Z"/>
        </w:rPr>
      </w:pPr>
      <w:del w:id="596" w:author="Chataway, Francis [AU-AU]" w:date="2025-12-15T19:19:00Z">
        <w:r w:rsidDel="00877767">
          <w:delText>20</w:delText>
        </w:r>
        <w:r w:rsidDel="00877767">
          <w:tab/>
        </w:r>
        <w:r w:rsidR="000E6DBA" w:rsidDel="00877767">
          <w:delText>Relevant personal data</w:delText>
        </w:r>
      </w:del>
    </w:p>
    <w:p w14:paraId="2CD57662" w14:textId="58B00B0C" w:rsidR="000E6DBA" w:rsidDel="00877767" w:rsidRDefault="009261A9" w:rsidP="009261A9">
      <w:pPr>
        <w:pStyle w:val="BillSubSection"/>
        <w:numPr>
          <w:ilvl w:val="0"/>
          <w:numId w:val="0"/>
        </w:numPr>
        <w:tabs>
          <w:tab w:val="left" w:pos="851"/>
        </w:tabs>
        <w:ind w:left="851" w:hanging="567"/>
        <w:rPr>
          <w:del w:id="597" w:author="Chataway, Francis [AU-AU]" w:date="2025-12-15T19:19:00Z"/>
        </w:rPr>
      </w:pPr>
      <w:del w:id="598" w:author="Chataway, Francis [AU-AU]" w:date="2025-12-15T19:19:00Z">
        <w:r w:rsidDel="00877767">
          <w:delText>(1)</w:delText>
        </w:r>
        <w:r w:rsidDel="00877767">
          <w:tab/>
        </w:r>
        <w:r w:rsidR="000E6DBA" w:rsidDel="00877767">
          <w:delText>For the purposes of this Part, the “relevant personal data” of a person is—</w:delText>
        </w:r>
      </w:del>
    </w:p>
    <w:p w14:paraId="142B5B61" w14:textId="2B513832" w:rsidR="000E6DBA" w:rsidDel="00877767" w:rsidRDefault="009261A9" w:rsidP="009261A9">
      <w:pPr>
        <w:pStyle w:val="BillSectionPara"/>
        <w:numPr>
          <w:ilvl w:val="0"/>
          <w:numId w:val="0"/>
        </w:numPr>
        <w:tabs>
          <w:tab w:val="left" w:pos="1418"/>
        </w:tabs>
        <w:ind w:left="1418" w:hanging="426"/>
        <w:rPr>
          <w:del w:id="599" w:author="Chataway, Francis [AU-AU]" w:date="2025-12-15T19:19:00Z"/>
        </w:rPr>
      </w:pPr>
      <w:del w:id="600" w:author="Chataway, Francis [AU-AU]" w:date="2025-12-15T19:19:00Z">
        <w:r w:rsidDel="00877767">
          <w:delText>(a)</w:delText>
        </w:r>
        <w:r w:rsidDel="00877767">
          <w:tab/>
        </w:r>
        <w:r w:rsidR="000E6DBA" w:rsidDel="00877767">
          <w:delText>their age or the age range within which they fall,</w:delText>
        </w:r>
      </w:del>
    </w:p>
    <w:p w14:paraId="5E5D608B" w14:textId="36D57AC5" w:rsidR="000E6DBA" w:rsidDel="00877767" w:rsidRDefault="009261A9" w:rsidP="009261A9">
      <w:pPr>
        <w:pStyle w:val="BillSectionPara"/>
        <w:numPr>
          <w:ilvl w:val="0"/>
          <w:numId w:val="0"/>
        </w:numPr>
        <w:tabs>
          <w:tab w:val="left" w:pos="1418"/>
        </w:tabs>
        <w:ind w:left="1418" w:hanging="426"/>
        <w:rPr>
          <w:del w:id="601" w:author="Chataway, Francis [AU-AU]" w:date="2025-12-15T19:19:00Z"/>
        </w:rPr>
      </w:pPr>
      <w:del w:id="602" w:author="Chataway, Francis [AU-AU]" w:date="2025-12-15T19:19:00Z">
        <w:r w:rsidDel="00877767">
          <w:delText>(b)</w:delText>
        </w:r>
        <w:r w:rsidDel="00877767">
          <w:tab/>
        </w:r>
        <w:r w:rsidR="000E6DBA" w:rsidDel="00877767">
          <w:delText>their sex,</w:delText>
        </w:r>
      </w:del>
    </w:p>
    <w:p w14:paraId="3F4D9933" w14:textId="522BA319" w:rsidR="000E6DBA" w:rsidDel="00877767" w:rsidRDefault="009261A9" w:rsidP="009261A9">
      <w:pPr>
        <w:pStyle w:val="BillSectionPara"/>
        <w:numPr>
          <w:ilvl w:val="0"/>
          <w:numId w:val="0"/>
        </w:numPr>
        <w:tabs>
          <w:tab w:val="left" w:pos="1418"/>
        </w:tabs>
        <w:ind w:left="1418" w:hanging="426"/>
        <w:rPr>
          <w:del w:id="603" w:author="Chataway, Francis [AU-AU]" w:date="2025-12-15T19:19:00Z"/>
        </w:rPr>
      </w:pPr>
      <w:del w:id="604" w:author="Chataway, Francis [AU-AU]" w:date="2025-12-15T19:19:00Z">
        <w:r w:rsidDel="00877767">
          <w:delText>(c)</w:delText>
        </w:r>
        <w:r w:rsidDel="00877767">
          <w:tab/>
        </w:r>
        <w:r w:rsidR="000E6DBA" w:rsidDel="00877767">
          <w:delText>whether they have a disability, within the meaning of section 6(1) of the Equality Act 2010,</w:delText>
        </w:r>
      </w:del>
    </w:p>
    <w:p w14:paraId="1EFB182A" w14:textId="1C3A29F1" w:rsidR="000E6DBA" w:rsidDel="00877767" w:rsidRDefault="009261A9" w:rsidP="009261A9">
      <w:pPr>
        <w:pStyle w:val="BillSectionPara"/>
        <w:numPr>
          <w:ilvl w:val="0"/>
          <w:numId w:val="0"/>
        </w:numPr>
        <w:tabs>
          <w:tab w:val="left" w:pos="1418"/>
        </w:tabs>
        <w:ind w:left="1418" w:hanging="426"/>
        <w:rPr>
          <w:del w:id="605" w:author="Chataway, Francis [AU-AU]" w:date="2025-12-15T19:19:00Z"/>
        </w:rPr>
      </w:pPr>
      <w:del w:id="606" w:author="Chataway, Francis [AU-AU]" w:date="2025-12-15T19:19:00Z">
        <w:r w:rsidDel="00877767">
          <w:delText>(d)</w:delText>
        </w:r>
        <w:r w:rsidDel="00877767">
          <w:tab/>
        </w:r>
        <w:r w:rsidR="000E6DBA" w:rsidDel="00877767">
          <w:delText>their nationality (including citizenship),</w:delText>
        </w:r>
      </w:del>
    </w:p>
    <w:p w14:paraId="21DAC68C" w14:textId="7D218D7F" w:rsidR="000E6DBA" w:rsidDel="00877767" w:rsidRDefault="009261A9" w:rsidP="009261A9">
      <w:pPr>
        <w:pStyle w:val="BillSectionPara"/>
        <w:numPr>
          <w:ilvl w:val="0"/>
          <w:numId w:val="0"/>
        </w:numPr>
        <w:tabs>
          <w:tab w:val="left" w:pos="1418"/>
        </w:tabs>
        <w:ind w:left="1418" w:hanging="426"/>
        <w:rPr>
          <w:del w:id="607" w:author="Chataway, Francis [AU-AU]" w:date="2025-12-15T19:19:00Z"/>
        </w:rPr>
      </w:pPr>
      <w:del w:id="608" w:author="Chataway, Francis [AU-AU]" w:date="2025-12-15T19:19:00Z">
        <w:r w:rsidDel="00877767">
          <w:delText>(e)</w:delText>
        </w:r>
        <w:r w:rsidDel="00877767">
          <w:tab/>
        </w:r>
        <w:r w:rsidR="000E6DBA" w:rsidDel="00877767">
          <w:delText>their ethnic or national origins,</w:delText>
        </w:r>
      </w:del>
    </w:p>
    <w:p w14:paraId="60FFA0AE" w14:textId="4C531411" w:rsidR="000E6DBA" w:rsidDel="00877767" w:rsidRDefault="009261A9" w:rsidP="009261A9">
      <w:pPr>
        <w:pStyle w:val="BillSectionPara"/>
        <w:numPr>
          <w:ilvl w:val="0"/>
          <w:numId w:val="0"/>
        </w:numPr>
        <w:tabs>
          <w:tab w:val="left" w:pos="1418"/>
        </w:tabs>
        <w:ind w:left="1418" w:hanging="426"/>
        <w:rPr>
          <w:del w:id="609" w:author="Chataway, Francis [AU-AU]" w:date="2025-12-15T19:19:00Z"/>
        </w:rPr>
      </w:pPr>
      <w:del w:id="610" w:author="Chataway, Francis [AU-AU]" w:date="2025-12-15T19:19:00Z">
        <w:r w:rsidDel="00877767">
          <w:delText>(f)</w:delText>
        </w:r>
        <w:r w:rsidDel="00877767">
          <w:tab/>
        </w:r>
        <w:r w:rsidR="000E6DBA" w:rsidDel="00877767">
          <w:delText>whether they are or have ever been a child looked after by a local authority, within the meaning of section 17(6) of the Children (Scotland) Act 1995.</w:delText>
        </w:r>
      </w:del>
    </w:p>
    <w:p w14:paraId="49C4196A" w14:textId="2B0F5691" w:rsidR="000E6DBA" w:rsidDel="00877767" w:rsidRDefault="009261A9" w:rsidP="009261A9">
      <w:pPr>
        <w:pStyle w:val="BillSubSection"/>
        <w:numPr>
          <w:ilvl w:val="0"/>
          <w:numId w:val="0"/>
        </w:numPr>
        <w:tabs>
          <w:tab w:val="left" w:pos="851"/>
        </w:tabs>
        <w:ind w:left="851" w:hanging="567"/>
        <w:rPr>
          <w:del w:id="611" w:author="Chataway, Francis [AU-AU]" w:date="2025-12-15T19:19:00Z"/>
        </w:rPr>
      </w:pPr>
      <w:del w:id="612" w:author="Chataway, Francis [AU-AU]" w:date="2025-12-15T19:19:00Z">
        <w:r w:rsidDel="00877767">
          <w:delText>(2)</w:delText>
        </w:r>
        <w:r w:rsidDel="00877767">
          <w:tab/>
        </w:r>
        <w:r w:rsidR="000E6DBA" w:rsidDel="00877767">
          <w:delText xml:space="preserve">The Scottish Ministers may by regulations amend the definition of “relevant personal data” in subsection </w:delText>
        </w:r>
        <w:r w:rsidR="00040C6A" w:rsidDel="00877767">
          <w:rPr>
            <w:noProof/>
          </w:rPr>
          <w:delText>(1)</w:delText>
        </w:r>
        <w:r w:rsidR="000E6DBA" w:rsidDel="00877767">
          <w:delText>.</w:delText>
        </w:r>
      </w:del>
    </w:p>
    <w:p w14:paraId="030FC80F" w14:textId="0678D5AA" w:rsidR="000E6DBA" w:rsidRPr="00FD5AD4" w:rsidDel="00877767" w:rsidRDefault="000E6DBA" w:rsidP="00A4433E">
      <w:pPr>
        <w:rPr>
          <w:del w:id="613" w:author="Chataway, Francis [AU-AU]" w:date="2025-12-15T19:19:00Z"/>
        </w:rPr>
      </w:pPr>
    </w:p>
    <w:p w14:paraId="0F7AA50B" w14:textId="1851A0B2" w:rsidR="000E6DBA" w:rsidDel="00877767" w:rsidRDefault="009261A9" w:rsidP="009261A9">
      <w:pPr>
        <w:pStyle w:val="BillSection"/>
        <w:numPr>
          <w:ilvl w:val="0"/>
          <w:numId w:val="0"/>
        </w:numPr>
        <w:tabs>
          <w:tab w:val="left" w:pos="851"/>
        </w:tabs>
        <w:ind w:left="851" w:hanging="851"/>
        <w:rPr>
          <w:del w:id="614" w:author="Chataway, Francis [AU-AU]" w:date="2025-12-15T19:19:00Z"/>
        </w:rPr>
      </w:pPr>
      <w:del w:id="615" w:author="Chataway, Francis [AU-AU]" w:date="2025-12-15T19:19:00Z">
        <w:r w:rsidDel="00877767">
          <w:delText>21</w:delText>
        </w:r>
        <w:r w:rsidDel="00877767">
          <w:tab/>
        </w:r>
        <w:r w:rsidR="000E6DBA" w:rsidDel="00877767">
          <w:delText>Collection of relevant personal data by Police Scotland</w:delText>
        </w:r>
      </w:del>
    </w:p>
    <w:p w14:paraId="6F1A564F" w14:textId="7CD1893B" w:rsidR="000E6DBA" w:rsidDel="00877767" w:rsidRDefault="009261A9" w:rsidP="009261A9">
      <w:pPr>
        <w:pStyle w:val="BillSubSection"/>
        <w:numPr>
          <w:ilvl w:val="0"/>
          <w:numId w:val="0"/>
        </w:numPr>
        <w:tabs>
          <w:tab w:val="left" w:pos="851"/>
        </w:tabs>
        <w:ind w:left="851" w:hanging="567"/>
        <w:rPr>
          <w:del w:id="616" w:author="Chataway, Francis [AU-AU]" w:date="2025-12-15T19:19:00Z"/>
        </w:rPr>
      </w:pPr>
      <w:del w:id="617" w:author="Chataway, Francis [AU-AU]" w:date="2025-12-15T19:19:00Z">
        <w:r w:rsidDel="00877767">
          <w:delText>(1)</w:delText>
        </w:r>
        <w:r w:rsidDel="00877767">
          <w:tab/>
        </w:r>
        <w:r w:rsidR="000E6DBA" w:rsidDel="00877767">
          <w:delText xml:space="preserve">The </w:delText>
        </w:r>
        <w:r w:rsidR="00A779C1" w:rsidDel="00877767">
          <w:delText>chief constable of the Police Service of</w:delText>
        </w:r>
        <w:r w:rsidR="000E6DBA" w:rsidDel="00877767">
          <w:delText xml:space="preserve"> Scotland must ensure that the relevant personal data of the persons mentioned in subsection </w:delText>
        </w:r>
        <w:r w:rsidR="00040C6A" w:rsidDel="00877767">
          <w:rPr>
            <w:noProof/>
          </w:rPr>
          <w:delText>(2)</w:delText>
        </w:r>
        <w:r w:rsidR="000E6DBA" w:rsidDel="00877767">
          <w:delText xml:space="preserve"> is—</w:delText>
        </w:r>
      </w:del>
    </w:p>
    <w:p w14:paraId="606E1832" w14:textId="4611EB35" w:rsidR="000E6DBA" w:rsidDel="00877767" w:rsidRDefault="009261A9" w:rsidP="009261A9">
      <w:pPr>
        <w:pStyle w:val="BillSectionPara"/>
        <w:numPr>
          <w:ilvl w:val="0"/>
          <w:numId w:val="0"/>
        </w:numPr>
        <w:tabs>
          <w:tab w:val="left" w:pos="1418"/>
        </w:tabs>
        <w:ind w:left="1418" w:hanging="426"/>
        <w:rPr>
          <w:del w:id="618" w:author="Chataway, Francis [AU-AU]" w:date="2025-12-15T19:19:00Z"/>
        </w:rPr>
      </w:pPr>
      <w:del w:id="619" w:author="Chataway, Francis [AU-AU]" w:date="2025-12-15T19:19:00Z">
        <w:r w:rsidDel="00877767">
          <w:delText>(a)</w:delText>
        </w:r>
        <w:r w:rsidDel="00877767">
          <w:tab/>
        </w:r>
        <w:r w:rsidR="000E6DBA" w:rsidDel="00877767">
          <w:delText>collected by constables or persons authorised by constables, and</w:delText>
        </w:r>
      </w:del>
    </w:p>
    <w:p w14:paraId="7AA32DF9" w14:textId="7A1FFFED" w:rsidR="000E6DBA" w:rsidDel="00877767" w:rsidRDefault="009261A9" w:rsidP="009261A9">
      <w:pPr>
        <w:pStyle w:val="BillSectionPara"/>
        <w:numPr>
          <w:ilvl w:val="0"/>
          <w:numId w:val="0"/>
        </w:numPr>
        <w:tabs>
          <w:tab w:val="left" w:pos="1418"/>
        </w:tabs>
        <w:ind w:left="1418" w:hanging="426"/>
        <w:rPr>
          <w:del w:id="620" w:author="Chataway, Francis [AU-AU]" w:date="2025-12-15T19:19:00Z"/>
        </w:rPr>
      </w:pPr>
      <w:del w:id="621" w:author="Chataway, Francis [AU-AU]" w:date="2025-12-15T19:19:00Z">
        <w:r w:rsidDel="00877767">
          <w:delText>(b)</w:delText>
        </w:r>
        <w:r w:rsidDel="00877767">
          <w:tab/>
        </w:r>
        <w:r w:rsidR="000E6DBA" w:rsidDel="00877767">
          <w:delText xml:space="preserve">submitted to the Scottish Ministers in accordance with section </w:delText>
        </w:r>
        <w:r w:rsidR="00040C6A" w:rsidRPr="00040C6A" w:rsidDel="00877767">
          <w:rPr>
            <w:bCs/>
            <w:lang w:val="en-US"/>
          </w:rPr>
          <w:delText>25</w:delText>
        </w:r>
        <w:r w:rsidR="000E6DBA" w:rsidDel="00877767">
          <w:delText>.</w:delText>
        </w:r>
      </w:del>
    </w:p>
    <w:p w14:paraId="6127944E" w14:textId="1E1D81BC" w:rsidR="000E6DBA" w:rsidDel="00877767" w:rsidRDefault="009261A9" w:rsidP="009261A9">
      <w:pPr>
        <w:pStyle w:val="BillSubSection"/>
        <w:numPr>
          <w:ilvl w:val="0"/>
          <w:numId w:val="0"/>
        </w:numPr>
        <w:tabs>
          <w:tab w:val="left" w:pos="851"/>
        </w:tabs>
        <w:ind w:left="851" w:hanging="567"/>
        <w:rPr>
          <w:del w:id="622" w:author="Chataway, Francis [AU-AU]" w:date="2025-12-15T19:19:00Z"/>
        </w:rPr>
      </w:pPr>
      <w:del w:id="623" w:author="Chataway, Francis [AU-AU]" w:date="2025-12-15T19:19:00Z">
        <w:r w:rsidDel="00877767">
          <w:delText>(2)</w:delText>
        </w:r>
        <w:r w:rsidDel="00877767">
          <w:tab/>
        </w:r>
        <w:r w:rsidR="000E6DBA" w:rsidDel="00877767">
          <w:delText>The persons are victims of alleged offences involving domestic abuse reported to constables.</w:delText>
        </w:r>
      </w:del>
    </w:p>
    <w:p w14:paraId="46714F13" w14:textId="45617E3E" w:rsidR="000E6DBA" w:rsidDel="00877767" w:rsidRDefault="009261A9" w:rsidP="009261A9">
      <w:pPr>
        <w:pStyle w:val="BillSubSection"/>
        <w:numPr>
          <w:ilvl w:val="0"/>
          <w:numId w:val="0"/>
        </w:numPr>
        <w:tabs>
          <w:tab w:val="left" w:pos="851"/>
        </w:tabs>
        <w:ind w:left="851" w:hanging="567"/>
        <w:rPr>
          <w:del w:id="624" w:author="Chataway, Francis [AU-AU]" w:date="2025-12-15T19:19:00Z"/>
        </w:rPr>
      </w:pPr>
      <w:del w:id="625" w:author="Chataway, Francis [AU-AU]" w:date="2025-12-15T19:19:00Z">
        <w:r w:rsidDel="00877767">
          <w:delText>(3)</w:delText>
        </w:r>
        <w:r w:rsidDel="00877767">
          <w:tab/>
        </w:r>
        <w:r w:rsidR="000E6DBA" w:rsidDel="00877767">
          <w:delText xml:space="preserve">For the purposes of complying with subsection </w:delText>
        </w:r>
        <w:r w:rsidR="00040C6A" w:rsidDel="00877767">
          <w:rPr>
            <w:noProof/>
          </w:rPr>
          <w:delText>(1)(a)</w:delText>
        </w:r>
        <w:r w:rsidR="000E6DBA" w:rsidDel="00877767">
          <w:delText xml:space="preserve">, a constable or a person authorised by a constable may request that a person mentioned in subsection </w:delText>
        </w:r>
        <w:r w:rsidR="00040C6A" w:rsidDel="00877767">
          <w:rPr>
            <w:noProof/>
          </w:rPr>
          <w:delText>(2)</w:delText>
        </w:r>
        <w:r w:rsidR="000E6DBA" w:rsidDel="00877767">
          <w:delText xml:space="preserve"> provide their relevant personal data.</w:delText>
        </w:r>
      </w:del>
    </w:p>
    <w:p w14:paraId="03F36479" w14:textId="5A5EFB74" w:rsidR="000E6DBA" w:rsidDel="00877767" w:rsidRDefault="009261A9" w:rsidP="009261A9">
      <w:pPr>
        <w:pStyle w:val="BillSubSection"/>
        <w:numPr>
          <w:ilvl w:val="0"/>
          <w:numId w:val="0"/>
        </w:numPr>
        <w:tabs>
          <w:tab w:val="left" w:pos="851"/>
        </w:tabs>
        <w:ind w:left="851" w:hanging="567"/>
        <w:rPr>
          <w:del w:id="626" w:author="Chataway, Francis [AU-AU]" w:date="2025-12-15T19:19:00Z"/>
        </w:rPr>
      </w:pPr>
      <w:del w:id="627" w:author="Chataway, Francis [AU-AU]" w:date="2025-12-15T19:19:00Z">
        <w:r w:rsidDel="00877767">
          <w:delText>(4)</w:delText>
        </w:r>
        <w:r w:rsidDel="00877767">
          <w:tab/>
        </w:r>
        <w:r w:rsidR="000E6DBA" w:rsidDel="00877767">
          <w:delText>However, the person may decline to provide any of their relevant personal data in response to such a request.</w:delText>
        </w:r>
      </w:del>
    </w:p>
    <w:p w14:paraId="2B621DE5" w14:textId="37F23237" w:rsidR="000E6DBA" w:rsidDel="00877767" w:rsidRDefault="009261A9" w:rsidP="009261A9">
      <w:pPr>
        <w:pStyle w:val="BillSubSection"/>
        <w:numPr>
          <w:ilvl w:val="0"/>
          <w:numId w:val="0"/>
        </w:numPr>
        <w:tabs>
          <w:tab w:val="left" w:pos="851"/>
        </w:tabs>
        <w:ind w:left="851" w:hanging="567"/>
        <w:rPr>
          <w:del w:id="628" w:author="Chataway, Francis [AU-AU]" w:date="2025-12-15T19:19:00Z"/>
        </w:rPr>
      </w:pPr>
      <w:del w:id="629" w:author="Chataway, Francis [AU-AU]" w:date="2025-12-15T19:19:00Z">
        <w:r w:rsidDel="00877767">
          <w:delText>(5)</w:delText>
        </w:r>
        <w:r w:rsidDel="00877767">
          <w:tab/>
        </w:r>
        <w:r w:rsidR="000E6DBA" w:rsidDel="00877767">
          <w:delText>In this section, “constable” has the meaning given in section 99(1) of the Police and Fire Reform (Scotland) Act 2012.</w:delText>
        </w:r>
      </w:del>
    </w:p>
    <w:p w14:paraId="6E21ACE9" w14:textId="4E302E9E" w:rsidR="000E6DBA" w:rsidRPr="0067194D" w:rsidDel="00877767" w:rsidRDefault="009261A9" w:rsidP="009261A9">
      <w:pPr>
        <w:pStyle w:val="BillSubSection"/>
        <w:numPr>
          <w:ilvl w:val="0"/>
          <w:numId w:val="0"/>
        </w:numPr>
        <w:tabs>
          <w:tab w:val="left" w:pos="851"/>
        </w:tabs>
        <w:ind w:left="851" w:hanging="567"/>
        <w:rPr>
          <w:del w:id="630" w:author="Chataway, Francis [AU-AU]" w:date="2025-12-15T19:19:00Z"/>
        </w:rPr>
      </w:pPr>
      <w:del w:id="631" w:author="Chataway, Francis [AU-AU]" w:date="2025-12-15T19:19:00Z">
        <w:r w:rsidRPr="0067194D" w:rsidDel="00877767">
          <w:delText>(6)</w:delText>
        </w:r>
        <w:r w:rsidRPr="0067194D" w:rsidDel="00877767">
          <w:tab/>
        </w:r>
        <w:r w:rsidR="000E6DBA" w:rsidDel="00877767">
          <w:delText>In this Part, “offence involving domestic abuse” means</w:delText>
        </w:r>
        <w:r w:rsidR="000E6DBA" w:rsidRPr="0067194D" w:rsidDel="00877767">
          <w:delText>—</w:delText>
        </w:r>
      </w:del>
    </w:p>
    <w:p w14:paraId="1CF354DE" w14:textId="3FB01DF1" w:rsidR="000E6DBA" w:rsidDel="00877767" w:rsidRDefault="009261A9" w:rsidP="009261A9">
      <w:pPr>
        <w:pStyle w:val="BillSectionPara"/>
        <w:numPr>
          <w:ilvl w:val="0"/>
          <w:numId w:val="0"/>
        </w:numPr>
        <w:tabs>
          <w:tab w:val="left" w:pos="1418"/>
        </w:tabs>
        <w:ind w:left="1418" w:hanging="426"/>
        <w:rPr>
          <w:del w:id="632" w:author="Chataway, Francis [AU-AU]" w:date="2025-12-15T19:19:00Z"/>
        </w:rPr>
      </w:pPr>
      <w:del w:id="633" w:author="Chataway, Francis [AU-AU]" w:date="2025-12-15T19:19:00Z">
        <w:r w:rsidDel="00877767">
          <w:delText>(a)</w:delText>
        </w:r>
        <w:r w:rsidDel="00877767">
          <w:tab/>
        </w:r>
        <w:r w:rsidR="000E6DBA" w:rsidRPr="0067194D" w:rsidDel="00877767">
          <w:delText>an offence under section 1(1) (abusive behaviour towards partner or ex-partner) of the Domestic Abuse (Scotland) Act 2018,</w:delText>
        </w:r>
      </w:del>
    </w:p>
    <w:p w14:paraId="3E0B839E" w14:textId="592931C9" w:rsidR="000E6DBA" w:rsidRPr="0051133C" w:rsidDel="00877767" w:rsidRDefault="009261A9" w:rsidP="009261A9">
      <w:pPr>
        <w:pStyle w:val="BillSectionPara"/>
        <w:numPr>
          <w:ilvl w:val="0"/>
          <w:numId w:val="0"/>
        </w:numPr>
        <w:tabs>
          <w:tab w:val="left" w:pos="1418"/>
        </w:tabs>
        <w:ind w:left="1418" w:hanging="426"/>
        <w:rPr>
          <w:del w:id="634" w:author="Chataway, Francis [AU-AU]" w:date="2025-12-15T19:19:00Z"/>
        </w:rPr>
      </w:pPr>
      <w:del w:id="635" w:author="Chataway, Francis [AU-AU]" w:date="2025-12-15T19:19:00Z">
        <w:r w:rsidRPr="0051133C" w:rsidDel="00877767">
          <w:delText>(b)</w:delText>
        </w:r>
        <w:r w:rsidRPr="0051133C" w:rsidDel="00877767">
          <w:tab/>
        </w:r>
        <w:r w:rsidR="000E6DBA" w:rsidRPr="0051133C" w:rsidDel="00877767">
          <w:delText>an offence under section 7 (breach of domestic abuse protection notice) of the Domestic Abuse (Protection) (Scotland) Act 2021,</w:delText>
        </w:r>
      </w:del>
    </w:p>
    <w:p w14:paraId="5AC51C5D" w14:textId="3D6D2713" w:rsidR="000E6DBA" w:rsidRPr="0051133C" w:rsidDel="00877767" w:rsidRDefault="009261A9" w:rsidP="009261A9">
      <w:pPr>
        <w:pStyle w:val="BillSectionPara"/>
        <w:numPr>
          <w:ilvl w:val="0"/>
          <w:numId w:val="0"/>
        </w:numPr>
        <w:tabs>
          <w:tab w:val="left" w:pos="1418"/>
        </w:tabs>
        <w:ind w:left="1418" w:hanging="426"/>
        <w:rPr>
          <w:del w:id="636" w:author="Chataway, Francis [AU-AU]" w:date="2025-12-15T19:19:00Z"/>
        </w:rPr>
      </w:pPr>
      <w:del w:id="637" w:author="Chataway, Francis [AU-AU]" w:date="2025-12-15T19:19:00Z">
        <w:r w:rsidRPr="0051133C" w:rsidDel="00877767">
          <w:delText>(c)</w:delText>
        </w:r>
        <w:r w:rsidRPr="0051133C" w:rsidDel="00877767">
          <w:tab/>
        </w:r>
        <w:r w:rsidR="000E6DBA" w:rsidRPr="0051133C" w:rsidDel="00877767">
          <w:delText>an offence under section 17 (breach of domestic abuse protection order) of that Act,</w:delText>
        </w:r>
      </w:del>
    </w:p>
    <w:p w14:paraId="56DDFF10" w14:textId="0A495958" w:rsidR="000E6DBA" w:rsidDel="00877767" w:rsidRDefault="009261A9" w:rsidP="009261A9">
      <w:pPr>
        <w:pStyle w:val="BillSectionPara"/>
        <w:numPr>
          <w:ilvl w:val="0"/>
          <w:numId w:val="0"/>
        </w:numPr>
        <w:tabs>
          <w:tab w:val="left" w:pos="1418"/>
        </w:tabs>
        <w:ind w:left="1418" w:hanging="426"/>
        <w:rPr>
          <w:del w:id="638" w:author="Chataway, Francis [AU-AU]" w:date="2025-12-15T19:19:00Z"/>
        </w:rPr>
      </w:pPr>
      <w:del w:id="639" w:author="Chataway, Francis [AU-AU]" w:date="2025-12-15T19:19:00Z">
        <w:r w:rsidDel="00877767">
          <w:delText>(d)</w:delText>
        </w:r>
        <w:r w:rsidDel="00877767">
          <w:tab/>
        </w:r>
        <w:r w:rsidR="000E6DBA" w:rsidRPr="0067194D" w:rsidDel="00877767">
          <w:delText>any other offence where the offence is aggravated as described in section 1(1)(a) (aggravation where abuse of partner or ex-partner) of the Abusive Behaviour and Sexual Harm (Scotland) Act 2016.</w:delText>
        </w:r>
      </w:del>
    </w:p>
    <w:p w14:paraId="1D8EFC81" w14:textId="3AF53825" w:rsidR="000E6DBA" w:rsidRPr="0067194D" w:rsidDel="00877767" w:rsidRDefault="000E6DBA" w:rsidP="00A4433E">
      <w:pPr>
        <w:rPr>
          <w:del w:id="640" w:author="Chataway, Francis [AU-AU]" w:date="2025-12-15T19:19:00Z"/>
        </w:rPr>
      </w:pPr>
    </w:p>
    <w:p w14:paraId="1179A5BA" w14:textId="48FCC42A" w:rsidR="000E6DBA" w:rsidDel="00877767" w:rsidRDefault="009261A9" w:rsidP="009261A9">
      <w:pPr>
        <w:pStyle w:val="BillSection"/>
        <w:numPr>
          <w:ilvl w:val="0"/>
          <w:numId w:val="0"/>
        </w:numPr>
        <w:tabs>
          <w:tab w:val="left" w:pos="851"/>
        </w:tabs>
        <w:ind w:left="851" w:hanging="851"/>
        <w:rPr>
          <w:del w:id="641" w:author="Chataway, Francis [AU-AU]" w:date="2025-12-15T19:19:00Z"/>
        </w:rPr>
      </w:pPr>
      <w:del w:id="642" w:author="Chataway, Francis [AU-AU]" w:date="2025-12-15T19:19:00Z">
        <w:r w:rsidDel="00877767">
          <w:delText>22</w:delText>
        </w:r>
        <w:r w:rsidDel="00877767">
          <w:tab/>
        </w:r>
        <w:r w:rsidR="000E6DBA" w:rsidDel="00877767">
          <w:delText>Collection of data by procurators fiscal</w:delText>
        </w:r>
      </w:del>
    </w:p>
    <w:p w14:paraId="02D78147" w14:textId="216D0277" w:rsidR="000E6DBA" w:rsidDel="00877767" w:rsidRDefault="009261A9" w:rsidP="009261A9">
      <w:pPr>
        <w:pStyle w:val="BillSubSection"/>
        <w:numPr>
          <w:ilvl w:val="0"/>
          <w:numId w:val="0"/>
        </w:numPr>
        <w:tabs>
          <w:tab w:val="left" w:pos="851"/>
        </w:tabs>
        <w:ind w:left="851" w:hanging="567"/>
        <w:rPr>
          <w:del w:id="643" w:author="Chataway, Francis [AU-AU]" w:date="2025-12-15T19:19:00Z"/>
        </w:rPr>
      </w:pPr>
      <w:del w:id="644" w:author="Chataway, Francis [AU-AU]" w:date="2025-12-15T19:19:00Z">
        <w:r w:rsidDel="00877767">
          <w:delText>(1)</w:delText>
        </w:r>
        <w:r w:rsidDel="00877767">
          <w:tab/>
        </w:r>
        <w:r w:rsidR="000E6DBA" w:rsidDel="00877767">
          <w:delText xml:space="preserve">The Lord Advocate (through the Crown Office and Procurator Fiscal Service) must ensure that the relevant personal data of the persons mentioned in subsection </w:delText>
        </w:r>
        <w:r w:rsidR="00040C6A" w:rsidDel="00877767">
          <w:rPr>
            <w:noProof/>
          </w:rPr>
          <w:delText>(2)</w:delText>
        </w:r>
        <w:r w:rsidR="000E6DBA" w:rsidDel="00877767">
          <w:delText xml:space="preserve"> is—</w:delText>
        </w:r>
      </w:del>
    </w:p>
    <w:p w14:paraId="208736D2" w14:textId="59C7B0F3" w:rsidR="000E6DBA" w:rsidDel="00877767" w:rsidRDefault="009261A9" w:rsidP="009261A9">
      <w:pPr>
        <w:pStyle w:val="BillSectionPara"/>
        <w:numPr>
          <w:ilvl w:val="0"/>
          <w:numId w:val="0"/>
        </w:numPr>
        <w:tabs>
          <w:tab w:val="left" w:pos="1418"/>
        </w:tabs>
        <w:ind w:left="1418" w:hanging="426"/>
        <w:rPr>
          <w:del w:id="645" w:author="Chataway, Francis [AU-AU]" w:date="2025-12-15T19:19:00Z"/>
        </w:rPr>
      </w:pPr>
      <w:del w:id="646" w:author="Chataway, Francis [AU-AU]" w:date="2025-12-15T19:19:00Z">
        <w:r w:rsidDel="00877767">
          <w:delText>(a)</w:delText>
        </w:r>
        <w:r w:rsidDel="00877767">
          <w:tab/>
        </w:r>
        <w:r w:rsidR="000E6DBA" w:rsidDel="00877767">
          <w:delText>collected by procurators fiscal or persons authorised by procurators fiscal, and</w:delText>
        </w:r>
      </w:del>
    </w:p>
    <w:p w14:paraId="7E4EC857" w14:textId="5BC398AD" w:rsidR="000E6DBA" w:rsidDel="00877767" w:rsidRDefault="009261A9" w:rsidP="009261A9">
      <w:pPr>
        <w:pStyle w:val="BillSectionPara"/>
        <w:numPr>
          <w:ilvl w:val="0"/>
          <w:numId w:val="0"/>
        </w:numPr>
        <w:tabs>
          <w:tab w:val="left" w:pos="1418"/>
        </w:tabs>
        <w:ind w:left="1418" w:hanging="426"/>
        <w:rPr>
          <w:del w:id="647" w:author="Chataway, Francis [AU-AU]" w:date="2025-12-15T19:19:00Z"/>
        </w:rPr>
      </w:pPr>
      <w:del w:id="648" w:author="Chataway, Francis [AU-AU]" w:date="2025-12-15T19:19:00Z">
        <w:r w:rsidDel="00877767">
          <w:delText>(b)</w:delText>
        </w:r>
        <w:r w:rsidDel="00877767">
          <w:tab/>
        </w:r>
        <w:r w:rsidR="000E6DBA" w:rsidDel="00877767">
          <w:delText xml:space="preserve">submitted to the Scottish Ministers in accordance with section </w:delText>
        </w:r>
        <w:r w:rsidR="00040C6A" w:rsidRPr="00040C6A" w:rsidDel="00877767">
          <w:rPr>
            <w:bCs/>
            <w:lang w:val="en-US"/>
          </w:rPr>
          <w:delText>25</w:delText>
        </w:r>
        <w:r w:rsidR="000E6DBA" w:rsidDel="00877767">
          <w:delText>.</w:delText>
        </w:r>
      </w:del>
    </w:p>
    <w:p w14:paraId="2F68AF56" w14:textId="5BF18FCB" w:rsidR="000E6DBA" w:rsidDel="00877767" w:rsidRDefault="009261A9" w:rsidP="009261A9">
      <w:pPr>
        <w:pStyle w:val="BillSubSection"/>
        <w:numPr>
          <w:ilvl w:val="0"/>
          <w:numId w:val="0"/>
        </w:numPr>
        <w:tabs>
          <w:tab w:val="left" w:pos="851"/>
        </w:tabs>
        <w:ind w:left="851" w:hanging="567"/>
        <w:rPr>
          <w:del w:id="649" w:author="Chataway, Francis [AU-AU]" w:date="2025-12-15T19:19:00Z"/>
        </w:rPr>
      </w:pPr>
      <w:del w:id="650" w:author="Chataway, Francis [AU-AU]" w:date="2025-12-15T19:19:00Z">
        <w:r w:rsidDel="00877767">
          <w:delText>(2)</w:delText>
        </w:r>
        <w:r w:rsidDel="00877767">
          <w:tab/>
        </w:r>
        <w:r w:rsidR="000E6DBA" w:rsidDel="00877767">
          <w:delText>The persons are victims of alleged offences involving domestic abuse reported to procurators fiscal or the Lord Advocate.</w:delText>
        </w:r>
      </w:del>
    </w:p>
    <w:p w14:paraId="5E1B484A" w14:textId="3AE7427B" w:rsidR="000E6DBA" w:rsidDel="00877767" w:rsidRDefault="009261A9" w:rsidP="009261A9">
      <w:pPr>
        <w:pStyle w:val="BillSubSection"/>
        <w:numPr>
          <w:ilvl w:val="0"/>
          <w:numId w:val="0"/>
        </w:numPr>
        <w:tabs>
          <w:tab w:val="left" w:pos="851"/>
        </w:tabs>
        <w:ind w:left="851" w:hanging="567"/>
        <w:rPr>
          <w:del w:id="651" w:author="Chataway, Francis [AU-AU]" w:date="2025-12-15T19:19:00Z"/>
        </w:rPr>
      </w:pPr>
      <w:del w:id="652" w:author="Chataway, Francis [AU-AU]" w:date="2025-12-15T19:19:00Z">
        <w:r w:rsidDel="00877767">
          <w:delText>(3)</w:delText>
        </w:r>
        <w:r w:rsidDel="00877767">
          <w:tab/>
        </w:r>
        <w:r w:rsidR="000E6DBA" w:rsidDel="00877767">
          <w:delText xml:space="preserve">For the purposes of complying with subsection </w:delText>
        </w:r>
        <w:r w:rsidR="00040C6A" w:rsidDel="00877767">
          <w:rPr>
            <w:noProof/>
          </w:rPr>
          <w:delText>(1)(a)</w:delText>
        </w:r>
        <w:r w:rsidR="000E6DBA" w:rsidDel="00877767">
          <w:delText xml:space="preserve">, a procurator fiscal or a person authorised by a procurator fiscal may request that a person mentioned in subsection </w:delText>
        </w:r>
        <w:r w:rsidR="00040C6A" w:rsidDel="00877767">
          <w:rPr>
            <w:noProof/>
          </w:rPr>
          <w:delText>(2)</w:delText>
        </w:r>
        <w:r w:rsidR="000E6DBA" w:rsidDel="00877767">
          <w:delText xml:space="preserve"> provide their relevant personal data.</w:delText>
        </w:r>
      </w:del>
    </w:p>
    <w:p w14:paraId="57B114C0" w14:textId="7890FB7A" w:rsidR="000E6DBA" w:rsidDel="00877767" w:rsidRDefault="009261A9" w:rsidP="009261A9">
      <w:pPr>
        <w:pStyle w:val="BillSubSection"/>
        <w:numPr>
          <w:ilvl w:val="0"/>
          <w:numId w:val="0"/>
        </w:numPr>
        <w:tabs>
          <w:tab w:val="left" w:pos="851"/>
        </w:tabs>
        <w:ind w:left="851" w:hanging="567"/>
        <w:rPr>
          <w:del w:id="653" w:author="Chataway, Francis [AU-AU]" w:date="2025-12-15T19:19:00Z"/>
        </w:rPr>
      </w:pPr>
      <w:del w:id="654" w:author="Chataway, Francis [AU-AU]" w:date="2025-12-15T19:19:00Z">
        <w:r w:rsidDel="00877767">
          <w:delText>(4)</w:delText>
        </w:r>
        <w:r w:rsidDel="00877767">
          <w:tab/>
        </w:r>
        <w:r w:rsidR="000E6DBA" w:rsidDel="00877767">
          <w:delText>However, the person may decline to provide any of their relevant personal data in response to such a request.</w:delText>
        </w:r>
      </w:del>
    </w:p>
    <w:p w14:paraId="3F75E9BC" w14:textId="6D0C7426" w:rsidR="000E6DBA" w:rsidRPr="00753AFB" w:rsidDel="00877767" w:rsidRDefault="000E6DBA" w:rsidP="00A4433E">
      <w:pPr>
        <w:rPr>
          <w:del w:id="655" w:author="Chataway, Francis [AU-AU]" w:date="2025-12-15T19:19:00Z"/>
        </w:rPr>
      </w:pPr>
    </w:p>
    <w:p w14:paraId="29949EED" w14:textId="4863DBBF" w:rsidR="000E6DBA" w:rsidDel="00877767" w:rsidRDefault="009261A9" w:rsidP="009261A9">
      <w:pPr>
        <w:pStyle w:val="BillSection"/>
        <w:numPr>
          <w:ilvl w:val="0"/>
          <w:numId w:val="0"/>
        </w:numPr>
        <w:tabs>
          <w:tab w:val="left" w:pos="851"/>
        </w:tabs>
        <w:ind w:left="851" w:hanging="851"/>
        <w:rPr>
          <w:del w:id="656" w:author="Chataway, Francis [AU-AU]" w:date="2025-12-15T19:19:00Z"/>
        </w:rPr>
      </w:pPr>
      <w:del w:id="657" w:author="Chataway, Francis [AU-AU]" w:date="2025-12-15T19:19:00Z">
        <w:r w:rsidDel="00877767">
          <w:delText>23</w:delText>
        </w:r>
        <w:r w:rsidDel="00877767">
          <w:tab/>
        </w:r>
        <w:r w:rsidR="000E6DBA" w:rsidDel="00877767">
          <w:delText>Collection of data by charities</w:delText>
        </w:r>
      </w:del>
    </w:p>
    <w:p w14:paraId="45A1A477" w14:textId="488D2A90" w:rsidR="000E6DBA" w:rsidDel="00877767" w:rsidRDefault="009261A9" w:rsidP="009261A9">
      <w:pPr>
        <w:pStyle w:val="BillSubSection"/>
        <w:numPr>
          <w:ilvl w:val="0"/>
          <w:numId w:val="0"/>
        </w:numPr>
        <w:tabs>
          <w:tab w:val="left" w:pos="851"/>
        </w:tabs>
        <w:ind w:left="851" w:hanging="567"/>
        <w:rPr>
          <w:del w:id="658" w:author="Chataway, Francis [AU-AU]" w:date="2025-12-15T19:19:00Z"/>
        </w:rPr>
      </w:pPr>
      <w:del w:id="659" w:author="Chataway, Francis [AU-AU]" w:date="2025-12-15T19:19:00Z">
        <w:r w:rsidDel="00877767">
          <w:delText>(1)</w:delText>
        </w:r>
        <w:r w:rsidDel="00877767">
          <w:tab/>
        </w:r>
        <w:r w:rsidR="000E6DBA" w:rsidDel="00877767">
          <w:delText>This section applies to any charity which has as its purpose, or among its purposes, the provision of help or support to victims of domestic abuse.</w:delText>
        </w:r>
      </w:del>
    </w:p>
    <w:p w14:paraId="652F562D" w14:textId="5DA63214" w:rsidR="000E6DBA" w:rsidDel="00877767" w:rsidRDefault="009261A9" w:rsidP="009261A9">
      <w:pPr>
        <w:pStyle w:val="BillSubSection"/>
        <w:numPr>
          <w:ilvl w:val="0"/>
          <w:numId w:val="0"/>
        </w:numPr>
        <w:tabs>
          <w:tab w:val="left" w:pos="851"/>
        </w:tabs>
        <w:ind w:left="851" w:hanging="567"/>
        <w:rPr>
          <w:del w:id="660" w:author="Chataway, Francis [AU-AU]" w:date="2025-12-15T19:19:00Z"/>
        </w:rPr>
      </w:pPr>
      <w:del w:id="661" w:author="Chataway, Francis [AU-AU]" w:date="2025-12-15T19:19:00Z">
        <w:r w:rsidDel="00877767">
          <w:delText>(2)</w:delText>
        </w:r>
        <w:r w:rsidDel="00877767">
          <w:tab/>
        </w:r>
        <w:r w:rsidR="000E6DBA" w:rsidDel="00877767">
          <w:delText xml:space="preserve">The charity must, subject to subsection </w:delText>
        </w:r>
        <w:r w:rsidR="00040C6A" w:rsidDel="00877767">
          <w:rPr>
            <w:noProof/>
          </w:rPr>
          <w:delText>(4)</w:delText>
        </w:r>
        <w:r w:rsidR="000E6DBA" w:rsidDel="00877767">
          <w:delText xml:space="preserve">, ensure that the relevant personal data of persons mentioned in subsection </w:delText>
        </w:r>
        <w:r w:rsidR="00040C6A" w:rsidDel="00877767">
          <w:rPr>
            <w:noProof/>
          </w:rPr>
          <w:delText>(3)</w:delText>
        </w:r>
        <w:r w:rsidR="000E6DBA" w:rsidDel="00877767">
          <w:delText xml:space="preserve"> is—</w:delText>
        </w:r>
      </w:del>
    </w:p>
    <w:p w14:paraId="6409DA3B" w14:textId="0E82A643" w:rsidR="000E6DBA" w:rsidDel="00877767" w:rsidRDefault="009261A9" w:rsidP="009261A9">
      <w:pPr>
        <w:pStyle w:val="BillSectionPara"/>
        <w:numPr>
          <w:ilvl w:val="0"/>
          <w:numId w:val="0"/>
        </w:numPr>
        <w:tabs>
          <w:tab w:val="left" w:pos="1418"/>
        </w:tabs>
        <w:ind w:left="1418" w:hanging="426"/>
        <w:rPr>
          <w:del w:id="662" w:author="Chataway, Francis [AU-AU]" w:date="2025-12-15T19:19:00Z"/>
        </w:rPr>
      </w:pPr>
      <w:del w:id="663" w:author="Chataway, Francis [AU-AU]" w:date="2025-12-15T19:19:00Z">
        <w:r w:rsidDel="00877767">
          <w:delText>(a)</w:delText>
        </w:r>
        <w:r w:rsidDel="00877767">
          <w:tab/>
        </w:r>
        <w:r w:rsidR="000E6DBA" w:rsidDel="00877767">
          <w:delText>collected by the charity or persons authorised by the charity, and</w:delText>
        </w:r>
      </w:del>
    </w:p>
    <w:p w14:paraId="6905FA20" w14:textId="382B6C52" w:rsidR="000E6DBA" w:rsidDel="00877767" w:rsidRDefault="009261A9" w:rsidP="009261A9">
      <w:pPr>
        <w:pStyle w:val="BillSectionPara"/>
        <w:numPr>
          <w:ilvl w:val="0"/>
          <w:numId w:val="0"/>
        </w:numPr>
        <w:tabs>
          <w:tab w:val="left" w:pos="1418"/>
        </w:tabs>
        <w:ind w:left="1418" w:hanging="426"/>
        <w:rPr>
          <w:del w:id="664" w:author="Chataway, Francis [AU-AU]" w:date="2025-12-15T19:19:00Z"/>
        </w:rPr>
      </w:pPr>
      <w:del w:id="665" w:author="Chataway, Francis [AU-AU]" w:date="2025-12-15T19:19:00Z">
        <w:r w:rsidDel="00877767">
          <w:delText>(b)</w:delText>
        </w:r>
        <w:r w:rsidDel="00877767">
          <w:tab/>
        </w:r>
        <w:r w:rsidR="000E6DBA" w:rsidDel="00877767">
          <w:delText xml:space="preserve">submitted to the Scottish Ministers in accordance with section </w:delText>
        </w:r>
        <w:r w:rsidR="00040C6A" w:rsidRPr="00040C6A" w:rsidDel="00877767">
          <w:rPr>
            <w:bCs/>
            <w:lang w:val="en-US"/>
          </w:rPr>
          <w:delText>25</w:delText>
        </w:r>
        <w:r w:rsidR="000E6DBA" w:rsidDel="00877767">
          <w:delText>.</w:delText>
        </w:r>
      </w:del>
    </w:p>
    <w:p w14:paraId="25597EA9" w14:textId="3A68146D" w:rsidR="000E6DBA" w:rsidDel="00877767" w:rsidRDefault="009261A9" w:rsidP="009261A9">
      <w:pPr>
        <w:pStyle w:val="BillSubSection"/>
        <w:numPr>
          <w:ilvl w:val="0"/>
          <w:numId w:val="0"/>
        </w:numPr>
        <w:tabs>
          <w:tab w:val="left" w:pos="851"/>
        </w:tabs>
        <w:ind w:left="851" w:hanging="567"/>
        <w:rPr>
          <w:del w:id="666" w:author="Chataway, Francis [AU-AU]" w:date="2025-12-15T19:19:00Z"/>
        </w:rPr>
      </w:pPr>
      <w:del w:id="667" w:author="Chataway, Francis [AU-AU]" w:date="2025-12-15T19:19:00Z">
        <w:r w:rsidDel="00877767">
          <w:delText>(3)</w:delText>
        </w:r>
        <w:r w:rsidDel="00877767">
          <w:tab/>
        </w:r>
        <w:r w:rsidR="000E6DBA" w:rsidDel="00877767">
          <w:delText>The persons are victims of domestic abuse to whom the charity provides help or support.</w:delText>
        </w:r>
      </w:del>
    </w:p>
    <w:p w14:paraId="755CD57C" w14:textId="1C1E2B6D" w:rsidR="000E6DBA" w:rsidDel="00877767" w:rsidRDefault="009261A9" w:rsidP="009261A9">
      <w:pPr>
        <w:pStyle w:val="BillSubSection"/>
        <w:numPr>
          <w:ilvl w:val="0"/>
          <w:numId w:val="0"/>
        </w:numPr>
        <w:tabs>
          <w:tab w:val="left" w:pos="851"/>
        </w:tabs>
        <w:ind w:left="851" w:hanging="567"/>
        <w:rPr>
          <w:del w:id="668" w:author="Chataway, Francis [AU-AU]" w:date="2025-12-15T19:19:00Z"/>
        </w:rPr>
      </w:pPr>
      <w:del w:id="669" w:author="Chataway, Francis [AU-AU]" w:date="2025-12-15T19:19:00Z">
        <w:r w:rsidDel="00877767">
          <w:delText>(4)</w:delText>
        </w:r>
        <w:r w:rsidDel="00877767">
          <w:tab/>
        </w:r>
        <w:r w:rsidR="000E6DBA" w:rsidDel="00877767">
          <w:delText>A charity need not collect the relevant personal data of a particular such person if the charity considers that—</w:delText>
        </w:r>
      </w:del>
    </w:p>
    <w:p w14:paraId="0576E9D1" w14:textId="02D09CDC" w:rsidR="000E6DBA" w:rsidDel="00877767" w:rsidRDefault="009261A9" w:rsidP="009261A9">
      <w:pPr>
        <w:pStyle w:val="BillSectionPara"/>
        <w:numPr>
          <w:ilvl w:val="0"/>
          <w:numId w:val="0"/>
        </w:numPr>
        <w:tabs>
          <w:tab w:val="left" w:pos="1418"/>
        </w:tabs>
        <w:ind w:left="1418" w:hanging="426"/>
        <w:rPr>
          <w:del w:id="670" w:author="Chataway, Francis [AU-AU]" w:date="2025-12-15T19:19:00Z"/>
        </w:rPr>
      </w:pPr>
      <w:del w:id="671" w:author="Chataway, Francis [AU-AU]" w:date="2025-12-15T19:19:00Z">
        <w:r w:rsidDel="00877767">
          <w:delText>(a)</w:delText>
        </w:r>
        <w:r w:rsidDel="00877767">
          <w:tab/>
        </w:r>
        <w:r w:rsidR="000E6DBA" w:rsidDel="00877767">
          <w:delText>it would be unreasonable to do so having regard to the person’s circumstances, or</w:delText>
        </w:r>
      </w:del>
    </w:p>
    <w:p w14:paraId="3DF49C77" w14:textId="5F63BC1C" w:rsidR="000E6DBA" w:rsidDel="00877767" w:rsidRDefault="009261A9" w:rsidP="009261A9">
      <w:pPr>
        <w:pStyle w:val="BillSectionPara"/>
        <w:numPr>
          <w:ilvl w:val="0"/>
          <w:numId w:val="0"/>
        </w:numPr>
        <w:tabs>
          <w:tab w:val="left" w:pos="1418"/>
        </w:tabs>
        <w:ind w:left="1418" w:hanging="426"/>
        <w:rPr>
          <w:del w:id="672" w:author="Chataway, Francis [AU-AU]" w:date="2025-12-15T19:19:00Z"/>
        </w:rPr>
      </w:pPr>
      <w:del w:id="673" w:author="Chataway, Francis [AU-AU]" w:date="2025-12-15T19:19:00Z">
        <w:r w:rsidDel="00877767">
          <w:delText>(b)</w:delText>
        </w:r>
        <w:r w:rsidDel="00877767">
          <w:tab/>
        </w:r>
        <w:r w:rsidR="000E6DBA" w:rsidDel="00877767">
          <w:delText>it would be impracticable to do so having regard</w:delText>
        </w:r>
        <w:r w:rsidR="00967F07" w:rsidDel="00877767">
          <w:delText xml:space="preserve"> to </w:delText>
        </w:r>
        <w:r w:rsidR="000E6DBA" w:rsidDel="00877767">
          <w:delText>the charity’s resources.</w:delText>
        </w:r>
      </w:del>
    </w:p>
    <w:p w14:paraId="6C235B24" w14:textId="2709A796" w:rsidR="000E6DBA" w:rsidDel="00877767" w:rsidRDefault="009261A9" w:rsidP="009261A9">
      <w:pPr>
        <w:pStyle w:val="BillSubSection"/>
        <w:numPr>
          <w:ilvl w:val="0"/>
          <w:numId w:val="0"/>
        </w:numPr>
        <w:tabs>
          <w:tab w:val="left" w:pos="851"/>
        </w:tabs>
        <w:ind w:left="851" w:hanging="567"/>
        <w:rPr>
          <w:del w:id="674" w:author="Chataway, Francis [AU-AU]" w:date="2025-12-15T19:19:00Z"/>
        </w:rPr>
      </w:pPr>
      <w:del w:id="675" w:author="Chataway, Francis [AU-AU]" w:date="2025-12-15T19:19:00Z">
        <w:r w:rsidDel="00877767">
          <w:delText>(5)</w:delText>
        </w:r>
        <w:r w:rsidDel="00877767">
          <w:tab/>
        </w:r>
        <w:r w:rsidR="000E6DBA" w:rsidDel="00877767">
          <w:delText xml:space="preserve">For the purposes of complying with subsection </w:delText>
        </w:r>
        <w:r w:rsidR="00040C6A" w:rsidDel="00877767">
          <w:rPr>
            <w:noProof/>
          </w:rPr>
          <w:delText>(2)(a)</w:delText>
        </w:r>
        <w:r w:rsidR="000E6DBA" w:rsidDel="00877767">
          <w:delText xml:space="preserve">, a charity or a person authorised by the charity may request that a person mentioned in subsection </w:delText>
        </w:r>
        <w:r w:rsidR="00040C6A" w:rsidDel="00877767">
          <w:rPr>
            <w:noProof/>
          </w:rPr>
          <w:delText>(3)</w:delText>
        </w:r>
        <w:r w:rsidR="000E6DBA" w:rsidDel="00877767">
          <w:delText xml:space="preserve"> provide their relevant personal data.</w:delText>
        </w:r>
      </w:del>
    </w:p>
    <w:p w14:paraId="236C7315" w14:textId="7A3FA963" w:rsidR="000E6DBA" w:rsidDel="00877767" w:rsidRDefault="009261A9" w:rsidP="009261A9">
      <w:pPr>
        <w:pStyle w:val="BillSubSection"/>
        <w:numPr>
          <w:ilvl w:val="0"/>
          <w:numId w:val="0"/>
        </w:numPr>
        <w:tabs>
          <w:tab w:val="left" w:pos="851"/>
        </w:tabs>
        <w:ind w:left="851" w:hanging="567"/>
        <w:rPr>
          <w:del w:id="676" w:author="Chataway, Francis [AU-AU]" w:date="2025-12-15T19:19:00Z"/>
        </w:rPr>
      </w:pPr>
      <w:del w:id="677" w:author="Chataway, Francis [AU-AU]" w:date="2025-12-15T19:19:00Z">
        <w:r w:rsidDel="00877767">
          <w:delText>(6)</w:delText>
        </w:r>
        <w:r w:rsidDel="00877767">
          <w:tab/>
        </w:r>
        <w:r w:rsidR="000E6DBA" w:rsidDel="00877767">
          <w:delText>However, the person may decline to provide any of their relevant personal data in response to such a request.</w:delText>
        </w:r>
      </w:del>
    </w:p>
    <w:p w14:paraId="1287C1FA" w14:textId="1E17944E" w:rsidR="000E6DBA" w:rsidDel="00877767" w:rsidRDefault="009261A9" w:rsidP="009261A9">
      <w:pPr>
        <w:pStyle w:val="BillSubSection"/>
        <w:numPr>
          <w:ilvl w:val="0"/>
          <w:numId w:val="0"/>
        </w:numPr>
        <w:tabs>
          <w:tab w:val="left" w:pos="851"/>
        </w:tabs>
        <w:ind w:left="851" w:hanging="567"/>
        <w:rPr>
          <w:del w:id="678" w:author="Chataway, Francis [AU-AU]" w:date="2025-12-15T19:19:00Z"/>
        </w:rPr>
      </w:pPr>
      <w:del w:id="679" w:author="Chataway, Francis [AU-AU]" w:date="2025-12-15T19:19:00Z">
        <w:r w:rsidDel="00877767">
          <w:delText>(7)</w:delText>
        </w:r>
        <w:r w:rsidDel="00877767">
          <w:tab/>
        </w:r>
        <w:r w:rsidR="000E6DBA" w:rsidDel="00877767">
          <w:delText>In this section—</w:delText>
        </w:r>
      </w:del>
    </w:p>
    <w:p w14:paraId="7D294306" w14:textId="35AAF54C" w:rsidR="000E6DBA" w:rsidDel="00877767" w:rsidRDefault="000E6DBA" w:rsidP="00A4433E">
      <w:pPr>
        <w:pStyle w:val="BillSectionParaFullout"/>
        <w:rPr>
          <w:del w:id="680" w:author="Chataway, Francis [AU-AU]" w:date="2025-12-15T19:19:00Z"/>
        </w:rPr>
      </w:pPr>
      <w:del w:id="681" w:author="Chataway, Francis [AU-AU]" w:date="2025-12-15T19:19:00Z">
        <w:r w:rsidDel="00877767">
          <w:delText>“charity” means a charity within the meaning of the Charities and Trustee Investment (Scotland) Act 2005,</w:delText>
        </w:r>
      </w:del>
    </w:p>
    <w:p w14:paraId="32FD27A7" w14:textId="2F49A825" w:rsidR="000E6DBA" w:rsidDel="00877767" w:rsidRDefault="000E6DBA" w:rsidP="00A4433E">
      <w:pPr>
        <w:pStyle w:val="BillSectionParaFullout"/>
        <w:rPr>
          <w:del w:id="682" w:author="Chataway, Francis [AU-AU]" w:date="2025-12-15T19:19:00Z"/>
        </w:rPr>
      </w:pPr>
      <w:del w:id="683" w:author="Chataway, Francis [AU-AU]" w:date="2025-12-15T19:19:00Z">
        <w:r w:rsidDel="00877767">
          <w:delText>“domestic abuse” means behaviour that—</w:delText>
        </w:r>
      </w:del>
    </w:p>
    <w:p w14:paraId="34E70FDB" w14:textId="07597838" w:rsidR="000E6DBA" w:rsidRPr="002310F0" w:rsidDel="00877767" w:rsidRDefault="009261A9" w:rsidP="009261A9">
      <w:pPr>
        <w:pStyle w:val="BillSectionPara"/>
        <w:numPr>
          <w:ilvl w:val="0"/>
          <w:numId w:val="0"/>
        </w:numPr>
        <w:tabs>
          <w:tab w:val="left" w:pos="1418"/>
        </w:tabs>
        <w:ind w:left="2047" w:hanging="488"/>
        <w:rPr>
          <w:del w:id="684" w:author="Chataway, Francis [AU-AU]" w:date="2025-12-15T19:19:00Z"/>
        </w:rPr>
      </w:pPr>
      <w:del w:id="685" w:author="Chataway, Francis [AU-AU]" w:date="2025-12-15T19:19:00Z">
        <w:r w:rsidRPr="002310F0" w:rsidDel="00877767">
          <w:delText>(a)</w:delText>
        </w:r>
        <w:r w:rsidRPr="002310F0" w:rsidDel="00877767">
          <w:tab/>
        </w:r>
        <w:r w:rsidR="00756AAF" w:rsidDel="00877767">
          <w:delText xml:space="preserve">could </w:delText>
        </w:r>
        <w:r w:rsidR="000E6DBA" w:rsidDel="00877767">
          <w:delText>constitute an offence under s</w:delText>
        </w:r>
        <w:r w:rsidR="000E6DBA" w:rsidRPr="002310F0" w:rsidDel="00877767">
          <w:delText>ection 1(1) (abusive behaviour towards partner or ex-partner) of the Domestic Abuse (Scotland) Act 2018,</w:delText>
        </w:r>
      </w:del>
    </w:p>
    <w:p w14:paraId="1F580466" w14:textId="5EC23820" w:rsidR="000E6DBA" w:rsidRPr="002310F0" w:rsidDel="00877767" w:rsidRDefault="009261A9" w:rsidP="009261A9">
      <w:pPr>
        <w:pStyle w:val="BillSectionPara"/>
        <w:numPr>
          <w:ilvl w:val="0"/>
          <w:numId w:val="0"/>
        </w:numPr>
        <w:tabs>
          <w:tab w:val="left" w:pos="1418"/>
        </w:tabs>
        <w:ind w:left="2047" w:hanging="488"/>
        <w:rPr>
          <w:del w:id="686" w:author="Chataway, Francis [AU-AU]" w:date="2025-12-15T19:19:00Z"/>
        </w:rPr>
      </w:pPr>
      <w:del w:id="687" w:author="Chataway, Francis [AU-AU]" w:date="2025-12-15T19:19:00Z">
        <w:r w:rsidRPr="002310F0" w:rsidDel="00877767">
          <w:delText>(b)</w:delText>
        </w:r>
        <w:r w:rsidRPr="002310F0" w:rsidDel="00877767">
          <w:tab/>
        </w:r>
        <w:r w:rsidR="000E6DBA" w:rsidDel="00877767">
          <w:delText xml:space="preserve">could be the subject of a </w:delText>
        </w:r>
        <w:r w:rsidR="000E6DBA" w:rsidRPr="002310F0" w:rsidDel="00877767">
          <w:delText>domestic abuse protection notice</w:delText>
        </w:r>
        <w:r w:rsidR="000E6DBA" w:rsidDel="00877767">
          <w:delText xml:space="preserve"> or domestic abuse protection order under Part 1 </w:delText>
        </w:r>
        <w:r w:rsidR="000E6DBA" w:rsidRPr="002310F0" w:rsidDel="00877767">
          <w:delText>of the Domestic Abuse (Protection) (Scotland) Act 2021,</w:delText>
        </w:r>
        <w:r w:rsidR="000E6DBA" w:rsidDel="00877767">
          <w:delText xml:space="preserve"> or</w:delText>
        </w:r>
      </w:del>
    </w:p>
    <w:p w14:paraId="0EAD8D9B" w14:textId="5D90473B" w:rsidR="000E6DBA" w:rsidDel="00877767" w:rsidRDefault="009261A9" w:rsidP="009261A9">
      <w:pPr>
        <w:pStyle w:val="BillSectionPara"/>
        <w:numPr>
          <w:ilvl w:val="0"/>
          <w:numId w:val="0"/>
        </w:numPr>
        <w:tabs>
          <w:tab w:val="left" w:pos="1418"/>
        </w:tabs>
        <w:ind w:left="2047" w:hanging="488"/>
        <w:rPr>
          <w:del w:id="688" w:author="Chataway, Francis [AU-AU]" w:date="2025-12-15T19:19:00Z"/>
        </w:rPr>
      </w:pPr>
      <w:del w:id="689" w:author="Chataway, Francis [AU-AU]" w:date="2025-12-15T19:19:00Z">
        <w:r w:rsidDel="00877767">
          <w:delText>(c)</w:delText>
        </w:r>
        <w:r w:rsidDel="00877767">
          <w:tab/>
        </w:r>
        <w:r w:rsidR="00756AAF" w:rsidDel="00877767">
          <w:delText xml:space="preserve">could </w:delText>
        </w:r>
        <w:r w:rsidR="000E6DBA" w:rsidDel="00877767">
          <w:delText xml:space="preserve">constitute an aggravation </w:delText>
        </w:r>
        <w:r w:rsidR="000E6DBA" w:rsidRPr="00E0570E" w:rsidDel="00877767">
          <w:delText>as described in section 1(1)(a) (aggravation where abuse of partner or ex-partner) of the Abusive Behaviour and Sexual Harm (Scotland) Act 2016</w:delText>
        </w:r>
        <w:r w:rsidR="000E6DBA" w:rsidDel="00877767">
          <w:delText>.</w:delText>
        </w:r>
      </w:del>
    </w:p>
    <w:p w14:paraId="331E30E7" w14:textId="03098305" w:rsidR="000E6DBA" w:rsidRPr="00761488" w:rsidDel="00877767" w:rsidRDefault="000E6DBA" w:rsidP="00A4433E">
      <w:pPr>
        <w:rPr>
          <w:del w:id="690" w:author="Chataway, Francis [AU-AU]" w:date="2025-12-15T19:19:00Z"/>
        </w:rPr>
      </w:pPr>
    </w:p>
    <w:p w14:paraId="2846CD3C" w14:textId="2CF9A239" w:rsidR="000E6DBA" w:rsidDel="00877767" w:rsidRDefault="009261A9" w:rsidP="009261A9">
      <w:pPr>
        <w:pStyle w:val="BillSection"/>
        <w:numPr>
          <w:ilvl w:val="0"/>
          <w:numId w:val="0"/>
        </w:numPr>
        <w:tabs>
          <w:tab w:val="left" w:pos="851"/>
        </w:tabs>
        <w:ind w:left="851" w:hanging="851"/>
        <w:rPr>
          <w:del w:id="691" w:author="Chataway, Francis [AU-AU]" w:date="2025-12-15T19:19:00Z"/>
        </w:rPr>
      </w:pPr>
      <w:del w:id="692" w:author="Chataway, Francis [AU-AU]" w:date="2025-12-15T19:19:00Z">
        <w:r w:rsidDel="00877767">
          <w:delText>24</w:delText>
        </w:r>
        <w:r w:rsidDel="00877767">
          <w:tab/>
        </w:r>
        <w:r w:rsidR="000E6DBA" w:rsidDel="00877767">
          <w:delText>Collection of data in relation to victims under the age of 16</w:delText>
        </w:r>
      </w:del>
    </w:p>
    <w:p w14:paraId="3F3C3CEE" w14:textId="7EAD88DC" w:rsidR="000E6DBA" w:rsidDel="00877767" w:rsidRDefault="000E6DBA" w:rsidP="00A4433E">
      <w:pPr>
        <w:pStyle w:val="BillSubSectionFullout"/>
        <w:rPr>
          <w:del w:id="693" w:author="Chataway, Francis [AU-AU]" w:date="2025-12-15T19:19:00Z"/>
        </w:rPr>
      </w:pPr>
      <w:del w:id="694" w:author="Chataway, Francis [AU-AU]" w:date="2025-12-15T19:19:00Z">
        <w:r w:rsidDel="00877767">
          <w:delText xml:space="preserve">The Scottish Ministers may by regulations modify the application of sections </w:delText>
        </w:r>
        <w:r w:rsidR="00040C6A" w:rsidRPr="00040C6A" w:rsidDel="00877767">
          <w:rPr>
            <w:bCs/>
            <w:lang w:val="en-US"/>
          </w:rPr>
          <w:delText>21</w:delText>
        </w:r>
        <w:r w:rsidDel="00877767">
          <w:delText xml:space="preserve">, </w:delText>
        </w:r>
        <w:r w:rsidR="00040C6A" w:rsidRPr="00040C6A" w:rsidDel="00877767">
          <w:rPr>
            <w:bCs/>
            <w:lang w:val="en-US"/>
          </w:rPr>
          <w:delText>22</w:delText>
        </w:r>
        <w:r w:rsidDel="00877767">
          <w:delText xml:space="preserve"> and </w:delText>
        </w:r>
        <w:r w:rsidR="00040C6A" w:rsidRPr="00040C6A" w:rsidDel="00877767">
          <w:rPr>
            <w:bCs/>
            <w:lang w:val="en-US"/>
          </w:rPr>
          <w:delText>23</w:delText>
        </w:r>
        <w:r w:rsidDel="00877767">
          <w:delText xml:space="preserve"> for cases where the victims of domestic abuse or alleged offences involving domestic abuse are under the age of 16.</w:delText>
        </w:r>
      </w:del>
    </w:p>
    <w:p w14:paraId="04FA50E7" w14:textId="62685230" w:rsidR="000E6DBA" w:rsidRPr="00900D97" w:rsidDel="00877767" w:rsidRDefault="000E6DBA" w:rsidP="00A4433E">
      <w:pPr>
        <w:rPr>
          <w:del w:id="695" w:author="Chataway, Francis [AU-AU]" w:date="2025-12-15T19:19:00Z"/>
        </w:rPr>
      </w:pPr>
    </w:p>
    <w:p w14:paraId="11FE6A9D" w14:textId="10844068" w:rsidR="000E6DBA" w:rsidDel="00877767" w:rsidRDefault="009261A9" w:rsidP="009261A9">
      <w:pPr>
        <w:pStyle w:val="BillSection"/>
        <w:numPr>
          <w:ilvl w:val="0"/>
          <w:numId w:val="0"/>
        </w:numPr>
        <w:tabs>
          <w:tab w:val="left" w:pos="851"/>
        </w:tabs>
        <w:ind w:left="851" w:hanging="851"/>
        <w:rPr>
          <w:del w:id="696" w:author="Chataway, Francis [AU-AU]" w:date="2025-12-15T19:19:00Z"/>
        </w:rPr>
      </w:pPr>
      <w:del w:id="697" w:author="Chataway, Francis [AU-AU]" w:date="2025-12-15T19:19:00Z">
        <w:r w:rsidDel="00877767">
          <w:delText>25</w:delText>
        </w:r>
        <w:r w:rsidDel="00877767">
          <w:tab/>
        </w:r>
        <w:r w:rsidR="000E6DBA" w:rsidDel="00877767">
          <w:delText>Submission of collected data to the Scottish Ministers</w:delText>
        </w:r>
      </w:del>
    </w:p>
    <w:p w14:paraId="684CC174" w14:textId="4460B5A7" w:rsidR="000E6DBA" w:rsidDel="00877767" w:rsidRDefault="009261A9" w:rsidP="009261A9">
      <w:pPr>
        <w:pStyle w:val="BillSubSection"/>
        <w:numPr>
          <w:ilvl w:val="0"/>
          <w:numId w:val="0"/>
        </w:numPr>
        <w:tabs>
          <w:tab w:val="left" w:pos="851"/>
        </w:tabs>
        <w:ind w:left="851" w:hanging="567"/>
        <w:rPr>
          <w:del w:id="698" w:author="Chataway, Francis [AU-AU]" w:date="2025-12-15T19:19:00Z"/>
        </w:rPr>
      </w:pPr>
      <w:del w:id="699" w:author="Chataway, Francis [AU-AU]" w:date="2025-12-15T19:19:00Z">
        <w:r w:rsidDel="00877767">
          <w:delText>(1)</w:delText>
        </w:r>
        <w:r w:rsidDel="00877767">
          <w:tab/>
        </w:r>
        <w:r w:rsidR="000E6DBA" w:rsidDel="00877767">
          <w:delText xml:space="preserve">Relevant personal data collected by virtue of section </w:delText>
        </w:r>
        <w:r w:rsidR="00040C6A" w:rsidRPr="00040C6A" w:rsidDel="00877767">
          <w:rPr>
            <w:bCs/>
            <w:lang w:val="en-US"/>
          </w:rPr>
          <w:delText>21</w:delText>
        </w:r>
        <w:r w:rsidR="000E6DBA" w:rsidDel="00877767">
          <w:delText xml:space="preserve">, </w:delText>
        </w:r>
        <w:r w:rsidR="00040C6A" w:rsidRPr="00040C6A" w:rsidDel="00877767">
          <w:rPr>
            <w:bCs/>
            <w:lang w:val="en-US"/>
          </w:rPr>
          <w:delText>22</w:delText>
        </w:r>
        <w:r w:rsidR="000E6DBA" w:rsidDel="00877767">
          <w:delText xml:space="preserve"> or </w:delText>
        </w:r>
        <w:r w:rsidR="00040C6A" w:rsidRPr="00040C6A" w:rsidDel="00877767">
          <w:rPr>
            <w:bCs/>
            <w:lang w:val="en-US"/>
          </w:rPr>
          <w:delText>23</w:delText>
        </w:r>
        <w:r w:rsidR="000E6DBA" w:rsidDel="00877767">
          <w:delText xml:space="preserve"> is to be submitted to the Scottish Ministers—</w:delText>
        </w:r>
      </w:del>
    </w:p>
    <w:p w14:paraId="63A676B9" w14:textId="4829CC9B" w:rsidR="000E6DBA" w:rsidDel="00877767" w:rsidRDefault="009261A9" w:rsidP="009261A9">
      <w:pPr>
        <w:pStyle w:val="BillSectionPara"/>
        <w:numPr>
          <w:ilvl w:val="0"/>
          <w:numId w:val="0"/>
        </w:numPr>
        <w:tabs>
          <w:tab w:val="left" w:pos="1418"/>
        </w:tabs>
        <w:ind w:left="1418" w:hanging="426"/>
        <w:rPr>
          <w:del w:id="700" w:author="Chataway, Francis [AU-AU]" w:date="2025-12-15T19:19:00Z"/>
        </w:rPr>
      </w:pPr>
      <w:del w:id="701" w:author="Chataway, Francis [AU-AU]" w:date="2025-12-15T19:19:00Z">
        <w:r w:rsidDel="00877767">
          <w:delText>(a)</w:delText>
        </w:r>
        <w:r w:rsidDel="00877767">
          <w:tab/>
        </w:r>
        <w:r w:rsidR="000E6DBA" w:rsidDel="00877767">
          <w:delText>in such form and manner, and</w:delText>
        </w:r>
      </w:del>
    </w:p>
    <w:p w14:paraId="04259384" w14:textId="34E5D4F1" w:rsidR="000E6DBA" w:rsidDel="00877767" w:rsidRDefault="009261A9" w:rsidP="009261A9">
      <w:pPr>
        <w:pStyle w:val="BillSectionPara"/>
        <w:numPr>
          <w:ilvl w:val="0"/>
          <w:numId w:val="0"/>
        </w:numPr>
        <w:tabs>
          <w:tab w:val="left" w:pos="1418"/>
        </w:tabs>
        <w:ind w:left="1418" w:hanging="426"/>
        <w:rPr>
          <w:del w:id="702" w:author="Chataway, Francis [AU-AU]" w:date="2025-12-15T19:19:00Z"/>
        </w:rPr>
      </w:pPr>
      <w:del w:id="703" w:author="Chataway, Francis [AU-AU]" w:date="2025-12-15T19:19:00Z">
        <w:r w:rsidDel="00877767">
          <w:delText>(b)</w:delText>
        </w:r>
        <w:r w:rsidDel="00877767">
          <w:tab/>
        </w:r>
        <w:r w:rsidR="000E6DBA" w:rsidDel="00877767">
          <w:delText>by such time,</w:delText>
        </w:r>
      </w:del>
    </w:p>
    <w:p w14:paraId="3098EF8B" w14:textId="2355F3B1" w:rsidR="000E6DBA" w:rsidDel="00877767" w:rsidRDefault="000E6DBA" w:rsidP="00A4433E">
      <w:pPr>
        <w:pStyle w:val="BillSubSectionFullout"/>
        <w:rPr>
          <w:del w:id="704" w:author="Chataway, Francis [AU-AU]" w:date="2025-12-15T19:19:00Z"/>
        </w:rPr>
      </w:pPr>
      <w:del w:id="705" w:author="Chataway, Francis [AU-AU]" w:date="2025-12-15T19:19:00Z">
        <w:r w:rsidDel="00877767">
          <w:delText>as the Scottish Ministers may by regulations specify.</w:delText>
        </w:r>
      </w:del>
    </w:p>
    <w:p w14:paraId="762A70FF" w14:textId="571D36D5" w:rsidR="000E6DBA" w:rsidDel="00877767" w:rsidRDefault="009261A9" w:rsidP="009261A9">
      <w:pPr>
        <w:pStyle w:val="BillSubSection"/>
        <w:numPr>
          <w:ilvl w:val="0"/>
          <w:numId w:val="0"/>
        </w:numPr>
        <w:tabs>
          <w:tab w:val="left" w:pos="851"/>
        </w:tabs>
        <w:ind w:left="851" w:hanging="567"/>
        <w:rPr>
          <w:del w:id="706" w:author="Chataway, Francis [AU-AU]" w:date="2025-12-15T19:19:00Z"/>
        </w:rPr>
      </w:pPr>
      <w:del w:id="707" w:author="Chataway, Francis [AU-AU]" w:date="2025-12-15T19:19:00Z">
        <w:r w:rsidDel="00877767">
          <w:delText>(2)</w:delText>
        </w:r>
        <w:r w:rsidDel="00877767">
          <w:tab/>
        </w:r>
        <w:r w:rsidR="000E6DBA" w:rsidDel="00877767">
          <w:delText xml:space="preserve">Relevant personal data submitted to the Scottish Ministers under section </w:delText>
        </w:r>
        <w:r w:rsidR="00040C6A" w:rsidRPr="00040C6A" w:rsidDel="00877767">
          <w:rPr>
            <w:bCs/>
            <w:lang w:val="en-US"/>
          </w:rPr>
          <w:delText>21</w:delText>
        </w:r>
        <w:r w:rsidR="000E6DBA" w:rsidDel="00877767">
          <w:delText xml:space="preserve">, </w:delText>
        </w:r>
        <w:r w:rsidR="00040C6A" w:rsidRPr="00040C6A" w:rsidDel="00877767">
          <w:rPr>
            <w:bCs/>
            <w:lang w:val="en-US"/>
          </w:rPr>
          <w:delText>22</w:delText>
        </w:r>
        <w:r w:rsidR="000E6DBA" w:rsidDel="00877767">
          <w:delText xml:space="preserve"> or </w:delText>
        </w:r>
        <w:r w:rsidR="00040C6A" w:rsidRPr="00040C6A" w:rsidDel="00877767">
          <w:rPr>
            <w:bCs/>
            <w:lang w:val="en-US"/>
          </w:rPr>
          <w:delText>23</w:delText>
        </w:r>
        <w:r w:rsidR="000E6DBA" w:rsidDel="00877767">
          <w:delText xml:space="preserve"> must not disclose the identity of the person to whom the data relates.</w:delText>
        </w:r>
      </w:del>
    </w:p>
    <w:p w14:paraId="553DEE1B" w14:textId="16CD77C0" w:rsidR="000E6DBA" w:rsidRPr="00D76CD5" w:rsidDel="00877767" w:rsidRDefault="000E6DBA" w:rsidP="00A4433E">
      <w:pPr>
        <w:rPr>
          <w:del w:id="708" w:author="Chataway, Francis [AU-AU]" w:date="2025-12-15T19:19:00Z"/>
        </w:rPr>
      </w:pPr>
    </w:p>
    <w:p w14:paraId="43E46B3C" w14:textId="2C89C341" w:rsidR="000E6DBA" w:rsidDel="00877767" w:rsidRDefault="009261A9" w:rsidP="009261A9">
      <w:pPr>
        <w:pStyle w:val="BillSection"/>
        <w:numPr>
          <w:ilvl w:val="0"/>
          <w:numId w:val="0"/>
        </w:numPr>
        <w:tabs>
          <w:tab w:val="left" w:pos="851"/>
        </w:tabs>
        <w:ind w:left="851" w:hanging="851"/>
        <w:rPr>
          <w:del w:id="709" w:author="Chataway, Francis [AU-AU]" w:date="2025-12-15T19:19:00Z"/>
        </w:rPr>
      </w:pPr>
      <w:del w:id="710" w:author="Chataway, Francis [AU-AU]" w:date="2025-12-15T19:19:00Z">
        <w:r w:rsidDel="00877767">
          <w:delText>26</w:delText>
        </w:r>
        <w:r w:rsidDel="00877767">
          <w:tab/>
        </w:r>
        <w:r w:rsidR="000E6DBA" w:rsidDel="00877767">
          <w:delText>Reporting of data collected</w:delText>
        </w:r>
      </w:del>
    </w:p>
    <w:p w14:paraId="2CF2A614" w14:textId="052EAE02" w:rsidR="000E6DBA" w:rsidDel="00877767" w:rsidRDefault="009261A9" w:rsidP="009261A9">
      <w:pPr>
        <w:pStyle w:val="BillSubSection"/>
        <w:numPr>
          <w:ilvl w:val="0"/>
          <w:numId w:val="0"/>
        </w:numPr>
        <w:tabs>
          <w:tab w:val="left" w:pos="851"/>
        </w:tabs>
        <w:ind w:left="851" w:hanging="567"/>
        <w:rPr>
          <w:del w:id="711" w:author="Chataway, Francis [AU-AU]" w:date="2025-12-15T19:19:00Z"/>
        </w:rPr>
      </w:pPr>
      <w:del w:id="712" w:author="Chataway, Francis [AU-AU]" w:date="2025-12-15T19:19:00Z">
        <w:r w:rsidDel="00877767">
          <w:delText>(1)</w:delText>
        </w:r>
        <w:r w:rsidDel="00877767">
          <w:tab/>
        </w:r>
        <w:r w:rsidR="000E6DBA" w:rsidDel="00877767">
          <w:delText>The Scottish Ministers must, before the end of the period of 3 months beginning with the end of each reporting period—</w:delText>
        </w:r>
      </w:del>
    </w:p>
    <w:p w14:paraId="73DA1977" w14:textId="52229D80" w:rsidR="000E6DBA" w:rsidDel="00877767" w:rsidRDefault="009261A9" w:rsidP="009261A9">
      <w:pPr>
        <w:pStyle w:val="BillSectionPara"/>
        <w:numPr>
          <w:ilvl w:val="0"/>
          <w:numId w:val="0"/>
        </w:numPr>
        <w:tabs>
          <w:tab w:val="left" w:pos="1418"/>
        </w:tabs>
        <w:ind w:left="1418" w:hanging="426"/>
        <w:rPr>
          <w:del w:id="713" w:author="Chataway, Francis [AU-AU]" w:date="2025-12-15T19:19:00Z"/>
        </w:rPr>
      </w:pPr>
      <w:del w:id="714" w:author="Chataway, Francis [AU-AU]" w:date="2025-12-15T19:19:00Z">
        <w:r w:rsidDel="00877767">
          <w:delText>(a)</w:delText>
        </w:r>
        <w:r w:rsidDel="00877767">
          <w:tab/>
        </w:r>
        <w:r w:rsidR="000E6DBA" w:rsidDel="00877767">
          <w:delText xml:space="preserve">prepare a report setting out the relevant personal data submitted to them under sections </w:delText>
        </w:r>
        <w:r w:rsidR="00040C6A" w:rsidRPr="00040C6A" w:rsidDel="00877767">
          <w:rPr>
            <w:bCs/>
            <w:lang w:val="en-US"/>
          </w:rPr>
          <w:delText>21</w:delText>
        </w:r>
        <w:r w:rsidR="000E6DBA" w:rsidDel="00877767">
          <w:delText xml:space="preserve">, </w:delText>
        </w:r>
        <w:r w:rsidR="00040C6A" w:rsidRPr="00040C6A" w:rsidDel="00877767">
          <w:rPr>
            <w:bCs/>
            <w:lang w:val="en-US"/>
          </w:rPr>
          <w:delText>22</w:delText>
        </w:r>
        <w:r w:rsidR="000E6DBA" w:rsidDel="00877767">
          <w:delText xml:space="preserve"> and </w:delText>
        </w:r>
        <w:r w:rsidR="00040C6A" w:rsidRPr="00040C6A" w:rsidDel="00877767">
          <w:rPr>
            <w:bCs/>
            <w:lang w:val="en-US"/>
          </w:rPr>
          <w:delText>23</w:delText>
        </w:r>
        <w:r w:rsidR="000E6DBA" w:rsidDel="00877767">
          <w:delText xml:space="preserve"> in the reporting year,</w:delText>
        </w:r>
      </w:del>
    </w:p>
    <w:p w14:paraId="110FE005" w14:textId="2876AE75" w:rsidR="000E6DBA" w:rsidDel="00877767" w:rsidRDefault="009261A9" w:rsidP="009261A9">
      <w:pPr>
        <w:pStyle w:val="BillSectionPara"/>
        <w:numPr>
          <w:ilvl w:val="0"/>
          <w:numId w:val="0"/>
        </w:numPr>
        <w:tabs>
          <w:tab w:val="left" w:pos="1418"/>
        </w:tabs>
        <w:ind w:left="1418" w:hanging="426"/>
        <w:rPr>
          <w:del w:id="715" w:author="Chataway, Francis [AU-AU]" w:date="2025-12-15T19:19:00Z"/>
        </w:rPr>
      </w:pPr>
      <w:del w:id="716" w:author="Chataway, Francis [AU-AU]" w:date="2025-12-15T19:19:00Z">
        <w:r w:rsidDel="00877767">
          <w:delText>(b)</w:delText>
        </w:r>
        <w:r w:rsidDel="00877767">
          <w:tab/>
        </w:r>
        <w:r w:rsidR="000E6DBA" w:rsidDel="00877767">
          <w:delText>lay the report before the Scottish Parliament, and</w:delText>
        </w:r>
      </w:del>
    </w:p>
    <w:p w14:paraId="2911E7F9" w14:textId="7C9E415F" w:rsidR="000E6DBA" w:rsidDel="00877767" w:rsidRDefault="009261A9" w:rsidP="009261A9">
      <w:pPr>
        <w:pStyle w:val="BillSectionPara"/>
        <w:numPr>
          <w:ilvl w:val="0"/>
          <w:numId w:val="0"/>
        </w:numPr>
        <w:tabs>
          <w:tab w:val="left" w:pos="1418"/>
        </w:tabs>
        <w:ind w:left="1418" w:hanging="426"/>
        <w:rPr>
          <w:del w:id="717" w:author="Chataway, Francis [AU-AU]" w:date="2025-12-15T19:19:00Z"/>
        </w:rPr>
      </w:pPr>
      <w:del w:id="718" w:author="Chataway, Francis [AU-AU]" w:date="2025-12-15T19:19:00Z">
        <w:r w:rsidDel="00877767">
          <w:delText>(c)</w:delText>
        </w:r>
        <w:r w:rsidDel="00877767">
          <w:tab/>
        </w:r>
        <w:r w:rsidR="000E6DBA" w:rsidDel="00877767">
          <w:delText>publish the report.</w:delText>
        </w:r>
      </w:del>
    </w:p>
    <w:p w14:paraId="2EFD123A" w14:textId="1F4C88C4" w:rsidR="000E6DBA" w:rsidDel="00877767" w:rsidRDefault="009261A9" w:rsidP="009261A9">
      <w:pPr>
        <w:pStyle w:val="BillSubSection"/>
        <w:numPr>
          <w:ilvl w:val="0"/>
          <w:numId w:val="0"/>
        </w:numPr>
        <w:tabs>
          <w:tab w:val="left" w:pos="851"/>
        </w:tabs>
        <w:ind w:left="851" w:hanging="567"/>
        <w:rPr>
          <w:del w:id="719" w:author="Chataway, Francis [AU-AU]" w:date="2025-12-15T19:19:00Z"/>
        </w:rPr>
      </w:pPr>
      <w:del w:id="720" w:author="Chataway, Francis [AU-AU]" w:date="2025-12-15T19:19:00Z">
        <w:r w:rsidDel="00877767">
          <w:delText>(2)</w:delText>
        </w:r>
        <w:r w:rsidDel="00877767">
          <w:tab/>
        </w:r>
        <w:r w:rsidR="000E6DBA" w:rsidDel="00877767">
          <w:delText>The report is to set out the data in such form and manner as the Scottish Ministers may determine.</w:delText>
        </w:r>
      </w:del>
    </w:p>
    <w:p w14:paraId="3DB0FB96" w14:textId="16789EE1" w:rsidR="000E6DBA" w:rsidDel="00877767" w:rsidRDefault="009261A9" w:rsidP="009261A9">
      <w:pPr>
        <w:pStyle w:val="BillSubSection"/>
        <w:numPr>
          <w:ilvl w:val="0"/>
          <w:numId w:val="0"/>
        </w:numPr>
        <w:tabs>
          <w:tab w:val="left" w:pos="851"/>
        </w:tabs>
        <w:ind w:left="851" w:hanging="567"/>
        <w:rPr>
          <w:del w:id="721" w:author="Chataway, Francis [AU-AU]" w:date="2025-12-15T19:19:00Z"/>
        </w:rPr>
      </w:pPr>
      <w:del w:id="722" w:author="Chataway, Francis [AU-AU]" w:date="2025-12-15T19:19:00Z">
        <w:r w:rsidDel="00877767">
          <w:delText>(3)</w:delText>
        </w:r>
        <w:r w:rsidDel="00877767">
          <w:tab/>
        </w:r>
        <w:r w:rsidR="000E6DBA" w:rsidDel="00877767">
          <w:delText xml:space="preserve">In subsection </w:delText>
        </w:r>
        <w:r w:rsidR="00040C6A" w:rsidDel="00877767">
          <w:rPr>
            <w:noProof/>
          </w:rPr>
          <w:delText>(1)</w:delText>
        </w:r>
        <w:r w:rsidR="000E6DBA" w:rsidDel="00877767">
          <w:delText>, “reporting period” means—</w:delText>
        </w:r>
      </w:del>
    </w:p>
    <w:p w14:paraId="49B06C07" w14:textId="6B486D3A" w:rsidR="000E6DBA" w:rsidDel="00877767" w:rsidRDefault="009261A9" w:rsidP="009261A9">
      <w:pPr>
        <w:pStyle w:val="BillSectionPara"/>
        <w:numPr>
          <w:ilvl w:val="0"/>
          <w:numId w:val="0"/>
        </w:numPr>
        <w:tabs>
          <w:tab w:val="left" w:pos="1418"/>
        </w:tabs>
        <w:ind w:left="1418" w:hanging="426"/>
        <w:rPr>
          <w:del w:id="723" w:author="Chataway, Francis [AU-AU]" w:date="2025-12-15T19:19:00Z"/>
        </w:rPr>
      </w:pPr>
      <w:del w:id="724" w:author="Chataway, Francis [AU-AU]" w:date="2025-12-15T19:19:00Z">
        <w:r w:rsidDel="00877767">
          <w:delText>(a)</w:delText>
        </w:r>
        <w:r w:rsidDel="00877767">
          <w:tab/>
        </w:r>
        <w:r w:rsidR="000E6DBA" w:rsidDel="00877767">
          <w:delText>the period of one year beginning with the day on which this section comes into force, and</w:delText>
        </w:r>
      </w:del>
    </w:p>
    <w:p w14:paraId="102D2DC6" w14:textId="1F9ECC08" w:rsidR="000E6DBA" w:rsidDel="00877767" w:rsidRDefault="009261A9" w:rsidP="009261A9">
      <w:pPr>
        <w:pStyle w:val="BillSectionPara"/>
        <w:numPr>
          <w:ilvl w:val="0"/>
          <w:numId w:val="0"/>
        </w:numPr>
        <w:tabs>
          <w:tab w:val="left" w:pos="1418"/>
        </w:tabs>
        <w:ind w:left="1418" w:hanging="426"/>
        <w:rPr>
          <w:del w:id="725" w:author="Chataway, Francis [AU-AU]" w:date="2025-12-15T19:19:00Z"/>
        </w:rPr>
      </w:pPr>
      <w:del w:id="726" w:author="Chataway, Francis [AU-AU]" w:date="2025-12-15T19:19:00Z">
        <w:r w:rsidDel="00877767">
          <w:delText>(b)</w:delText>
        </w:r>
        <w:r w:rsidDel="00877767">
          <w:tab/>
        </w:r>
        <w:r w:rsidR="000E6DBA" w:rsidDel="00877767">
          <w:delText>each subsequent period of one year.</w:delText>
        </w:r>
      </w:del>
    </w:p>
    <w:p w14:paraId="3041C79E" w14:textId="2A06095A" w:rsidR="000E6DBA" w:rsidRPr="00682F03" w:rsidDel="00877767" w:rsidRDefault="000E6DBA" w:rsidP="00A4433E">
      <w:pPr>
        <w:rPr>
          <w:del w:id="727" w:author="Chataway, Francis [AU-AU]" w:date="2025-12-15T19:19:00Z"/>
        </w:rPr>
      </w:pPr>
    </w:p>
    <w:p w14:paraId="6693C533" w14:textId="1BA6FA60" w:rsidR="000E6DBA" w:rsidDel="00877767" w:rsidRDefault="009261A9" w:rsidP="009261A9">
      <w:pPr>
        <w:pStyle w:val="BillSection"/>
        <w:numPr>
          <w:ilvl w:val="0"/>
          <w:numId w:val="0"/>
        </w:numPr>
        <w:tabs>
          <w:tab w:val="left" w:pos="851"/>
        </w:tabs>
        <w:ind w:left="851" w:hanging="851"/>
        <w:rPr>
          <w:del w:id="728" w:author="Chataway, Francis [AU-AU]" w:date="2025-12-15T19:19:00Z"/>
        </w:rPr>
      </w:pPr>
      <w:del w:id="729" w:author="Chataway, Francis [AU-AU]" w:date="2025-12-15T19:19:00Z">
        <w:r w:rsidDel="00877767">
          <w:delText>27</w:delText>
        </w:r>
        <w:r w:rsidDel="00877767">
          <w:tab/>
        </w:r>
        <w:r w:rsidR="000E6DBA" w:rsidDel="00877767">
          <w:delText>Interpretation of Part</w:delText>
        </w:r>
      </w:del>
    </w:p>
    <w:p w14:paraId="4E011656" w14:textId="7C6E7007" w:rsidR="000E6DBA" w:rsidDel="00877767" w:rsidRDefault="000E6DBA" w:rsidP="00A4433E">
      <w:pPr>
        <w:pStyle w:val="BillSubSectionFullout"/>
        <w:rPr>
          <w:del w:id="730" w:author="Chataway, Francis [AU-AU]" w:date="2025-12-15T19:19:00Z"/>
        </w:rPr>
      </w:pPr>
      <w:del w:id="731" w:author="Chataway, Francis [AU-AU]" w:date="2025-12-15T19:19:00Z">
        <w:r w:rsidDel="00877767">
          <w:delText>In this Part—</w:delText>
        </w:r>
      </w:del>
    </w:p>
    <w:p w14:paraId="1AC2AECC" w14:textId="7299B0D5" w:rsidR="000E6DBA" w:rsidDel="00877767" w:rsidRDefault="000E6DBA" w:rsidP="00A4433E">
      <w:pPr>
        <w:pStyle w:val="BillSectionParaFullout"/>
        <w:rPr>
          <w:del w:id="732" w:author="Chataway, Francis [AU-AU]" w:date="2025-12-15T19:19:00Z"/>
        </w:rPr>
      </w:pPr>
      <w:del w:id="733" w:author="Chataway, Francis [AU-AU]" w:date="2025-12-15T19:19:00Z">
        <w:r w:rsidDel="00877767">
          <w:delText xml:space="preserve">“offence involving domestic abuse” has the meaning given in section </w:delText>
        </w:r>
        <w:r w:rsidR="00040C6A" w:rsidRPr="00040C6A" w:rsidDel="00877767">
          <w:rPr>
            <w:bCs/>
            <w:lang w:val="en-US"/>
          </w:rPr>
          <w:delText>21(6)</w:delText>
        </w:r>
        <w:r w:rsidDel="00877767">
          <w:delText>,</w:delText>
        </w:r>
      </w:del>
    </w:p>
    <w:p w14:paraId="39B87B83" w14:textId="2CFCC8FF" w:rsidR="000E6DBA" w:rsidDel="00877767" w:rsidRDefault="000E6DBA" w:rsidP="00A4433E">
      <w:pPr>
        <w:pStyle w:val="BillSectionParaFullout"/>
        <w:rPr>
          <w:del w:id="734" w:author="Chataway, Francis [AU-AU]" w:date="2025-12-15T19:19:00Z"/>
        </w:rPr>
      </w:pPr>
      <w:del w:id="735" w:author="Chataway, Francis [AU-AU]" w:date="2025-12-15T19:19:00Z">
        <w:r w:rsidDel="00877767">
          <w:delText xml:space="preserve">“relevant personal data” has the meaning given in section </w:delText>
        </w:r>
        <w:r w:rsidR="00040C6A" w:rsidRPr="00040C6A" w:rsidDel="00877767">
          <w:rPr>
            <w:bCs/>
            <w:lang w:val="en-US"/>
          </w:rPr>
          <w:delText>20(1)</w:delText>
        </w:r>
        <w:r w:rsidDel="00877767">
          <w:delText>.</w:delText>
        </w:r>
      </w:del>
    </w:p>
    <w:p w14:paraId="75671B4A" w14:textId="78B7A1C5" w:rsidR="000E6DBA" w:rsidRPr="0045765B" w:rsidDel="00877767" w:rsidRDefault="000E6DBA" w:rsidP="00A4433E">
      <w:pPr>
        <w:rPr>
          <w:del w:id="736" w:author="Chataway, Francis [AU-AU]" w:date="2025-12-15T19:19:00Z"/>
        </w:rPr>
      </w:pPr>
    </w:p>
    <w:p w14:paraId="0F8EE9C3" w14:textId="1721186B" w:rsidR="000E6DBA" w:rsidDel="00877767" w:rsidRDefault="000E6DBA" w:rsidP="00A4433E">
      <w:pPr>
        <w:pStyle w:val="BillPartNumber"/>
        <w:rPr>
          <w:del w:id="737" w:author="Chataway, Francis [AU-AU]" w:date="2025-12-15T19:19:00Z"/>
        </w:rPr>
      </w:pPr>
      <w:del w:id="738" w:author="Chataway, Francis [AU-AU]" w:date="2025-12-15T19:19:00Z">
        <w:r w:rsidDel="00877767">
          <w:delText xml:space="preserve">Part </w:delText>
        </w:r>
        <w:r w:rsidR="00040C6A" w:rsidDel="00877767">
          <w:rPr>
            <w:noProof/>
          </w:rPr>
          <w:delText>4</w:delText>
        </w:r>
      </w:del>
    </w:p>
    <w:p w14:paraId="78AA8553" w14:textId="3A1A7580" w:rsidR="000E6DBA" w:rsidDel="00877767" w:rsidRDefault="000E6DBA" w:rsidP="00A4433E">
      <w:pPr>
        <w:pStyle w:val="BillPartTitle"/>
        <w:rPr>
          <w:del w:id="739" w:author="Chataway, Francis [AU-AU]" w:date="2025-12-15T19:19:00Z"/>
        </w:rPr>
      </w:pPr>
      <w:del w:id="740" w:author="Chataway, Francis [AU-AU]" w:date="2025-12-15T19:19:00Z">
        <w:r w:rsidDel="00877767">
          <w:delText>School education</w:delText>
        </w:r>
      </w:del>
    </w:p>
    <w:p w14:paraId="40C9B6CA" w14:textId="6AC77C90" w:rsidR="000E6DBA" w:rsidDel="00877767" w:rsidRDefault="009261A9" w:rsidP="009261A9">
      <w:pPr>
        <w:pStyle w:val="BillSection"/>
        <w:numPr>
          <w:ilvl w:val="0"/>
          <w:numId w:val="0"/>
        </w:numPr>
        <w:tabs>
          <w:tab w:val="left" w:pos="851"/>
        </w:tabs>
        <w:ind w:left="851" w:hanging="851"/>
        <w:rPr>
          <w:del w:id="741" w:author="Chataway, Francis [AU-AU]" w:date="2025-12-15T19:19:00Z"/>
        </w:rPr>
      </w:pPr>
      <w:del w:id="742" w:author="Chataway, Francis [AU-AU]" w:date="2025-12-15T19:19:00Z">
        <w:r w:rsidDel="00877767">
          <w:delText>28</w:delText>
        </w:r>
        <w:r w:rsidDel="00877767">
          <w:tab/>
        </w:r>
        <w:r w:rsidR="000E6DBA" w:rsidDel="00877767">
          <w:delText>Domestic abuse education in schools</w:delText>
        </w:r>
      </w:del>
    </w:p>
    <w:p w14:paraId="1576441E" w14:textId="33A2B854" w:rsidR="000E6DBA" w:rsidDel="00877767" w:rsidRDefault="009261A9" w:rsidP="009261A9">
      <w:pPr>
        <w:pStyle w:val="BillSubSection"/>
        <w:numPr>
          <w:ilvl w:val="0"/>
          <w:numId w:val="0"/>
        </w:numPr>
        <w:tabs>
          <w:tab w:val="left" w:pos="851"/>
        </w:tabs>
        <w:ind w:left="851" w:hanging="567"/>
        <w:rPr>
          <w:del w:id="743" w:author="Chataway, Francis [AU-AU]" w:date="2025-12-15T19:19:00Z"/>
        </w:rPr>
      </w:pPr>
      <w:del w:id="744" w:author="Chataway, Francis [AU-AU]" w:date="2025-12-15T19:19:00Z">
        <w:r w:rsidDel="00877767">
          <w:delText>(1)</w:delText>
        </w:r>
        <w:r w:rsidDel="00877767">
          <w:tab/>
        </w:r>
        <w:r w:rsidR="000E6DBA" w:rsidDel="00877767">
          <w:delText>The Scottish Ministers must promote, facilitate and support domestic abuse education in schools.</w:delText>
        </w:r>
      </w:del>
    </w:p>
    <w:p w14:paraId="751FF97A" w14:textId="16A1A2AC" w:rsidR="000E6DBA" w:rsidDel="00877767" w:rsidRDefault="009261A9" w:rsidP="009261A9">
      <w:pPr>
        <w:pStyle w:val="BillSubSection"/>
        <w:numPr>
          <w:ilvl w:val="0"/>
          <w:numId w:val="0"/>
        </w:numPr>
        <w:tabs>
          <w:tab w:val="left" w:pos="851"/>
        </w:tabs>
        <w:ind w:left="851" w:hanging="567"/>
        <w:rPr>
          <w:del w:id="745" w:author="Chataway, Francis [AU-AU]" w:date="2025-12-15T19:19:00Z"/>
        </w:rPr>
      </w:pPr>
      <w:del w:id="746" w:author="Chataway, Francis [AU-AU]" w:date="2025-12-15T19:19:00Z">
        <w:r w:rsidDel="00877767">
          <w:delText>(2)</w:delText>
        </w:r>
        <w:r w:rsidDel="00877767">
          <w:tab/>
        </w:r>
        <w:r w:rsidR="000E6DBA" w:rsidDel="00877767">
          <w:delText>An education authority must promote, facilitate and support domestic abuse education in the schools under its management.</w:delText>
        </w:r>
      </w:del>
    </w:p>
    <w:p w14:paraId="66B2C191" w14:textId="4FDD6213" w:rsidR="000E6DBA" w:rsidDel="00877767" w:rsidRDefault="009261A9" w:rsidP="009261A9">
      <w:pPr>
        <w:pStyle w:val="BillSubSection"/>
        <w:numPr>
          <w:ilvl w:val="0"/>
          <w:numId w:val="0"/>
        </w:numPr>
        <w:tabs>
          <w:tab w:val="left" w:pos="851"/>
        </w:tabs>
        <w:ind w:left="851" w:hanging="567"/>
        <w:rPr>
          <w:del w:id="747" w:author="Chataway, Francis [AU-AU]" w:date="2025-12-15T19:19:00Z"/>
        </w:rPr>
      </w:pPr>
      <w:del w:id="748" w:author="Chataway, Francis [AU-AU]" w:date="2025-12-15T19:19:00Z">
        <w:r w:rsidDel="00877767">
          <w:delText>(3)</w:delText>
        </w:r>
        <w:r w:rsidDel="00877767">
          <w:tab/>
        </w:r>
        <w:r w:rsidR="000E6DBA" w:rsidDel="00877767">
          <w:delText>A</w:delText>
        </w:r>
        <w:r w:rsidR="000E6DBA" w:rsidRPr="002310F0" w:rsidDel="00877767">
          <w:delText xml:space="preserve"> pupil may be withdrawn by </w:delText>
        </w:r>
        <w:r w:rsidR="000E6DBA" w:rsidDel="00877767">
          <w:delText>their</w:delText>
        </w:r>
        <w:r w:rsidR="000E6DBA" w:rsidRPr="002310F0" w:rsidDel="00877767">
          <w:delText xml:space="preserve"> parent from any </w:delText>
        </w:r>
        <w:r w:rsidR="000E6DBA" w:rsidDel="00877767">
          <w:delText>domestic abuse education provided in any school,</w:delText>
        </w:r>
        <w:r w:rsidR="000E6DBA" w:rsidRPr="002310F0" w:rsidDel="00877767">
          <w:delText xml:space="preserve"> and no pupil in any</w:delText>
        </w:r>
        <w:r w:rsidR="000E6DBA" w:rsidDel="00877767">
          <w:delText xml:space="preserve"> </w:delText>
        </w:r>
        <w:r w:rsidR="000E6DBA" w:rsidRPr="002310F0" w:rsidDel="00877767">
          <w:delText xml:space="preserve">school </w:delText>
        </w:r>
        <w:r w:rsidR="000E6DBA" w:rsidDel="00877767">
          <w:delText xml:space="preserve">is to </w:delText>
        </w:r>
        <w:r w:rsidR="000E6DBA" w:rsidRPr="002310F0" w:rsidDel="00877767">
          <w:delText>be placed at any disadvantage</w:delText>
        </w:r>
        <w:r w:rsidR="000E6DBA" w:rsidDel="00877767">
          <w:delText xml:space="preserve"> </w:delText>
        </w:r>
        <w:r w:rsidR="000E6DBA" w:rsidRPr="002310F0" w:rsidDel="00877767">
          <w:delText xml:space="preserve">by reason of </w:delText>
        </w:r>
        <w:r w:rsidR="000E6DBA" w:rsidDel="00877767">
          <w:delText xml:space="preserve">their </w:delText>
        </w:r>
        <w:r w:rsidR="000E6DBA" w:rsidRPr="002310F0" w:rsidDel="00877767">
          <w:delText xml:space="preserve">being withdrawn from any </w:delText>
        </w:r>
        <w:r w:rsidR="000E6DBA" w:rsidDel="00877767">
          <w:delText>domestic abuse education</w:delText>
        </w:r>
        <w:r w:rsidR="000E6DBA" w:rsidRPr="002310F0" w:rsidDel="00877767">
          <w:delText>.</w:delText>
        </w:r>
      </w:del>
    </w:p>
    <w:p w14:paraId="72B8C871" w14:textId="418D2110" w:rsidR="000E6DBA" w:rsidDel="00877767" w:rsidRDefault="009261A9" w:rsidP="009261A9">
      <w:pPr>
        <w:pStyle w:val="BillSubSection"/>
        <w:numPr>
          <w:ilvl w:val="0"/>
          <w:numId w:val="0"/>
        </w:numPr>
        <w:tabs>
          <w:tab w:val="left" w:pos="851"/>
        </w:tabs>
        <w:ind w:left="851" w:hanging="567"/>
        <w:rPr>
          <w:del w:id="749" w:author="Chataway, Francis [AU-AU]" w:date="2025-12-15T19:19:00Z"/>
        </w:rPr>
      </w:pPr>
      <w:del w:id="750" w:author="Chataway, Francis [AU-AU]" w:date="2025-12-15T19:19:00Z">
        <w:r w:rsidDel="00877767">
          <w:delText>(4)</w:delText>
        </w:r>
        <w:r w:rsidDel="00877767">
          <w:tab/>
        </w:r>
        <w:r w:rsidR="000E6DBA" w:rsidDel="00877767">
          <w:delText>In this Part—</w:delText>
        </w:r>
      </w:del>
    </w:p>
    <w:p w14:paraId="35EE7F0D" w14:textId="3CAF0014" w:rsidR="000E6DBA" w:rsidDel="00877767" w:rsidRDefault="000E6DBA" w:rsidP="00A4433E">
      <w:pPr>
        <w:pStyle w:val="BillSectionParaFullout"/>
        <w:rPr>
          <w:del w:id="751" w:author="Chataway, Francis [AU-AU]" w:date="2025-12-15T19:19:00Z"/>
        </w:rPr>
      </w:pPr>
      <w:del w:id="752" w:author="Chataway, Francis [AU-AU]" w:date="2025-12-15T19:19:00Z">
        <w:r w:rsidRPr="0079352E" w:rsidDel="00877767">
          <w:delText>“</w:delText>
        </w:r>
        <w:r w:rsidDel="00877767">
          <w:delText>d</w:delText>
        </w:r>
        <w:r w:rsidRPr="0079352E" w:rsidDel="00877767">
          <w:delText>omestic abuse education” means education consisting of teaching and learning about the causes of, occurrence of and prevention of domestic abuse, including about what constitutes domestic abuse and the law relating to domestic abuse</w:delText>
        </w:r>
        <w:r w:rsidDel="00877767">
          <w:delText>,</w:delText>
        </w:r>
      </w:del>
    </w:p>
    <w:p w14:paraId="198CF40F" w14:textId="20463EDC" w:rsidR="000E6DBA" w:rsidDel="00877767" w:rsidRDefault="000E6DBA" w:rsidP="00A4433E">
      <w:pPr>
        <w:pStyle w:val="BillSectionParaFullout"/>
        <w:rPr>
          <w:del w:id="753" w:author="Chataway, Francis [AU-AU]" w:date="2025-12-15T19:19:00Z"/>
        </w:rPr>
      </w:pPr>
      <w:del w:id="754" w:author="Chataway, Francis [AU-AU]" w:date="2025-12-15T19:19:00Z">
        <w:r w:rsidDel="00877767">
          <w:delText>“domestic abuse” means behaviour that—</w:delText>
        </w:r>
      </w:del>
    </w:p>
    <w:p w14:paraId="4F7BB139" w14:textId="02D5E68D" w:rsidR="000E6DBA" w:rsidRPr="002310F0" w:rsidDel="00877767" w:rsidRDefault="009261A9" w:rsidP="009261A9">
      <w:pPr>
        <w:pStyle w:val="BillSectionPara"/>
        <w:numPr>
          <w:ilvl w:val="0"/>
          <w:numId w:val="0"/>
        </w:numPr>
        <w:tabs>
          <w:tab w:val="left" w:pos="1418"/>
        </w:tabs>
        <w:ind w:left="2047" w:hanging="488"/>
        <w:rPr>
          <w:del w:id="755" w:author="Chataway, Francis [AU-AU]" w:date="2025-12-15T19:19:00Z"/>
        </w:rPr>
      </w:pPr>
      <w:del w:id="756" w:author="Chataway, Francis [AU-AU]" w:date="2025-12-15T19:19:00Z">
        <w:r w:rsidRPr="002310F0" w:rsidDel="00877767">
          <w:delText>(a)</w:delText>
        </w:r>
        <w:r w:rsidRPr="002310F0" w:rsidDel="00877767">
          <w:tab/>
        </w:r>
        <w:r w:rsidR="004257A4" w:rsidDel="00877767">
          <w:delText xml:space="preserve">could </w:delText>
        </w:r>
        <w:r w:rsidR="000E6DBA" w:rsidDel="00877767">
          <w:delText>constitute an offence under s</w:delText>
        </w:r>
        <w:r w:rsidR="000E6DBA" w:rsidRPr="002310F0" w:rsidDel="00877767">
          <w:delText>ection 1(1) (abusive behaviour towards partner or ex-partner) of the Domestic Abuse (Scotland) Act 2018,</w:delText>
        </w:r>
      </w:del>
    </w:p>
    <w:p w14:paraId="574AC660" w14:textId="2398C5E6" w:rsidR="000E6DBA" w:rsidRPr="002310F0" w:rsidDel="00877767" w:rsidRDefault="009261A9" w:rsidP="009261A9">
      <w:pPr>
        <w:pStyle w:val="BillSectionPara"/>
        <w:numPr>
          <w:ilvl w:val="0"/>
          <w:numId w:val="0"/>
        </w:numPr>
        <w:tabs>
          <w:tab w:val="left" w:pos="1418"/>
        </w:tabs>
        <w:ind w:left="2047" w:hanging="488"/>
        <w:rPr>
          <w:del w:id="757" w:author="Chataway, Francis [AU-AU]" w:date="2025-12-15T19:19:00Z"/>
        </w:rPr>
      </w:pPr>
      <w:del w:id="758" w:author="Chataway, Francis [AU-AU]" w:date="2025-12-15T19:19:00Z">
        <w:r w:rsidRPr="002310F0" w:rsidDel="00877767">
          <w:delText>(b)</w:delText>
        </w:r>
        <w:r w:rsidRPr="002310F0" w:rsidDel="00877767">
          <w:tab/>
        </w:r>
        <w:r w:rsidR="000E6DBA" w:rsidDel="00877767">
          <w:delText xml:space="preserve">could be the subject of a </w:delText>
        </w:r>
        <w:r w:rsidR="000E6DBA" w:rsidRPr="002310F0" w:rsidDel="00877767">
          <w:delText>domestic abuse protection notice</w:delText>
        </w:r>
        <w:r w:rsidR="000E6DBA" w:rsidDel="00877767">
          <w:delText xml:space="preserve"> or domestic abuse protection order under Part 1 </w:delText>
        </w:r>
        <w:r w:rsidR="000E6DBA" w:rsidRPr="002310F0" w:rsidDel="00877767">
          <w:delText>of the Domestic Abuse (Protection) (Scotland) Act 2021,</w:delText>
        </w:r>
        <w:r w:rsidR="000E6DBA" w:rsidDel="00877767">
          <w:delText xml:space="preserve"> or</w:delText>
        </w:r>
      </w:del>
    </w:p>
    <w:p w14:paraId="6AA93594" w14:textId="7CC98CE0" w:rsidR="000E6DBA" w:rsidDel="00877767" w:rsidRDefault="009261A9" w:rsidP="009261A9">
      <w:pPr>
        <w:pStyle w:val="BillSectionPara"/>
        <w:numPr>
          <w:ilvl w:val="0"/>
          <w:numId w:val="0"/>
        </w:numPr>
        <w:tabs>
          <w:tab w:val="left" w:pos="1418"/>
        </w:tabs>
        <w:ind w:left="2047" w:hanging="488"/>
        <w:rPr>
          <w:del w:id="759" w:author="Chataway, Francis [AU-AU]" w:date="2025-12-15T19:19:00Z"/>
        </w:rPr>
      </w:pPr>
      <w:del w:id="760" w:author="Chataway, Francis [AU-AU]" w:date="2025-12-15T19:19:00Z">
        <w:r w:rsidDel="00877767">
          <w:delText>(c)</w:delText>
        </w:r>
        <w:r w:rsidDel="00877767">
          <w:tab/>
        </w:r>
        <w:r w:rsidR="004257A4" w:rsidDel="00877767">
          <w:delText xml:space="preserve">could </w:delText>
        </w:r>
        <w:r w:rsidR="000E6DBA" w:rsidDel="00877767">
          <w:delText xml:space="preserve">constitute an aggravation </w:delText>
        </w:r>
        <w:r w:rsidR="000E6DBA" w:rsidRPr="00E0570E" w:rsidDel="00877767">
          <w:delText>as described in section 1(1)(a) (aggravation where abuse of partner or ex-partner) of the Abusive Behaviour and Sexual Harm (Scotland) Act 2016</w:delText>
        </w:r>
        <w:r w:rsidR="000E6DBA" w:rsidDel="00877767">
          <w:delText>.</w:delText>
        </w:r>
      </w:del>
    </w:p>
    <w:p w14:paraId="78794D66" w14:textId="5B2E5839" w:rsidR="000E6DBA" w:rsidDel="00877767" w:rsidRDefault="000E6DBA" w:rsidP="00A4433E">
      <w:pPr>
        <w:rPr>
          <w:del w:id="761" w:author="Chataway, Francis [AU-AU]" w:date="2025-12-15T19:19:00Z"/>
        </w:rPr>
      </w:pPr>
    </w:p>
    <w:p w14:paraId="609B2BB4" w14:textId="5544897C" w:rsidR="000E6DBA" w:rsidDel="00877767" w:rsidRDefault="009261A9" w:rsidP="009261A9">
      <w:pPr>
        <w:pStyle w:val="BillSection"/>
        <w:numPr>
          <w:ilvl w:val="0"/>
          <w:numId w:val="0"/>
        </w:numPr>
        <w:tabs>
          <w:tab w:val="left" w:pos="851"/>
        </w:tabs>
        <w:ind w:left="851" w:hanging="851"/>
        <w:rPr>
          <w:del w:id="762" w:author="Chataway, Francis [AU-AU]" w:date="2025-12-15T19:19:00Z"/>
        </w:rPr>
      </w:pPr>
      <w:del w:id="763" w:author="Chataway, Francis [AU-AU]" w:date="2025-12-15T19:19:00Z">
        <w:r w:rsidDel="00877767">
          <w:delText>29</w:delText>
        </w:r>
        <w:r w:rsidDel="00877767">
          <w:tab/>
        </w:r>
        <w:r w:rsidR="000E6DBA" w:rsidDel="00877767">
          <w:delText>Guidance to education authorities relating to domestic abuse education</w:delText>
        </w:r>
      </w:del>
    </w:p>
    <w:p w14:paraId="3BE876BA" w14:textId="34FA957E" w:rsidR="000E6DBA" w:rsidDel="00877767" w:rsidRDefault="009261A9" w:rsidP="009261A9">
      <w:pPr>
        <w:pStyle w:val="BillSubSection"/>
        <w:numPr>
          <w:ilvl w:val="0"/>
          <w:numId w:val="0"/>
        </w:numPr>
        <w:tabs>
          <w:tab w:val="left" w:pos="851"/>
        </w:tabs>
        <w:ind w:left="851" w:hanging="567"/>
        <w:rPr>
          <w:del w:id="764" w:author="Chataway, Francis [AU-AU]" w:date="2025-12-15T19:19:00Z"/>
        </w:rPr>
      </w:pPr>
      <w:del w:id="765" w:author="Chataway, Francis [AU-AU]" w:date="2025-12-15T19:19:00Z">
        <w:r w:rsidDel="00877767">
          <w:delText>(1)</w:delText>
        </w:r>
        <w:r w:rsidDel="00877767">
          <w:tab/>
        </w:r>
        <w:r w:rsidR="000E6DBA" w:rsidDel="00877767">
          <w:delText>The Scottish Ministers must issue guidance to education authorities relating to domestic abuse education in schools.</w:delText>
        </w:r>
      </w:del>
    </w:p>
    <w:p w14:paraId="601F8B58" w14:textId="541F3AD0" w:rsidR="000E6DBA" w:rsidDel="00877767" w:rsidRDefault="009261A9" w:rsidP="009261A9">
      <w:pPr>
        <w:pStyle w:val="BillSubSection"/>
        <w:numPr>
          <w:ilvl w:val="0"/>
          <w:numId w:val="0"/>
        </w:numPr>
        <w:tabs>
          <w:tab w:val="left" w:pos="851"/>
        </w:tabs>
        <w:ind w:left="851" w:hanging="567"/>
        <w:rPr>
          <w:del w:id="766" w:author="Chataway, Francis [AU-AU]" w:date="2025-12-15T19:19:00Z"/>
        </w:rPr>
      </w:pPr>
      <w:del w:id="767" w:author="Chataway, Francis [AU-AU]" w:date="2025-12-15T19:19:00Z">
        <w:r w:rsidDel="00877767">
          <w:delText>(2)</w:delText>
        </w:r>
        <w:r w:rsidDel="00877767">
          <w:tab/>
        </w:r>
        <w:r w:rsidR="000E6DBA" w:rsidDel="00877767">
          <w:delText>The Scottish Ministers must keep the guidance under review and may issue revised guidance from time to time.</w:delText>
        </w:r>
      </w:del>
    </w:p>
    <w:p w14:paraId="35319DA4" w14:textId="2331E18E" w:rsidR="000E6DBA" w:rsidDel="00877767" w:rsidRDefault="009261A9" w:rsidP="009261A9">
      <w:pPr>
        <w:pStyle w:val="BillSubSection"/>
        <w:numPr>
          <w:ilvl w:val="0"/>
          <w:numId w:val="0"/>
        </w:numPr>
        <w:tabs>
          <w:tab w:val="left" w:pos="851"/>
        </w:tabs>
        <w:ind w:left="851" w:hanging="567"/>
        <w:rPr>
          <w:del w:id="768" w:author="Chataway, Francis [AU-AU]" w:date="2025-12-15T19:19:00Z"/>
        </w:rPr>
      </w:pPr>
      <w:del w:id="769" w:author="Chataway, Francis [AU-AU]" w:date="2025-12-15T19:19:00Z">
        <w:r w:rsidDel="00877767">
          <w:delText>(3)</w:delText>
        </w:r>
        <w:r w:rsidDel="00877767">
          <w:tab/>
        </w:r>
        <w:r w:rsidR="000E6DBA" w:rsidDel="00877767">
          <w:delText>In exercising its functions relating to school education, an education authority must have regard to guidance issued by the Scottish Ministers under this section.</w:delText>
        </w:r>
      </w:del>
    </w:p>
    <w:p w14:paraId="4B795AEB" w14:textId="2750746E" w:rsidR="000E6DBA" w:rsidDel="00877767" w:rsidRDefault="009261A9" w:rsidP="009261A9">
      <w:pPr>
        <w:pStyle w:val="BillSubSection"/>
        <w:numPr>
          <w:ilvl w:val="0"/>
          <w:numId w:val="0"/>
        </w:numPr>
        <w:tabs>
          <w:tab w:val="left" w:pos="851"/>
        </w:tabs>
        <w:ind w:left="851" w:hanging="567"/>
        <w:rPr>
          <w:del w:id="770" w:author="Chataway, Francis [AU-AU]" w:date="2025-12-15T19:19:00Z"/>
        </w:rPr>
      </w:pPr>
      <w:del w:id="771" w:author="Chataway, Francis [AU-AU]" w:date="2025-12-15T19:19:00Z">
        <w:r w:rsidDel="00877767">
          <w:delText>(4)</w:delText>
        </w:r>
        <w:r w:rsidDel="00877767">
          <w:tab/>
        </w:r>
        <w:r w:rsidR="000E6DBA" w:rsidDel="00877767">
          <w:delText>In preparing guidance under this section, the Scottish Ministers must consult—</w:delText>
        </w:r>
      </w:del>
    </w:p>
    <w:p w14:paraId="09A1C802" w14:textId="41468771" w:rsidR="000E6DBA" w:rsidDel="00877767" w:rsidRDefault="009261A9" w:rsidP="009261A9">
      <w:pPr>
        <w:pStyle w:val="BillSectionPara"/>
        <w:numPr>
          <w:ilvl w:val="0"/>
          <w:numId w:val="0"/>
        </w:numPr>
        <w:tabs>
          <w:tab w:val="left" w:pos="1418"/>
        </w:tabs>
        <w:ind w:left="1418" w:hanging="426"/>
        <w:rPr>
          <w:del w:id="772" w:author="Chataway, Francis [AU-AU]" w:date="2025-12-15T19:19:00Z"/>
        </w:rPr>
      </w:pPr>
      <w:del w:id="773" w:author="Chataway, Francis [AU-AU]" w:date="2025-12-15T19:19:00Z">
        <w:r w:rsidDel="00877767">
          <w:delText>(a)</w:delText>
        </w:r>
        <w:r w:rsidDel="00877767">
          <w:tab/>
        </w:r>
        <w:r w:rsidR="000E6DBA" w:rsidDel="00877767">
          <w:delText>charities or other bodies that provide support for people who have suffered or are suffering domestic abuse, and</w:delText>
        </w:r>
      </w:del>
    </w:p>
    <w:p w14:paraId="1E82B804" w14:textId="27B62AC7" w:rsidR="000E6DBA" w:rsidDel="00877767" w:rsidRDefault="009261A9" w:rsidP="009261A9">
      <w:pPr>
        <w:pStyle w:val="BillSectionPara"/>
        <w:numPr>
          <w:ilvl w:val="0"/>
          <w:numId w:val="0"/>
        </w:numPr>
        <w:tabs>
          <w:tab w:val="left" w:pos="1418"/>
        </w:tabs>
        <w:ind w:left="1418" w:hanging="426"/>
        <w:rPr>
          <w:del w:id="774" w:author="Chataway, Francis [AU-AU]" w:date="2025-12-15T19:19:00Z"/>
        </w:rPr>
      </w:pPr>
      <w:del w:id="775" w:author="Chataway, Francis [AU-AU]" w:date="2025-12-15T19:19:00Z">
        <w:r w:rsidDel="00877767">
          <w:delText>(b)</w:delText>
        </w:r>
        <w:r w:rsidDel="00877767">
          <w:tab/>
        </w:r>
        <w:r w:rsidR="000E6DBA" w:rsidDel="00877767">
          <w:delText>such other persons as they consider appropriate.</w:delText>
        </w:r>
      </w:del>
    </w:p>
    <w:p w14:paraId="17DA2947" w14:textId="1DBFEA11" w:rsidR="000E6DBA" w:rsidDel="00877767" w:rsidRDefault="009261A9" w:rsidP="009261A9">
      <w:pPr>
        <w:pStyle w:val="BillSubSection"/>
        <w:numPr>
          <w:ilvl w:val="0"/>
          <w:numId w:val="0"/>
        </w:numPr>
        <w:tabs>
          <w:tab w:val="left" w:pos="851"/>
        </w:tabs>
        <w:ind w:left="851" w:hanging="567"/>
        <w:rPr>
          <w:del w:id="776" w:author="Chataway, Francis [AU-AU]" w:date="2025-12-15T19:19:00Z"/>
        </w:rPr>
      </w:pPr>
      <w:del w:id="777" w:author="Chataway, Francis [AU-AU]" w:date="2025-12-15T19:19:00Z">
        <w:r w:rsidDel="00877767">
          <w:delText>(5)</w:delText>
        </w:r>
        <w:r w:rsidDel="00877767">
          <w:tab/>
        </w:r>
        <w:r w:rsidR="000E6DBA" w:rsidDel="00877767">
          <w:delText>The Scottish Ministers must publish guidance issued under this section.</w:delText>
        </w:r>
      </w:del>
    </w:p>
    <w:p w14:paraId="276E48A2" w14:textId="66835ECC" w:rsidR="000E6DBA" w:rsidRPr="004B0FE3" w:rsidDel="00877767" w:rsidRDefault="000E6DBA" w:rsidP="00A4433E">
      <w:pPr>
        <w:rPr>
          <w:del w:id="778" w:author="Chataway, Francis [AU-AU]" w:date="2025-12-15T19:19:00Z"/>
        </w:rPr>
      </w:pPr>
    </w:p>
    <w:p w14:paraId="4CE53F66" w14:textId="55A2DABD" w:rsidR="000E6DBA" w:rsidDel="00877767" w:rsidRDefault="009261A9" w:rsidP="009261A9">
      <w:pPr>
        <w:pStyle w:val="BillSection"/>
        <w:numPr>
          <w:ilvl w:val="0"/>
          <w:numId w:val="0"/>
        </w:numPr>
        <w:tabs>
          <w:tab w:val="left" w:pos="851"/>
        </w:tabs>
        <w:ind w:left="851" w:hanging="851"/>
        <w:rPr>
          <w:del w:id="779" w:author="Chataway, Francis [AU-AU]" w:date="2025-12-15T19:19:00Z"/>
        </w:rPr>
      </w:pPr>
      <w:del w:id="780" w:author="Chataway, Francis [AU-AU]" w:date="2025-12-15T19:19:00Z">
        <w:r w:rsidDel="00877767">
          <w:delText>30</w:delText>
        </w:r>
        <w:r w:rsidDel="00877767">
          <w:tab/>
        </w:r>
        <w:r w:rsidR="000E6DBA" w:rsidDel="00877767">
          <w:delText>Standards relating to domestic abuse education</w:delText>
        </w:r>
      </w:del>
    </w:p>
    <w:p w14:paraId="11BE1003" w14:textId="6548DC31" w:rsidR="000E6DBA" w:rsidDel="00877767" w:rsidRDefault="009261A9" w:rsidP="009261A9">
      <w:pPr>
        <w:pStyle w:val="BillSubSection"/>
        <w:numPr>
          <w:ilvl w:val="0"/>
          <w:numId w:val="0"/>
        </w:numPr>
        <w:tabs>
          <w:tab w:val="left" w:pos="851"/>
        </w:tabs>
        <w:ind w:left="851" w:hanging="567"/>
        <w:rPr>
          <w:del w:id="781" w:author="Chataway, Francis [AU-AU]" w:date="2025-12-15T19:19:00Z"/>
        </w:rPr>
      </w:pPr>
      <w:del w:id="782" w:author="Chataway, Francis [AU-AU]" w:date="2025-12-15T19:19:00Z">
        <w:r w:rsidDel="00877767">
          <w:delText>(1)</w:delText>
        </w:r>
        <w:r w:rsidDel="00877767">
          <w:tab/>
        </w:r>
        <w:r w:rsidR="000E6DBA" w:rsidDel="00877767">
          <w:delText>The Scottish Ministers may by regulations specify the standards and requirements to which an education authority must conform in discharging its functions relating to domestic abuse education in the schools under its management.</w:delText>
        </w:r>
      </w:del>
    </w:p>
    <w:p w14:paraId="43790268" w14:textId="62C930E2" w:rsidR="000E6DBA" w:rsidDel="00877767" w:rsidRDefault="009261A9" w:rsidP="009261A9">
      <w:pPr>
        <w:pStyle w:val="BillSubSection"/>
        <w:numPr>
          <w:ilvl w:val="0"/>
          <w:numId w:val="0"/>
        </w:numPr>
        <w:tabs>
          <w:tab w:val="left" w:pos="851"/>
        </w:tabs>
        <w:ind w:left="851" w:hanging="567"/>
        <w:rPr>
          <w:del w:id="783" w:author="Chataway, Francis [AU-AU]" w:date="2025-12-15T19:19:00Z"/>
        </w:rPr>
      </w:pPr>
      <w:del w:id="784" w:author="Chataway, Francis [AU-AU]" w:date="2025-12-15T19:19:00Z">
        <w:r w:rsidDel="00877767">
          <w:delText>(2)</w:delText>
        </w:r>
        <w:r w:rsidDel="00877767">
          <w:tab/>
        </w:r>
        <w:r w:rsidR="000E6DBA" w:rsidDel="00877767">
          <w:delText xml:space="preserve">Regulations under subsection </w:delText>
        </w:r>
        <w:r w:rsidR="00040C6A" w:rsidDel="00877767">
          <w:rPr>
            <w:noProof/>
          </w:rPr>
          <w:delText>(1)</w:delText>
        </w:r>
        <w:r w:rsidR="000E6DBA" w:rsidDel="00877767">
          <w:delText xml:space="preserve"> may—</w:delText>
        </w:r>
      </w:del>
    </w:p>
    <w:p w14:paraId="145E15EB" w14:textId="2F0677E6" w:rsidR="000E6DBA" w:rsidDel="00877767" w:rsidRDefault="009261A9" w:rsidP="009261A9">
      <w:pPr>
        <w:pStyle w:val="BillSectionPara"/>
        <w:numPr>
          <w:ilvl w:val="0"/>
          <w:numId w:val="0"/>
        </w:numPr>
        <w:tabs>
          <w:tab w:val="left" w:pos="1418"/>
        </w:tabs>
        <w:ind w:left="1418" w:hanging="426"/>
        <w:rPr>
          <w:del w:id="785" w:author="Chataway, Francis [AU-AU]" w:date="2025-12-15T19:19:00Z"/>
        </w:rPr>
      </w:pPr>
      <w:del w:id="786" w:author="Chataway, Francis [AU-AU]" w:date="2025-12-15T19:19:00Z">
        <w:r w:rsidDel="00877767">
          <w:delText>(a)</w:delText>
        </w:r>
        <w:r w:rsidDel="00877767">
          <w:tab/>
        </w:r>
        <w:r w:rsidR="000E6DBA" w:rsidDel="00877767">
          <w:delText>provide for exemptions from any requirement to provide or participate in domestic abuse education,</w:delText>
        </w:r>
      </w:del>
    </w:p>
    <w:p w14:paraId="787B8C71" w14:textId="3F558C3A" w:rsidR="000E6DBA" w:rsidDel="00877767" w:rsidRDefault="009261A9" w:rsidP="009261A9">
      <w:pPr>
        <w:pStyle w:val="BillSectionPara"/>
        <w:numPr>
          <w:ilvl w:val="0"/>
          <w:numId w:val="0"/>
        </w:numPr>
        <w:tabs>
          <w:tab w:val="left" w:pos="1418"/>
        </w:tabs>
        <w:ind w:left="1418" w:hanging="426"/>
        <w:rPr>
          <w:del w:id="787" w:author="Chataway, Francis [AU-AU]" w:date="2025-12-15T19:19:00Z"/>
        </w:rPr>
      </w:pPr>
      <w:del w:id="788" w:author="Chataway, Francis [AU-AU]" w:date="2025-12-15T19:19:00Z">
        <w:r w:rsidDel="00877767">
          <w:delText>(b)</w:delText>
        </w:r>
        <w:r w:rsidDel="00877767">
          <w:tab/>
        </w:r>
        <w:r w:rsidR="000E6DBA" w:rsidDel="00877767">
          <w:delText>impose requirements to make reasonable adjustments within the meaning of the Equalit</w:delText>
        </w:r>
        <w:r w:rsidR="00967F07" w:rsidDel="00877767">
          <w:delText>y</w:delText>
        </w:r>
        <w:r w:rsidR="000E6DBA" w:rsidDel="00877767">
          <w:delText xml:space="preserve"> Act 2010.</w:delText>
        </w:r>
      </w:del>
    </w:p>
    <w:p w14:paraId="36C7D478" w14:textId="4DE8C0D6" w:rsidR="000E6DBA" w:rsidDel="00877767" w:rsidRDefault="009261A9" w:rsidP="009261A9">
      <w:pPr>
        <w:pStyle w:val="BillSubSection"/>
        <w:numPr>
          <w:ilvl w:val="0"/>
          <w:numId w:val="0"/>
        </w:numPr>
        <w:tabs>
          <w:tab w:val="left" w:pos="851"/>
        </w:tabs>
        <w:ind w:left="851" w:hanging="567"/>
        <w:rPr>
          <w:del w:id="789" w:author="Chataway, Francis [AU-AU]" w:date="2025-12-15T19:19:00Z"/>
        </w:rPr>
      </w:pPr>
      <w:del w:id="790" w:author="Chataway, Francis [AU-AU]" w:date="2025-12-15T19:19:00Z">
        <w:r w:rsidDel="00877767">
          <w:delText>(3)</w:delText>
        </w:r>
        <w:r w:rsidDel="00877767">
          <w:tab/>
        </w:r>
        <w:r w:rsidR="000E6DBA" w:rsidRPr="009F52F7" w:rsidDel="00877767">
          <w:delText xml:space="preserve">Before laying a draft of regulations under subsection </w:delText>
        </w:r>
        <w:r w:rsidR="00040C6A" w:rsidDel="00877767">
          <w:rPr>
            <w:noProof/>
          </w:rPr>
          <w:delText>(1)</w:delText>
        </w:r>
        <w:r w:rsidR="000E6DBA" w:rsidRPr="009F52F7" w:rsidDel="00877767">
          <w:delText xml:space="preserve"> before the Scottish Parliament for approva</w:delText>
        </w:r>
        <w:r w:rsidR="000E6DBA" w:rsidDel="00877767">
          <w:delText>l, the Scottish Ministers must consult—</w:delText>
        </w:r>
      </w:del>
    </w:p>
    <w:p w14:paraId="2B2EDE88" w14:textId="2F6442A3" w:rsidR="000E6DBA" w:rsidDel="00877767" w:rsidRDefault="009261A9" w:rsidP="009261A9">
      <w:pPr>
        <w:pStyle w:val="BillSectionPara"/>
        <w:numPr>
          <w:ilvl w:val="0"/>
          <w:numId w:val="0"/>
        </w:numPr>
        <w:tabs>
          <w:tab w:val="left" w:pos="1418"/>
        </w:tabs>
        <w:ind w:left="1418" w:hanging="426"/>
        <w:rPr>
          <w:del w:id="791" w:author="Chataway, Francis [AU-AU]" w:date="2025-12-15T19:19:00Z"/>
        </w:rPr>
      </w:pPr>
      <w:del w:id="792" w:author="Chataway, Francis [AU-AU]" w:date="2025-12-15T19:19:00Z">
        <w:r w:rsidDel="00877767">
          <w:delText>(a)</w:delText>
        </w:r>
        <w:r w:rsidDel="00877767">
          <w:tab/>
        </w:r>
        <w:r w:rsidR="000E6DBA" w:rsidDel="00877767">
          <w:delText>education authorities,</w:delText>
        </w:r>
      </w:del>
    </w:p>
    <w:p w14:paraId="401BC034" w14:textId="35B4E8FB" w:rsidR="000E6DBA" w:rsidDel="00877767" w:rsidRDefault="009261A9" w:rsidP="009261A9">
      <w:pPr>
        <w:pStyle w:val="BillSectionPara"/>
        <w:numPr>
          <w:ilvl w:val="0"/>
          <w:numId w:val="0"/>
        </w:numPr>
        <w:tabs>
          <w:tab w:val="left" w:pos="1418"/>
        </w:tabs>
        <w:ind w:left="1418" w:hanging="426"/>
        <w:rPr>
          <w:del w:id="793" w:author="Chataway, Francis [AU-AU]" w:date="2025-12-15T19:19:00Z"/>
        </w:rPr>
      </w:pPr>
      <w:del w:id="794" w:author="Chataway, Francis [AU-AU]" w:date="2025-12-15T19:19:00Z">
        <w:r w:rsidDel="00877767">
          <w:delText>(b)</w:delText>
        </w:r>
        <w:r w:rsidDel="00877767">
          <w:tab/>
        </w:r>
        <w:r w:rsidR="000E6DBA" w:rsidDel="00877767">
          <w:delText>charities or other bodies that provide support for people who have suffered or are suffering domestic abuse,</w:delText>
        </w:r>
      </w:del>
    </w:p>
    <w:p w14:paraId="03A95898" w14:textId="4AA0560C" w:rsidR="000E6DBA" w:rsidDel="00877767" w:rsidRDefault="009261A9" w:rsidP="009261A9">
      <w:pPr>
        <w:pStyle w:val="BillSectionPara"/>
        <w:numPr>
          <w:ilvl w:val="0"/>
          <w:numId w:val="0"/>
        </w:numPr>
        <w:tabs>
          <w:tab w:val="left" w:pos="1418"/>
        </w:tabs>
        <w:ind w:left="1418" w:hanging="426"/>
        <w:rPr>
          <w:del w:id="795" w:author="Chataway, Francis [AU-AU]" w:date="2025-12-15T19:19:00Z"/>
        </w:rPr>
      </w:pPr>
      <w:del w:id="796" w:author="Chataway, Francis [AU-AU]" w:date="2025-12-15T19:19:00Z">
        <w:r w:rsidDel="00877767">
          <w:delText>(c)</w:delText>
        </w:r>
        <w:r w:rsidDel="00877767">
          <w:tab/>
        </w:r>
        <w:r w:rsidR="000E6DBA" w:rsidDel="00877767">
          <w:delText>such other persons as they consider appropriate.</w:delText>
        </w:r>
      </w:del>
    </w:p>
    <w:p w14:paraId="12B8808F" w14:textId="0411E2A1" w:rsidR="000E6DBA" w:rsidRPr="004D07EF" w:rsidDel="00877767" w:rsidRDefault="000E6DBA" w:rsidP="00A4433E">
      <w:pPr>
        <w:rPr>
          <w:del w:id="797" w:author="Chataway, Francis [AU-AU]" w:date="2025-12-15T19:19:00Z"/>
        </w:rPr>
      </w:pPr>
    </w:p>
    <w:p w14:paraId="4B28B069" w14:textId="1994F457" w:rsidR="000E6DBA" w:rsidDel="00877767" w:rsidRDefault="009261A9" w:rsidP="009261A9">
      <w:pPr>
        <w:pStyle w:val="BillSection"/>
        <w:numPr>
          <w:ilvl w:val="0"/>
          <w:numId w:val="0"/>
        </w:numPr>
        <w:tabs>
          <w:tab w:val="left" w:pos="851"/>
        </w:tabs>
        <w:ind w:left="851" w:hanging="851"/>
        <w:rPr>
          <w:del w:id="798" w:author="Chataway, Francis [AU-AU]" w:date="2025-12-15T19:19:00Z"/>
        </w:rPr>
      </w:pPr>
      <w:del w:id="799" w:author="Chataway, Francis [AU-AU]" w:date="2025-12-15T19:19:00Z">
        <w:r w:rsidDel="00877767">
          <w:delText>31</w:delText>
        </w:r>
        <w:r w:rsidDel="00877767">
          <w:tab/>
        </w:r>
        <w:r w:rsidR="000E6DBA" w:rsidDel="00877767">
          <w:delText>Reporting on domestic abuse education</w:delText>
        </w:r>
      </w:del>
    </w:p>
    <w:p w14:paraId="73048A67" w14:textId="5456DA69" w:rsidR="000E6DBA" w:rsidDel="00877767" w:rsidRDefault="009261A9" w:rsidP="009261A9">
      <w:pPr>
        <w:pStyle w:val="BillSubSection"/>
        <w:numPr>
          <w:ilvl w:val="0"/>
          <w:numId w:val="0"/>
        </w:numPr>
        <w:tabs>
          <w:tab w:val="left" w:pos="851"/>
        </w:tabs>
        <w:ind w:left="851" w:hanging="567"/>
        <w:rPr>
          <w:del w:id="800" w:author="Chataway, Francis [AU-AU]" w:date="2025-12-15T19:19:00Z"/>
        </w:rPr>
      </w:pPr>
      <w:del w:id="801" w:author="Chataway, Francis [AU-AU]" w:date="2025-12-15T19:19:00Z">
        <w:r w:rsidDel="00877767">
          <w:delText>(1)</w:delText>
        </w:r>
        <w:r w:rsidDel="00877767">
          <w:tab/>
        </w:r>
        <w:r w:rsidR="000E6DBA" w:rsidDel="00877767">
          <w:delText>The Scottish Ministers must from time to time prepare, and lay before the Scottish Parliament, reports setting out progress made, during the period to which the report relates, in the delivery of domestic abuse education in schools.</w:delText>
        </w:r>
      </w:del>
    </w:p>
    <w:p w14:paraId="103E7E97" w14:textId="0177AC45" w:rsidR="000E6DBA" w:rsidDel="00877767" w:rsidRDefault="009261A9" w:rsidP="009261A9">
      <w:pPr>
        <w:pStyle w:val="BillSubSection"/>
        <w:numPr>
          <w:ilvl w:val="0"/>
          <w:numId w:val="0"/>
        </w:numPr>
        <w:tabs>
          <w:tab w:val="left" w:pos="851"/>
        </w:tabs>
        <w:ind w:left="851" w:hanging="567"/>
        <w:rPr>
          <w:del w:id="802" w:author="Chataway, Francis [AU-AU]" w:date="2025-12-15T19:19:00Z"/>
        </w:rPr>
      </w:pPr>
      <w:del w:id="803" w:author="Chataway, Francis [AU-AU]" w:date="2025-12-15T19:19:00Z">
        <w:r w:rsidDel="00877767">
          <w:delText>(2)</w:delText>
        </w:r>
        <w:r w:rsidDel="00877767">
          <w:tab/>
        </w:r>
        <w:r w:rsidR="000E6DBA" w:rsidDel="00877767">
          <w:delText xml:space="preserve">For the purpose of preparing a report under this section, an education authority must provide the Scottish Ministers with such information as they may require in relation </w:delText>
        </w:r>
        <w:r w:rsidR="00967F07" w:rsidDel="00877767">
          <w:delText xml:space="preserve">to </w:delText>
        </w:r>
        <w:r w:rsidR="000E6DBA" w:rsidDel="00877767">
          <w:delText>the provision of domestic abuse education in schools under its management.</w:delText>
        </w:r>
      </w:del>
    </w:p>
    <w:p w14:paraId="488B335B" w14:textId="7832A0F3" w:rsidR="000E6DBA" w:rsidDel="00877767" w:rsidRDefault="009261A9" w:rsidP="009261A9">
      <w:pPr>
        <w:pStyle w:val="BillSubSection"/>
        <w:numPr>
          <w:ilvl w:val="0"/>
          <w:numId w:val="0"/>
        </w:numPr>
        <w:tabs>
          <w:tab w:val="left" w:pos="851"/>
        </w:tabs>
        <w:ind w:left="851" w:hanging="567"/>
        <w:rPr>
          <w:del w:id="804" w:author="Chataway, Francis [AU-AU]" w:date="2025-12-15T19:19:00Z"/>
        </w:rPr>
      </w:pPr>
      <w:del w:id="805" w:author="Chataway, Francis [AU-AU]" w:date="2025-12-15T19:19:00Z">
        <w:r w:rsidDel="00877767">
          <w:delText>(3)</w:delText>
        </w:r>
        <w:r w:rsidDel="00877767">
          <w:tab/>
        </w:r>
        <w:r w:rsidR="000E6DBA" w:rsidDel="00877767">
          <w:delText>The Scottish Ministers must, as soon as practicable after a report is laid before the Scottish Parliament under this section, publish the report in such manner as they consider appropriate.</w:delText>
        </w:r>
      </w:del>
    </w:p>
    <w:p w14:paraId="1F3E155C" w14:textId="49558157" w:rsidR="000E6DBA" w:rsidRPr="00E3158A" w:rsidDel="00877767" w:rsidRDefault="000E6DBA" w:rsidP="00A4433E">
      <w:pPr>
        <w:rPr>
          <w:del w:id="806" w:author="Chataway, Francis [AU-AU]" w:date="2025-12-15T19:19:00Z"/>
        </w:rPr>
      </w:pPr>
    </w:p>
    <w:p w14:paraId="2BC62218" w14:textId="5C523927" w:rsidR="000E6DBA" w:rsidDel="00877767" w:rsidRDefault="009261A9" w:rsidP="009261A9">
      <w:pPr>
        <w:pStyle w:val="BillSection"/>
        <w:numPr>
          <w:ilvl w:val="0"/>
          <w:numId w:val="0"/>
        </w:numPr>
        <w:tabs>
          <w:tab w:val="left" w:pos="851"/>
        </w:tabs>
        <w:ind w:left="851" w:hanging="851"/>
        <w:rPr>
          <w:del w:id="807" w:author="Chataway, Francis [AU-AU]" w:date="2025-12-15T19:19:00Z"/>
        </w:rPr>
      </w:pPr>
      <w:del w:id="808" w:author="Chataway, Francis [AU-AU]" w:date="2025-12-15T19:19:00Z">
        <w:r w:rsidDel="00877767">
          <w:delText>32</w:delText>
        </w:r>
        <w:r w:rsidDel="00877767">
          <w:tab/>
        </w:r>
        <w:r w:rsidR="000E6DBA" w:rsidDel="00877767">
          <w:delText>Interpretation of Part</w:delText>
        </w:r>
      </w:del>
    </w:p>
    <w:p w14:paraId="6B16CAFB" w14:textId="6C1B2E51" w:rsidR="000E6DBA" w:rsidDel="00877767" w:rsidRDefault="009261A9" w:rsidP="009261A9">
      <w:pPr>
        <w:pStyle w:val="BillSubSection"/>
        <w:numPr>
          <w:ilvl w:val="0"/>
          <w:numId w:val="0"/>
        </w:numPr>
        <w:tabs>
          <w:tab w:val="left" w:pos="851"/>
        </w:tabs>
        <w:ind w:left="851" w:hanging="567"/>
        <w:rPr>
          <w:del w:id="809" w:author="Chataway, Francis [AU-AU]" w:date="2025-12-15T19:19:00Z"/>
        </w:rPr>
      </w:pPr>
      <w:del w:id="810" w:author="Chataway, Francis [AU-AU]" w:date="2025-12-15T19:19:00Z">
        <w:r w:rsidDel="00877767">
          <w:delText>(1)</w:delText>
        </w:r>
        <w:r w:rsidDel="00877767">
          <w:tab/>
        </w:r>
        <w:r w:rsidR="000E6DBA" w:rsidDel="00877767">
          <w:delText>This section defines terms used in this Part.</w:delText>
        </w:r>
      </w:del>
    </w:p>
    <w:p w14:paraId="6475FE56" w14:textId="51190966" w:rsidR="000E6DBA" w:rsidDel="00877767" w:rsidRDefault="009261A9" w:rsidP="009261A9">
      <w:pPr>
        <w:pStyle w:val="BillSubSection"/>
        <w:numPr>
          <w:ilvl w:val="0"/>
          <w:numId w:val="0"/>
        </w:numPr>
        <w:tabs>
          <w:tab w:val="left" w:pos="851"/>
        </w:tabs>
        <w:ind w:left="851" w:hanging="567"/>
        <w:rPr>
          <w:del w:id="811" w:author="Chataway, Francis [AU-AU]" w:date="2025-12-15T19:19:00Z"/>
        </w:rPr>
      </w:pPr>
      <w:del w:id="812" w:author="Chataway, Francis [AU-AU]" w:date="2025-12-15T19:19:00Z">
        <w:r w:rsidDel="00877767">
          <w:delText>(2)</w:delText>
        </w:r>
        <w:r w:rsidDel="00877767">
          <w:tab/>
        </w:r>
        <w:r w:rsidR="000E6DBA" w:rsidRPr="0079352E" w:rsidDel="00877767">
          <w:delText>“</w:delText>
        </w:r>
        <w:r w:rsidR="000E6DBA" w:rsidDel="00877767">
          <w:delText>D</w:delText>
        </w:r>
        <w:r w:rsidR="000E6DBA" w:rsidRPr="0079352E" w:rsidDel="00877767">
          <w:delText xml:space="preserve">omestic abuse education” </w:delText>
        </w:r>
        <w:r w:rsidR="000E6DBA" w:rsidDel="00877767">
          <w:delText xml:space="preserve">and “domestic abuse” have the meanings given in section </w:delText>
        </w:r>
        <w:r w:rsidR="00040C6A" w:rsidRPr="00040C6A" w:rsidDel="00877767">
          <w:rPr>
            <w:bCs/>
            <w:lang w:val="en-US"/>
          </w:rPr>
          <w:delText>28(4)</w:delText>
        </w:r>
        <w:r w:rsidR="000E6DBA" w:rsidDel="00877767">
          <w:delText>.</w:delText>
        </w:r>
      </w:del>
    </w:p>
    <w:p w14:paraId="1DAB0C86" w14:textId="5E43970D" w:rsidR="000E6DBA" w:rsidDel="00877767" w:rsidRDefault="009261A9" w:rsidP="009261A9">
      <w:pPr>
        <w:pStyle w:val="BillSubSection"/>
        <w:numPr>
          <w:ilvl w:val="0"/>
          <w:numId w:val="0"/>
        </w:numPr>
        <w:tabs>
          <w:tab w:val="left" w:pos="851"/>
        </w:tabs>
        <w:ind w:left="851" w:hanging="567"/>
        <w:rPr>
          <w:del w:id="813" w:author="Chataway, Francis [AU-AU]" w:date="2025-12-15T19:19:00Z"/>
        </w:rPr>
      </w:pPr>
      <w:del w:id="814" w:author="Chataway, Francis [AU-AU]" w:date="2025-12-15T19:19:00Z">
        <w:r w:rsidDel="00877767">
          <w:delText>(3)</w:delText>
        </w:r>
        <w:r w:rsidDel="00877767">
          <w:tab/>
        </w:r>
        <w:r w:rsidR="000E6DBA" w:rsidDel="00877767">
          <w:delText>The following expressions have the meanings given by section 135(1) of the Education (Scotland) Act 1980—</w:delText>
        </w:r>
      </w:del>
    </w:p>
    <w:p w14:paraId="460C3E01" w14:textId="378A6321" w:rsidR="000E6DBA" w:rsidDel="00877767" w:rsidRDefault="000E6DBA" w:rsidP="00A4433E">
      <w:pPr>
        <w:pStyle w:val="BillSectionParaFullout"/>
        <w:rPr>
          <w:del w:id="815" w:author="Chataway, Francis [AU-AU]" w:date="2025-12-15T19:19:00Z"/>
        </w:rPr>
      </w:pPr>
      <w:del w:id="816" w:author="Chataway, Francis [AU-AU]" w:date="2025-12-15T19:19:00Z">
        <w:r w:rsidDel="00877767">
          <w:delText>“education authority”,</w:delText>
        </w:r>
      </w:del>
    </w:p>
    <w:p w14:paraId="5EB39796" w14:textId="394D47A3" w:rsidR="000E6DBA" w:rsidDel="00877767" w:rsidRDefault="000E6DBA" w:rsidP="00A4433E">
      <w:pPr>
        <w:pStyle w:val="BillSectionParaFullout"/>
        <w:rPr>
          <w:del w:id="817" w:author="Chataway, Francis [AU-AU]" w:date="2025-12-15T19:19:00Z"/>
        </w:rPr>
      </w:pPr>
      <w:del w:id="818" w:author="Chataway, Francis [AU-AU]" w:date="2025-12-15T19:19:00Z">
        <w:r w:rsidDel="00877767">
          <w:delText>“parent”,</w:delText>
        </w:r>
      </w:del>
    </w:p>
    <w:p w14:paraId="2ACB2C8F" w14:textId="012D97F0" w:rsidR="000E6DBA" w:rsidRPr="0079352E" w:rsidDel="00877767" w:rsidRDefault="000E6DBA" w:rsidP="00A4433E">
      <w:pPr>
        <w:pStyle w:val="BillSectionParaFullout"/>
        <w:rPr>
          <w:del w:id="819" w:author="Chataway, Francis [AU-AU]" w:date="2025-12-15T19:19:00Z"/>
        </w:rPr>
      </w:pPr>
      <w:del w:id="820" w:author="Chataway, Francis [AU-AU]" w:date="2025-12-15T19:19:00Z">
        <w:r w:rsidDel="00877767">
          <w:delText>“pupil”,</w:delText>
        </w:r>
      </w:del>
    </w:p>
    <w:p w14:paraId="4F794656" w14:textId="05E3E53B" w:rsidR="000E6DBA" w:rsidDel="00877767" w:rsidRDefault="000E6DBA" w:rsidP="00A4433E">
      <w:pPr>
        <w:pStyle w:val="BillSectionParaFullout"/>
        <w:rPr>
          <w:del w:id="821" w:author="Chataway, Francis [AU-AU]" w:date="2025-12-15T19:19:00Z"/>
        </w:rPr>
      </w:pPr>
      <w:del w:id="822" w:author="Chataway, Francis [AU-AU]" w:date="2025-12-15T19:19:00Z">
        <w:r w:rsidDel="00877767">
          <w:delText>“school” (but here the expression does not include a nursery school or a special school within the meanings given by that section),</w:delText>
        </w:r>
      </w:del>
    </w:p>
    <w:p w14:paraId="7A8C29A8" w14:textId="5CC14ADF" w:rsidR="000E6DBA" w:rsidDel="00877767" w:rsidRDefault="000E6DBA" w:rsidP="00A4433E">
      <w:pPr>
        <w:pStyle w:val="BillSectionParaFullout"/>
        <w:rPr>
          <w:del w:id="823" w:author="Chataway, Francis [AU-AU]" w:date="2025-12-15T19:19:00Z"/>
        </w:rPr>
      </w:pPr>
      <w:del w:id="824" w:author="Chataway, Francis [AU-AU]" w:date="2025-12-15T19:19:00Z">
        <w:r w:rsidDel="00877767">
          <w:delText>“school education”.</w:delText>
        </w:r>
      </w:del>
    </w:p>
    <w:p w14:paraId="6E26F8C1" w14:textId="7E622E7D" w:rsidR="000E6DBA" w:rsidRPr="0079352E" w:rsidDel="00877767" w:rsidRDefault="000E6DBA" w:rsidP="00A4433E">
      <w:pPr>
        <w:rPr>
          <w:del w:id="825" w:author="Chataway, Francis [AU-AU]" w:date="2025-12-15T19:19:00Z"/>
        </w:rPr>
      </w:pPr>
    </w:p>
    <w:p w14:paraId="68220583" w14:textId="0A88428B" w:rsidR="000E6DBA" w:rsidDel="00877767" w:rsidRDefault="000E6DBA" w:rsidP="00A4433E">
      <w:pPr>
        <w:pStyle w:val="BillPartNumber"/>
        <w:rPr>
          <w:del w:id="826" w:author="Chataway, Francis [AU-AU]" w:date="2025-12-15T19:19:00Z"/>
        </w:rPr>
      </w:pPr>
      <w:del w:id="827" w:author="Chataway, Francis [AU-AU]" w:date="2025-12-15T19:19:00Z">
        <w:r w:rsidDel="00877767">
          <w:delText xml:space="preserve">Part </w:delText>
        </w:r>
        <w:r w:rsidR="00040C6A" w:rsidDel="00877767">
          <w:rPr>
            <w:noProof/>
          </w:rPr>
          <w:delText>5</w:delText>
        </w:r>
      </w:del>
    </w:p>
    <w:p w14:paraId="7C3A671A" w14:textId="0DACAD49" w:rsidR="000E6DBA" w:rsidRPr="00933299" w:rsidDel="00877767" w:rsidRDefault="000E6DBA" w:rsidP="00A4433E">
      <w:pPr>
        <w:pStyle w:val="BillPartTitle"/>
        <w:rPr>
          <w:del w:id="828" w:author="Chataway, Francis [AU-AU]" w:date="2025-12-15T19:19:00Z"/>
        </w:rPr>
      </w:pPr>
      <w:del w:id="829" w:author="Chataway, Francis [AU-AU]" w:date="2025-12-15T19:19:00Z">
        <w:r w:rsidDel="00877767">
          <w:delText>Final provisions</w:delText>
        </w:r>
      </w:del>
    </w:p>
    <w:p w14:paraId="67923B97" w14:textId="575AB2E7" w:rsidR="000E6DBA" w:rsidDel="00877767" w:rsidRDefault="009261A9" w:rsidP="009261A9">
      <w:pPr>
        <w:pStyle w:val="BillSection"/>
        <w:numPr>
          <w:ilvl w:val="0"/>
          <w:numId w:val="0"/>
        </w:numPr>
        <w:tabs>
          <w:tab w:val="left" w:pos="851"/>
        </w:tabs>
        <w:ind w:left="851" w:hanging="851"/>
        <w:rPr>
          <w:del w:id="830" w:author="Chataway, Francis [AU-AU]" w:date="2025-12-15T19:19:00Z"/>
        </w:rPr>
      </w:pPr>
      <w:del w:id="831" w:author="Chataway, Francis [AU-AU]" w:date="2025-12-15T19:19:00Z">
        <w:r w:rsidDel="00877767">
          <w:delText>33</w:delText>
        </w:r>
        <w:r w:rsidDel="00877767">
          <w:tab/>
        </w:r>
        <w:r w:rsidR="000E6DBA" w:rsidDel="00877767">
          <w:delText>Regulation-making powers</w:delText>
        </w:r>
      </w:del>
    </w:p>
    <w:p w14:paraId="70050677" w14:textId="39387A1F" w:rsidR="000E6DBA" w:rsidDel="00877767" w:rsidRDefault="009261A9" w:rsidP="009261A9">
      <w:pPr>
        <w:pStyle w:val="BillSubSection"/>
        <w:numPr>
          <w:ilvl w:val="0"/>
          <w:numId w:val="0"/>
        </w:numPr>
        <w:tabs>
          <w:tab w:val="left" w:pos="851"/>
        </w:tabs>
        <w:ind w:left="851" w:hanging="567"/>
        <w:rPr>
          <w:del w:id="832" w:author="Chataway, Francis [AU-AU]" w:date="2025-12-15T19:19:00Z"/>
        </w:rPr>
      </w:pPr>
      <w:del w:id="833" w:author="Chataway, Francis [AU-AU]" w:date="2025-12-15T19:19:00Z">
        <w:r w:rsidDel="00877767">
          <w:delText>(1)</w:delText>
        </w:r>
        <w:r w:rsidDel="00877767">
          <w:tab/>
        </w:r>
        <w:r w:rsidR="000E6DBA" w:rsidDel="00877767">
          <w:delText>Any power of the Scottish Ministers to make regulations under this Act includes power to make—</w:delText>
        </w:r>
      </w:del>
    </w:p>
    <w:p w14:paraId="0BD5F1AE" w14:textId="4466DD1F" w:rsidR="000E6DBA" w:rsidDel="00877767" w:rsidRDefault="009261A9" w:rsidP="009261A9">
      <w:pPr>
        <w:pStyle w:val="BillSectionPara"/>
        <w:numPr>
          <w:ilvl w:val="0"/>
          <w:numId w:val="0"/>
        </w:numPr>
        <w:tabs>
          <w:tab w:val="left" w:pos="1418"/>
        </w:tabs>
        <w:ind w:left="1418" w:hanging="426"/>
        <w:rPr>
          <w:del w:id="834" w:author="Chataway, Francis [AU-AU]" w:date="2025-12-15T19:19:00Z"/>
        </w:rPr>
      </w:pPr>
      <w:del w:id="835" w:author="Chataway, Francis [AU-AU]" w:date="2025-12-15T19:19:00Z">
        <w:r w:rsidDel="00877767">
          <w:delText>(a)</w:delText>
        </w:r>
        <w:r w:rsidDel="00877767">
          <w:tab/>
        </w:r>
        <w:r w:rsidR="000E6DBA" w:rsidDel="00877767">
          <w:delText>different provision for different purposes,</w:delText>
        </w:r>
      </w:del>
    </w:p>
    <w:p w14:paraId="29A549CC" w14:textId="05ECAA64" w:rsidR="000E6DBA" w:rsidDel="00877767" w:rsidRDefault="009261A9" w:rsidP="009261A9">
      <w:pPr>
        <w:pStyle w:val="BillSectionPara"/>
        <w:numPr>
          <w:ilvl w:val="0"/>
          <w:numId w:val="0"/>
        </w:numPr>
        <w:tabs>
          <w:tab w:val="left" w:pos="1418"/>
        </w:tabs>
        <w:ind w:left="1418" w:hanging="426"/>
        <w:rPr>
          <w:del w:id="836" w:author="Chataway, Francis [AU-AU]" w:date="2025-12-15T19:19:00Z"/>
        </w:rPr>
      </w:pPr>
      <w:del w:id="837" w:author="Chataway, Francis [AU-AU]" w:date="2025-12-15T19:19:00Z">
        <w:r w:rsidDel="00877767">
          <w:delText>(b)</w:delText>
        </w:r>
        <w:r w:rsidDel="00877767">
          <w:tab/>
        </w:r>
        <w:r w:rsidR="000E6DBA" w:rsidDel="00877767">
          <w:delText>incidental, supplementary, consequential, transitional, transitory or saving provision.</w:delText>
        </w:r>
      </w:del>
    </w:p>
    <w:p w14:paraId="450CE9AE" w14:textId="5E834502" w:rsidR="000E6DBA" w:rsidDel="00877767" w:rsidRDefault="009261A9" w:rsidP="009261A9">
      <w:pPr>
        <w:pStyle w:val="BillSubSection"/>
        <w:numPr>
          <w:ilvl w:val="0"/>
          <w:numId w:val="0"/>
        </w:numPr>
        <w:tabs>
          <w:tab w:val="left" w:pos="851"/>
        </w:tabs>
        <w:ind w:left="851" w:hanging="567"/>
        <w:rPr>
          <w:del w:id="838" w:author="Chataway, Francis [AU-AU]" w:date="2025-12-15T19:19:00Z"/>
        </w:rPr>
      </w:pPr>
      <w:del w:id="839" w:author="Chataway, Francis [AU-AU]" w:date="2025-12-15T19:19:00Z">
        <w:r w:rsidDel="00877767">
          <w:delText>(2)</w:delText>
        </w:r>
        <w:r w:rsidDel="00877767">
          <w:tab/>
        </w:r>
        <w:r w:rsidR="000E6DBA" w:rsidDel="00877767">
          <w:delText>Regulations under the following provisions are subject to the affirmative procedure—</w:delText>
        </w:r>
      </w:del>
    </w:p>
    <w:p w14:paraId="1B6D987F" w14:textId="393C7DE7" w:rsidR="000E6DBA" w:rsidDel="00877767" w:rsidRDefault="009261A9" w:rsidP="009261A9">
      <w:pPr>
        <w:pStyle w:val="BillSectionPara"/>
        <w:numPr>
          <w:ilvl w:val="0"/>
          <w:numId w:val="0"/>
        </w:numPr>
        <w:tabs>
          <w:tab w:val="left" w:pos="1418"/>
        </w:tabs>
        <w:ind w:left="1418" w:hanging="426"/>
        <w:rPr>
          <w:del w:id="840" w:author="Chataway, Francis [AU-AU]" w:date="2025-12-15T19:19:00Z"/>
        </w:rPr>
      </w:pPr>
      <w:del w:id="841" w:author="Chataway, Francis [AU-AU]" w:date="2025-12-15T19:19:00Z">
        <w:r w:rsidDel="00877767">
          <w:delText>(a)</w:delText>
        </w:r>
        <w:r w:rsidDel="00877767">
          <w:tab/>
        </w:r>
        <w:r w:rsidR="000E6DBA" w:rsidDel="00877767">
          <w:delText xml:space="preserve">section </w:delText>
        </w:r>
        <w:r w:rsidR="00040C6A" w:rsidRPr="00040C6A" w:rsidDel="00877767">
          <w:rPr>
            <w:bCs/>
            <w:lang w:val="en-US"/>
          </w:rPr>
          <w:delText>3(3)(i)</w:delText>
        </w:r>
        <w:r w:rsidR="000E6DBA" w:rsidDel="00877767">
          <w:delText>,</w:delText>
        </w:r>
      </w:del>
    </w:p>
    <w:p w14:paraId="56800345" w14:textId="402AF6C2" w:rsidR="000E6DBA" w:rsidDel="00877767" w:rsidRDefault="009261A9" w:rsidP="009261A9">
      <w:pPr>
        <w:pStyle w:val="BillSectionPara"/>
        <w:numPr>
          <w:ilvl w:val="0"/>
          <w:numId w:val="0"/>
        </w:numPr>
        <w:tabs>
          <w:tab w:val="left" w:pos="1418"/>
        </w:tabs>
        <w:ind w:left="1418" w:hanging="426"/>
        <w:rPr>
          <w:del w:id="842" w:author="Chataway, Francis [AU-AU]" w:date="2025-12-15T19:19:00Z"/>
        </w:rPr>
      </w:pPr>
      <w:del w:id="843" w:author="Chataway, Francis [AU-AU]" w:date="2025-12-15T19:19:00Z">
        <w:r w:rsidDel="00877767">
          <w:delText>(b)</w:delText>
        </w:r>
        <w:r w:rsidDel="00877767">
          <w:tab/>
        </w:r>
        <w:r w:rsidR="000E6DBA" w:rsidDel="00877767">
          <w:delText xml:space="preserve">section </w:delText>
        </w:r>
        <w:r w:rsidR="00040C6A" w:rsidRPr="00040C6A" w:rsidDel="00877767">
          <w:rPr>
            <w:bCs/>
            <w:lang w:val="en-US"/>
          </w:rPr>
          <w:delText>4(1)</w:delText>
        </w:r>
        <w:r w:rsidR="000E6DBA" w:rsidDel="00877767">
          <w:delText>,</w:delText>
        </w:r>
      </w:del>
    </w:p>
    <w:p w14:paraId="080A64AE" w14:textId="7B0B8D96" w:rsidR="000E6DBA" w:rsidDel="00877767" w:rsidRDefault="009261A9" w:rsidP="009261A9">
      <w:pPr>
        <w:pStyle w:val="BillSectionPara"/>
        <w:numPr>
          <w:ilvl w:val="0"/>
          <w:numId w:val="0"/>
        </w:numPr>
        <w:tabs>
          <w:tab w:val="left" w:pos="1418"/>
        </w:tabs>
        <w:ind w:left="1418" w:hanging="426"/>
        <w:rPr>
          <w:del w:id="844" w:author="Chataway, Francis [AU-AU]" w:date="2025-12-15T19:19:00Z"/>
        </w:rPr>
      </w:pPr>
      <w:del w:id="845" w:author="Chataway, Francis [AU-AU]" w:date="2025-12-15T19:19:00Z">
        <w:r w:rsidDel="00877767">
          <w:delText>(c)</w:delText>
        </w:r>
        <w:r w:rsidDel="00877767">
          <w:tab/>
        </w:r>
        <w:r w:rsidR="000E6DBA" w:rsidDel="00877767">
          <w:delText xml:space="preserve">section </w:delText>
        </w:r>
        <w:r w:rsidR="00040C6A" w:rsidRPr="00040C6A" w:rsidDel="00877767">
          <w:rPr>
            <w:bCs/>
            <w:lang w:val="en-US"/>
          </w:rPr>
          <w:delText>5(5)(a)</w:delText>
        </w:r>
        <w:r w:rsidR="000E6DBA" w:rsidDel="00877767">
          <w:delText>,</w:delText>
        </w:r>
      </w:del>
    </w:p>
    <w:p w14:paraId="11C52F4C" w14:textId="491431B7" w:rsidR="000E6DBA" w:rsidDel="00877767" w:rsidRDefault="009261A9" w:rsidP="009261A9">
      <w:pPr>
        <w:pStyle w:val="BillSectionPara"/>
        <w:numPr>
          <w:ilvl w:val="0"/>
          <w:numId w:val="0"/>
        </w:numPr>
        <w:tabs>
          <w:tab w:val="left" w:pos="1418"/>
        </w:tabs>
        <w:ind w:left="1418" w:hanging="426"/>
        <w:rPr>
          <w:del w:id="846" w:author="Chataway, Francis [AU-AU]" w:date="2025-12-15T19:19:00Z"/>
        </w:rPr>
      </w:pPr>
      <w:del w:id="847" w:author="Chataway, Francis [AU-AU]" w:date="2025-12-15T19:19:00Z">
        <w:r w:rsidDel="00877767">
          <w:delText>(d)</w:delText>
        </w:r>
        <w:r w:rsidDel="00877767">
          <w:tab/>
        </w:r>
        <w:r w:rsidR="000E6DBA" w:rsidDel="00877767">
          <w:delText xml:space="preserve">section </w:delText>
        </w:r>
        <w:r w:rsidR="00040C6A" w:rsidRPr="00040C6A" w:rsidDel="00877767">
          <w:rPr>
            <w:bCs/>
            <w:lang w:val="en-US"/>
          </w:rPr>
          <w:delText>14</w:delText>
        </w:r>
        <w:r w:rsidR="000E6DBA" w:rsidDel="00877767">
          <w:delText>,</w:delText>
        </w:r>
      </w:del>
    </w:p>
    <w:p w14:paraId="54B4200B" w14:textId="3C169445" w:rsidR="000E6DBA" w:rsidDel="00877767" w:rsidRDefault="009261A9" w:rsidP="009261A9">
      <w:pPr>
        <w:pStyle w:val="BillSectionPara"/>
        <w:numPr>
          <w:ilvl w:val="0"/>
          <w:numId w:val="0"/>
        </w:numPr>
        <w:tabs>
          <w:tab w:val="left" w:pos="1418"/>
        </w:tabs>
        <w:ind w:left="1418" w:hanging="426"/>
        <w:rPr>
          <w:del w:id="848" w:author="Chataway, Francis [AU-AU]" w:date="2025-12-15T19:19:00Z"/>
        </w:rPr>
      </w:pPr>
      <w:del w:id="849" w:author="Chataway, Francis [AU-AU]" w:date="2025-12-15T19:19:00Z">
        <w:r w:rsidDel="00877767">
          <w:delText>(e)</w:delText>
        </w:r>
        <w:r w:rsidDel="00877767">
          <w:tab/>
        </w:r>
        <w:r w:rsidR="000E6DBA" w:rsidDel="00877767">
          <w:delText xml:space="preserve">section </w:delText>
        </w:r>
        <w:r w:rsidR="00040C6A" w:rsidRPr="00040C6A" w:rsidDel="00877767">
          <w:rPr>
            <w:bCs/>
            <w:lang w:val="en-US"/>
          </w:rPr>
          <w:delText>20(2)</w:delText>
        </w:r>
        <w:r w:rsidR="000E6DBA" w:rsidDel="00877767">
          <w:delText>,</w:delText>
        </w:r>
      </w:del>
    </w:p>
    <w:p w14:paraId="1D3E30FF" w14:textId="0A0F6247" w:rsidR="000E6DBA" w:rsidDel="00877767" w:rsidRDefault="009261A9" w:rsidP="009261A9">
      <w:pPr>
        <w:pStyle w:val="BillSectionPara"/>
        <w:numPr>
          <w:ilvl w:val="0"/>
          <w:numId w:val="0"/>
        </w:numPr>
        <w:tabs>
          <w:tab w:val="left" w:pos="1418"/>
        </w:tabs>
        <w:ind w:left="1418" w:hanging="426"/>
        <w:rPr>
          <w:del w:id="850" w:author="Chataway, Francis [AU-AU]" w:date="2025-12-15T19:19:00Z"/>
        </w:rPr>
      </w:pPr>
      <w:del w:id="851" w:author="Chataway, Francis [AU-AU]" w:date="2025-12-15T19:19:00Z">
        <w:r w:rsidDel="00877767">
          <w:delText>(f)</w:delText>
        </w:r>
        <w:r w:rsidDel="00877767">
          <w:tab/>
        </w:r>
        <w:r w:rsidR="000E6DBA" w:rsidDel="00877767">
          <w:delText xml:space="preserve">section </w:delText>
        </w:r>
        <w:r w:rsidR="00040C6A" w:rsidRPr="00040C6A" w:rsidDel="00877767">
          <w:rPr>
            <w:bCs/>
            <w:lang w:val="en-US"/>
          </w:rPr>
          <w:delText>24</w:delText>
        </w:r>
        <w:r w:rsidR="000E6DBA" w:rsidDel="00877767">
          <w:delText>,</w:delText>
        </w:r>
      </w:del>
    </w:p>
    <w:p w14:paraId="75EA68CC" w14:textId="1ECB1284" w:rsidR="000E6DBA" w:rsidDel="00877767" w:rsidRDefault="009261A9" w:rsidP="009261A9">
      <w:pPr>
        <w:pStyle w:val="BillSectionPara"/>
        <w:numPr>
          <w:ilvl w:val="0"/>
          <w:numId w:val="0"/>
        </w:numPr>
        <w:tabs>
          <w:tab w:val="left" w:pos="1418"/>
        </w:tabs>
        <w:ind w:left="1418" w:hanging="426"/>
        <w:rPr>
          <w:del w:id="852" w:author="Chataway, Francis [AU-AU]" w:date="2025-12-15T19:19:00Z"/>
        </w:rPr>
      </w:pPr>
      <w:del w:id="853" w:author="Chataway, Francis [AU-AU]" w:date="2025-12-15T19:19:00Z">
        <w:r w:rsidDel="00877767">
          <w:delText>(g)</w:delText>
        </w:r>
        <w:r w:rsidDel="00877767">
          <w:tab/>
        </w:r>
        <w:r w:rsidR="000E6DBA" w:rsidDel="00877767">
          <w:delText xml:space="preserve">section </w:delText>
        </w:r>
        <w:r w:rsidR="00040C6A" w:rsidRPr="00040C6A" w:rsidDel="00877767">
          <w:rPr>
            <w:bCs/>
            <w:lang w:val="en-US"/>
          </w:rPr>
          <w:delText>25(1)</w:delText>
        </w:r>
        <w:r w:rsidR="000E6DBA" w:rsidDel="00877767">
          <w:delText>,</w:delText>
        </w:r>
      </w:del>
    </w:p>
    <w:p w14:paraId="3CC342DC" w14:textId="34D8874B" w:rsidR="000E6DBA" w:rsidDel="00877767" w:rsidRDefault="009261A9" w:rsidP="009261A9">
      <w:pPr>
        <w:pStyle w:val="BillSectionPara"/>
        <w:numPr>
          <w:ilvl w:val="0"/>
          <w:numId w:val="0"/>
        </w:numPr>
        <w:tabs>
          <w:tab w:val="left" w:pos="1418"/>
        </w:tabs>
        <w:ind w:left="1418" w:hanging="426"/>
        <w:rPr>
          <w:del w:id="854" w:author="Chataway, Francis [AU-AU]" w:date="2025-12-15T19:19:00Z"/>
        </w:rPr>
      </w:pPr>
      <w:del w:id="855" w:author="Chataway, Francis [AU-AU]" w:date="2025-12-15T19:19:00Z">
        <w:r w:rsidDel="00877767">
          <w:delText>(h)</w:delText>
        </w:r>
        <w:r w:rsidDel="00877767">
          <w:tab/>
        </w:r>
        <w:r w:rsidR="000E6DBA" w:rsidDel="00877767">
          <w:delText xml:space="preserve">section </w:delText>
        </w:r>
        <w:r w:rsidR="00040C6A" w:rsidRPr="00040C6A" w:rsidDel="00877767">
          <w:rPr>
            <w:bCs/>
            <w:lang w:val="en-US"/>
          </w:rPr>
          <w:delText>30(1)</w:delText>
        </w:r>
        <w:r w:rsidR="000E6DBA" w:rsidDel="00877767">
          <w:delText>,</w:delText>
        </w:r>
      </w:del>
    </w:p>
    <w:p w14:paraId="29E8C95D" w14:textId="4A2302A6" w:rsidR="000E6DBA" w:rsidDel="00877767" w:rsidRDefault="009261A9" w:rsidP="009261A9">
      <w:pPr>
        <w:pStyle w:val="BillSectionPara"/>
        <w:numPr>
          <w:ilvl w:val="0"/>
          <w:numId w:val="0"/>
        </w:numPr>
        <w:tabs>
          <w:tab w:val="left" w:pos="1418"/>
        </w:tabs>
        <w:ind w:left="1418" w:hanging="426"/>
        <w:rPr>
          <w:del w:id="856" w:author="Chataway, Francis [AU-AU]" w:date="2025-12-15T19:19:00Z"/>
        </w:rPr>
      </w:pPr>
      <w:del w:id="857" w:author="Chataway, Francis [AU-AU]" w:date="2025-12-15T19:19:00Z">
        <w:r w:rsidDel="00877767">
          <w:delText>(i)</w:delText>
        </w:r>
        <w:r w:rsidDel="00877767">
          <w:tab/>
        </w:r>
        <w:r w:rsidR="000E6DBA" w:rsidDel="00877767">
          <w:delText xml:space="preserve">section </w:delText>
        </w:r>
        <w:r w:rsidR="00040C6A" w:rsidRPr="00040C6A" w:rsidDel="00877767">
          <w:rPr>
            <w:bCs/>
            <w:lang w:val="en-US"/>
          </w:rPr>
          <w:delText>34(1)</w:delText>
        </w:r>
        <w:r w:rsidR="000E6DBA" w:rsidDel="00877767">
          <w:delText xml:space="preserve"> (if they contain provision adding to, replacing or omitting any part of the text of an Act).</w:delText>
        </w:r>
      </w:del>
    </w:p>
    <w:p w14:paraId="6281CDA6" w14:textId="2586A88C" w:rsidR="000E6DBA" w:rsidDel="00877767" w:rsidRDefault="009261A9" w:rsidP="009261A9">
      <w:pPr>
        <w:pStyle w:val="BillSubSection"/>
        <w:numPr>
          <w:ilvl w:val="0"/>
          <w:numId w:val="0"/>
        </w:numPr>
        <w:tabs>
          <w:tab w:val="left" w:pos="851"/>
        </w:tabs>
        <w:ind w:left="851" w:hanging="567"/>
        <w:rPr>
          <w:del w:id="858" w:author="Chataway, Francis [AU-AU]" w:date="2025-12-15T19:19:00Z"/>
        </w:rPr>
      </w:pPr>
      <w:del w:id="859" w:author="Chataway, Francis [AU-AU]" w:date="2025-12-15T19:19:00Z">
        <w:r w:rsidDel="00877767">
          <w:delText>(3)</w:delText>
        </w:r>
        <w:r w:rsidDel="00877767">
          <w:tab/>
        </w:r>
        <w:r w:rsidR="000E6DBA" w:rsidDel="00877767">
          <w:delText>Regulations under the following provisions are subject to the negative procedure—</w:delText>
        </w:r>
      </w:del>
    </w:p>
    <w:p w14:paraId="28BB437B" w14:textId="464AAE48" w:rsidR="000E6DBA" w:rsidDel="00877767" w:rsidRDefault="009261A9" w:rsidP="009261A9">
      <w:pPr>
        <w:pStyle w:val="BillSectionPara"/>
        <w:numPr>
          <w:ilvl w:val="0"/>
          <w:numId w:val="0"/>
        </w:numPr>
        <w:tabs>
          <w:tab w:val="left" w:pos="1418"/>
        </w:tabs>
        <w:ind w:left="1418" w:hanging="426"/>
        <w:rPr>
          <w:del w:id="860" w:author="Chataway, Francis [AU-AU]" w:date="2025-12-15T19:19:00Z"/>
        </w:rPr>
      </w:pPr>
      <w:del w:id="861" w:author="Chataway, Francis [AU-AU]" w:date="2025-12-15T19:19:00Z">
        <w:r w:rsidDel="00877767">
          <w:delText>(a)</w:delText>
        </w:r>
        <w:r w:rsidDel="00877767">
          <w:tab/>
        </w:r>
        <w:r w:rsidR="000E6DBA" w:rsidDel="00877767">
          <w:delText xml:space="preserve">section </w:delText>
        </w:r>
        <w:r w:rsidR="00040C6A" w:rsidRPr="00040C6A" w:rsidDel="00877767">
          <w:rPr>
            <w:bCs/>
            <w:lang w:val="en-US"/>
          </w:rPr>
          <w:delText>6(1)(a)</w:delText>
        </w:r>
        <w:r w:rsidR="000E6DBA" w:rsidDel="00877767">
          <w:delText>,</w:delText>
        </w:r>
      </w:del>
    </w:p>
    <w:p w14:paraId="331887EC" w14:textId="065139B7" w:rsidR="000E6DBA" w:rsidDel="00877767" w:rsidRDefault="009261A9" w:rsidP="009261A9">
      <w:pPr>
        <w:pStyle w:val="BillSectionPara"/>
        <w:numPr>
          <w:ilvl w:val="0"/>
          <w:numId w:val="0"/>
        </w:numPr>
        <w:tabs>
          <w:tab w:val="left" w:pos="1418"/>
        </w:tabs>
        <w:ind w:left="1418" w:hanging="426"/>
        <w:rPr>
          <w:del w:id="862" w:author="Chataway, Francis [AU-AU]" w:date="2025-12-15T19:19:00Z"/>
        </w:rPr>
      </w:pPr>
      <w:del w:id="863" w:author="Chataway, Francis [AU-AU]" w:date="2025-12-15T19:19:00Z">
        <w:r w:rsidDel="00877767">
          <w:delText>(b)</w:delText>
        </w:r>
        <w:r w:rsidDel="00877767">
          <w:tab/>
        </w:r>
        <w:r w:rsidR="000E6DBA" w:rsidDel="00877767">
          <w:delText xml:space="preserve">section </w:delText>
        </w:r>
        <w:r w:rsidR="00040C6A" w:rsidRPr="00040C6A" w:rsidDel="00877767">
          <w:rPr>
            <w:bCs/>
            <w:lang w:val="en-US"/>
          </w:rPr>
          <w:delText>34(1)</w:delText>
        </w:r>
        <w:r w:rsidR="000E6DBA" w:rsidDel="00877767">
          <w:delText xml:space="preserve"> (unless they are subject to the affirmative procedure by virtue of subsection </w:delText>
        </w:r>
        <w:r w:rsidR="00040C6A" w:rsidDel="00877767">
          <w:rPr>
            <w:noProof/>
          </w:rPr>
          <w:delText>(2)</w:delText>
        </w:r>
        <w:r w:rsidR="000E6DBA" w:rsidDel="00877767">
          <w:delText>).</w:delText>
        </w:r>
      </w:del>
    </w:p>
    <w:p w14:paraId="4F233217" w14:textId="751FCA17" w:rsidR="000E6DBA" w:rsidRPr="00CE37AE" w:rsidDel="00877767" w:rsidRDefault="000E6DBA" w:rsidP="00A4433E">
      <w:pPr>
        <w:rPr>
          <w:del w:id="864" w:author="Chataway, Francis [AU-AU]" w:date="2025-12-15T19:19:00Z"/>
        </w:rPr>
      </w:pPr>
    </w:p>
    <w:p w14:paraId="14456F87" w14:textId="21E43EDB" w:rsidR="000E6DBA" w:rsidRPr="00470CA4" w:rsidDel="00877767" w:rsidRDefault="009261A9" w:rsidP="009261A9">
      <w:pPr>
        <w:pStyle w:val="BillSection"/>
        <w:numPr>
          <w:ilvl w:val="0"/>
          <w:numId w:val="0"/>
        </w:numPr>
        <w:tabs>
          <w:tab w:val="left" w:pos="851"/>
        </w:tabs>
        <w:ind w:left="851" w:hanging="851"/>
        <w:rPr>
          <w:del w:id="865" w:author="Chataway, Francis [AU-AU]" w:date="2025-12-15T19:19:00Z"/>
        </w:rPr>
      </w:pPr>
      <w:del w:id="866" w:author="Chataway, Francis [AU-AU]" w:date="2025-12-15T19:19:00Z">
        <w:r w:rsidRPr="00470CA4" w:rsidDel="00877767">
          <w:delText>34</w:delText>
        </w:r>
        <w:r w:rsidRPr="00470CA4" w:rsidDel="00877767">
          <w:tab/>
        </w:r>
        <w:r w:rsidR="000E6DBA" w:rsidRPr="00470CA4" w:rsidDel="00877767">
          <w:delText>Ancillary provision</w:delText>
        </w:r>
      </w:del>
    </w:p>
    <w:p w14:paraId="46D45959" w14:textId="02BA8DFF" w:rsidR="000E6DBA" w:rsidRPr="00470CA4" w:rsidDel="00877767" w:rsidRDefault="009261A9" w:rsidP="009261A9">
      <w:pPr>
        <w:pStyle w:val="BillSubSection"/>
        <w:numPr>
          <w:ilvl w:val="0"/>
          <w:numId w:val="0"/>
        </w:numPr>
        <w:tabs>
          <w:tab w:val="left" w:pos="851"/>
        </w:tabs>
        <w:ind w:left="851" w:hanging="567"/>
        <w:rPr>
          <w:del w:id="867" w:author="Chataway, Francis [AU-AU]" w:date="2025-12-15T19:19:00Z"/>
        </w:rPr>
      </w:pPr>
      <w:del w:id="868" w:author="Chataway, Francis [AU-AU]" w:date="2025-12-15T19:19:00Z">
        <w:r w:rsidRPr="00470CA4" w:rsidDel="00877767">
          <w:delText>(1)</w:delText>
        </w:r>
        <w:r w:rsidRPr="00470CA4" w:rsidDel="00877767">
          <w:tab/>
        </w:r>
        <w:r w:rsidR="000E6DBA" w:rsidRPr="00470CA4" w:rsidDel="00877767">
          <w:delText>The Scottish Ministers may by regulations make any incidental, supplementary, consequential, transitional, transitory or saving provision they consider appropriate for the purposes of, in connection with or for giving full effect to this Act or any provision made under it.</w:delText>
        </w:r>
      </w:del>
    </w:p>
    <w:p w14:paraId="5B7473DC" w14:textId="7DDBDA61" w:rsidR="000E6DBA" w:rsidRPr="00470CA4" w:rsidDel="00877767" w:rsidRDefault="009261A9" w:rsidP="009261A9">
      <w:pPr>
        <w:pStyle w:val="BillSubSection"/>
        <w:numPr>
          <w:ilvl w:val="0"/>
          <w:numId w:val="0"/>
        </w:numPr>
        <w:tabs>
          <w:tab w:val="left" w:pos="851"/>
        </w:tabs>
        <w:ind w:left="851" w:hanging="567"/>
        <w:rPr>
          <w:del w:id="869" w:author="Chataway, Francis [AU-AU]" w:date="2025-12-15T19:19:00Z"/>
        </w:rPr>
      </w:pPr>
      <w:del w:id="870" w:author="Chataway, Francis [AU-AU]" w:date="2025-12-15T19:19:00Z">
        <w:r w:rsidRPr="00470CA4" w:rsidDel="00877767">
          <w:delText>(2)</w:delText>
        </w:r>
        <w:r w:rsidRPr="00470CA4" w:rsidDel="00877767">
          <w:tab/>
        </w:r>
        <w:r w:rsidR="000E6DBA" w:rsidRPr="00470CA4" w:rsidDel="00877767">
          <w:delText>Regulations under this section may</w:delText>
        </w:r>
        <w:r w:rsidR="000E6DBA" w:rsidDel="00877767">
          <w:delText xml:space="preserve"> </w:delText>
        </w:r>
        <w:r w:rsidR="000E6DBA" w:rsidRPr="00470CA4" w:rsidDel="00877767">
          <w:delText>modify any enactment (including this Act).</w:delText>
        </w:r>
      </w:del>
    </w:p>
    <w:p w14:paraId="1D8DB888" w14:textId="7655ADBA" w:rsidR="000E6DBA" w:rsidRPr="00C446E8" w:rsidDel="00877767" w:rsidRDefault="000E6DBA" w:rsidP="00A4433E">
      <w:pPr>
        <w:rPr>
          <w:del w:id="871" w:author="Chataway, Francis [AU-AU]" w:date="2025-12-15T19:19:00Z"/>
        </w:rPr>
      </w:pPr>
    </w:p>
    <w:p w14:paraId="60ED0BAD" w14:textId="0EE2B793" w:rsidR="000E6DBA" w:rsidRPr="00703254" w:rsidDel="00877767" w:rsidRDefault="009261A9" w:rsidP="009261A9">
      <w:pPr>
        <w:pStyle w:val="BillSection"/>
        <w:numPr>
          <w:ilvl w:val="0"/>
          <w:numId w:val="0"/>
        </w:numPr>
        <w:tabs>
          <w:tab w:val="left" w:pos="851"/>
        </w:tabs>
        <w:ind w:left="851" w:hanging="851"/>
        <w:rPr>
          <w:del w:id="872" w:author="Chataway, Francis [AU-AU]" w:date="2025-12-15T19:19:00Z"/>
        </w:rPr>
      </w:pPr>
      <w:del w:id="873" w:author="Chataway, Francis [AU-AU]" w:date="2025-12-15T19:19:00Z">
        <w:r w:rsidRPr="00703254" w:rsidDel="00877767">
          <w:delText>35</w:delText>
        </w:r>
        <w:r w:rsidRPr="00703254" w:rsidDel="00877767">
          <w:tab/>
        </w:r>
        <w:r w:rsidR="000E6DBA" w:rsidRPr="00703254" w:rsidDel="00877767">
          <w:delText>Commencement</w:delText>
        </w:r>
      </w:del>
    </w:p>
    <w:p w14:paraId="00E5D6A0" w14:textId="78108AE4" w:rsidR="000E6DBA" w:rsidRPr="00703254" w:rsidDel="00877767" w:rsidRDefault="009261A9" w:rsidP="009261A9">
      <w:pPr>
        <w:pStyle w:val="BillSubSection"/>
        <w:numPr>
          <w:ilvl w:val="0"/>
          <w:numId w:val="0"/>
        </w:numPr>
        <w:tabs>
          <w:tab w:val="left" w:pos="851"/>
        </w:tabs>
        <w:ind w:left="851" w:hanging="567"/>
        <w:rPr>
          <w:del w:id="874" w:author="Chataway, Francis [AU-AU]" w:date="2025-12-15T19:19:00Z"/>
        </w:rPr>
      </w:pPr>
      <w:del w:id="875" w:author="Chataway, Francis [AU-AU]" w:date="2025-12-15T19:19:00Z">
        <w:r w:rsidRPr="00703254" w:rsidDel="00877767">
          <w:delText>(1)</w:delText>
        </w:r>
        <w:r w:rsidRPr="00703254" w:rsidDel="00877767">
          <w:tab/>
        </w:r>
        <w:r w:rsidR="000E6DBA" w:rsidRPr="00703254" w:rsidDel="00877767">
          <w:delText>This section and sections</w:delText>
        </w:r>
        <w:r w:rsidR="000E6DBA" w:rsidDel="00877767">
          <w:delText xml:space="preserve"> </w:delText>
        </w:r>
        <w:r w:rsidR="00040C6A" w:rsidRPr="00040C6A" w:rsidDel="00877767">
          <w:rPr>
            <w:bCs/>
            <w:lang w:val="en-US"/>
          </w:rPr>
          <w:delText>33</w:delText>
        </w:r>
        <w:r w:rsidR="000E6DBA" w:rsidDel="00877767">
          <w:delText>,</w:delText>
        </w:r>
        <w:r w:rsidR="000E6DBA" w:rsidRPr="00703254" w:rsidDel="00877767">
          <w:delText xml:space="preserve"> </w:delText>
        </w:r>
        <w:r w:rsidR="00040C6A" w:rsidRPr="00040C6A" w:rsidDel="00877767">
          <w:rPr>
            <w:bCs/>
            <w:lang w:val="en-US"/>
          </w:rPr>
          <w:delText>34</w:delText>
        </w:r>
        <w:r w:rsidR="000E6DBA" w:rsidRPr="00703254" w:rsidDel="00877767">
          <w:delText xml:space="preserve"> and </w:delText>
        </w:r>
        <w:r w:rsidR="00040C6A" w:rsidRPr="00040C6A" w:rsidDel="00877767">
          <w:rPr>
            <w:bCs/>
            <w:lang w:val="en-US"/>
          </w:rPr>
          <w:delText>36</w:delText>
        </w:r>
        <w:r w:rsidR="000E6DBA" w:rsidRPr="00703254" w:rsidDel="00877767">
          <w:delText xml:space="preserve"> come into force on the day after Royal Assent.</w:delText>
        </w:r>
      </w:del>
    </w:p>
    <w:p w14:paraId="0C676563" w14:textId="41F207E6" w:rsidR="000E6DBA" w:rsidRPr="00703254" w:rsidDel="00877767" w:rsidRDefault="009261A9" w:rsidP="009261A9">
      <w:pPr>
        <w:pStyle w:val="BillSubSection"/>
        <w:numPr>
          <w:ilvl w:val="0"/>
          <w:numId w:val="0"/>
        </w:numPr>
        <w:tabs>
          <w:tab w:val="left" w:pos="851"/>
        </w:tabs>
        <w:ind w:left="851" w:hanging="567"/>
        <w:rPr>
          <w:del w:id="876" w:author="Chataway, Francis [AU-AU]" w:date="2025-12-15T19:19:00Z"/>
        </w:rPr>
      </w:pPr>
      <w:del w:id="877" w:author="Chataway, Francis [AU-AU]" w:date="2025-12-15T19:19:00Z">
        <w:r w:rsidRPr="00703254" w:rsidDel="00877767">
          <w:delText>(2)</w:delText>
        </w:r>
        <w:r w:rsidRPr="00703254" w:rsidDel="00877767">
          <w:tab/>
        </w:r>
        <w:r w:rsidR="000E6DBA" w:rsidRPr="00703254" w:rsidDel="00877767">
          <w:delText>The other provisions of this Act come into force at the end of the period of two months beginning with the day of Royal Assent.</w:delText>
        </w:r>
      </w:del>
    </w:p>
    <w:p w14:paraId="75A92F59" w14:textId="7D25D832" w:rsidR="000E6DBA" w:rsidRPr="00C446E8" w:rsidDel="00877767" w:rsidRDefault="000E6DBA" w:rsidP="00A4433E">
      <w:pPr>
        <w:rPr>
          <w:del w:id="878" w:author="Chataway, Francis [AU-AU]" w:date="2025-12-15T19:19:00Z"/>
        </w:rPr>
      </w:pPr>
    </w:p>
    <w:p w14:paraId="768A715D" w14:textId="06ACA5F7" w:rsidR="000E6DBA" w:rsidRPr="00B133ED" w:rsidDel="00877767" w:rsidRDefault="009261A9" w:rsidP="009261A9">
      <w:pPr>
        <w:pStyle w:val="BillSection"/>
        <w:numPr>
          <w:ilvl w:val="0"/>
          <w:numId w:val="0"/>
        </w:numPr>
        <w:tabs>
          <w:tab w:val="left" w:pos="851"/>
        </w:tabs>
        <w:ind w:left="851" w:hanging="851"/>
        <w:rPr>
          <w:del w:id="879" w:author="Chataway, Francis [AU-AU]" w:date="2025-12-15T19:19:00Z"/>
        </w:rPr>
      </w:pPr>
      <w:del w:id="880" w:author="Chataway, Francis [AU-AU]" w:date="2025-12-15T19:19:00Z">
        <w:r w:rsidRPr="00B133ED" w:rsidDel="00877767">
          <w:delText>36</w:delText>
        </w:r>
        <w:r w:rsidRPr="00B133ED" w:rsidDel="00877767">
          <w:tab/>
        </w:r>
        <w:r w:rsidR="000E6DBA" w:rsidRPr="00B133ED" w:rsidDel="00877767">
          <w:delText>Short title</w:delText>
        </w:r>
      </w:del>
    </w:p>
    <w:p w14:paraId="382BE0F7" w14:textId="4DD4E283" w:rsidR="000E6DBA" w:rsidRPr="00B133ED" w:rsidDel="00877767" w:rsidRDefault="000E6DBA" w:rsidP="00A4433E">
      <w:pPr>
        <w:pStyle w:val="BillSubSectionFullout"/>
        <w:rPr>
          <w:del w:id="881" w:author="Chataway, Francis [AU-AU]" w:date="2025-12-15T19:19:00Z"/>
        </w:rPr>
      </w:pPr>
      <w:del w:id="882" w:author="Chataway, Francis [AU-AU]" w:date="2025-12-15T19:19:00Z">
        <w:r w:rsidRPr="00B133ED" w:rsidDel="00877767">
          <w:delText xml:space="preserve">The short title of this Act is the </w:delText>
        </w:r>
        <w:r w:rsidDel="00877767">
          <w:delText>Prevention of Domestic Abuse</w:delText>
        </w:r>
        <w:r w:rsidRPr="00B133ED" w:rsidDel="00877767">
          <w:delText xml:space="preserve"> (Scotland) Act 202</w:delText>
        </w:r>
        <w:r w:rsidDel="00877767">
          <w:delText>5</w:delText>
        </w:r>
        <w:r w:rsidRPr="00B133ED" w:rsidDel="00877767">
          <w:delText>.</w:delText>
        </w:r>
      </w:del>
    </w:p>
    <w:p w14:paraId="06623807" w14:textId="7B02AC21" w:rsidR="000E6DBA" w:rsidRPr="00C446E8" w:rsidDel="00877767" w:rsidRDefault="000E6DBA" w:rsidP="00A4433E">
      <w:pPr>
        <w:rPr>
          <w:del w:id="883" w:author="Chataway, Francis [AU-AU]" w:date="2025-12-15T19:19:00Z"/>
        </w:rPr>
      </w:pPr>
    </w:p>
    <w:p w14:paraId="010C2549" w14:textId="77777777" w:rsidR="00E12B37" w:rsidRPr="004823CF" w:rsidRDefault="00E12B37" w:rsidP="002746C4"/>
    <w:sectPr w:rsidR="00E12B37" w:rsidRPr="004823CF" w:rsidSect="007A0774">
      <w:headerReference w:type="even" r:id="rId14"/>
      <w:headerReference w:type="default" r:id="rId15"/>
      <w:headerReference w:type="first" r:id="rId16"/>
      <w:pgSz w:w="11909" w:h="16834" w:code="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8CC13" w14:textId="77777777" w:rsidR="00D14831" w:rsidRDefault="00D14831">
      <w:r>
        <w:separator/>
      </w:r>
    </w:p>
  </w:endnote>
  <w:endnote w:type="continuationSeparator" w:id="0">
    <w:p w14:paraId="58723278" w14:textId="77777777" w:rsidR="00D14831" w:rsidRDefault="00D14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A63FB" w14:textId="77777777" w:rsidR="00D14831" w:rsidRDefault="00D14831">
      <w:r>
        <w:separator/>
      </w:r>
    </w:p>
  </w:footnote>
  <w:footnote w:type="continuationSeparator" w:id="0">
    <w:p w14:paraId="41415D0A" w14:textId="77777777" w:rsidR="00D14831" w:rsidRDefault="00D14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32B4C" w14:textId="4BC7F8E5" w:rsidR="007B28AB" w:rsidRDefault="00322895">
    <w:pPr>
      <w:tabs>
        <w:tab w:val="clear" w:pos="284"/>
        <w:tab w:val="clear" w:pos="851"/>
        <w:tab w:val="clear" w:pos="992"/>
        <w:tab w:val="clear" w:pos="1418"/>
        <w:tab w:val="clear" w:pos="1559"/>
        <w:tab w:val="clear" w:pos="1985"/>
        <w:tab w:val="clear" w:pos="2126"/>
        <w:tab w:val="clear" w:pos="2552"/>
        <w:tab w:val="clear" w:pos="3119"/>
        <w:tab w:val="clear" w:pos="3260"/>
        <w:tab w:val="clear" w:pos="3686"/>
        <w:tab w:val="right" w:pos="9072"/>
      </w:tabs>
    </w:pPr>
    <w:r>
      <w:rPr>
        <w:noProof/>
      </w:rPr>
      <mc:AlternateContent>
        <mc:Choice Requires="wps">
          <w:drawing>
            <wp:anchor distT="0" distB="0" distL="0" distR="0" simplePos="0" relativeHeight="251660800" behindDoc="0" locked="0" layoutInCell="1" allowOverlap="1" wp14:anchorId="51A44ABF" wp14:editId="0F0C30D4">
              <wp:simplePos x="914400" y="457200"/>
              <wp:positionH relativeFrom="page">
                <wp:align>center</wp:align>
              </wp:positionH>
              <wp:positionV relativeFrom="page">
                <wp:align>top</wp:align>
              </wp:positionV>
              <wp:extent cx="1333500" cy="345440"/>
              <wp:effectExtent l="0" t="0" r="0" b="16510"/>
              <wp:wrapNone/>
              <wp:docPr id="1095211979" name="Text Box 5" descr="Restricted - legal privileg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3500" cy="345440"/>
                      </a:xfrm>
                      <a:prstGeom prst="rect">
                        <a:avLst/>
                      </a:prstGeom>
                      <a:noFill/>
                      <a:ln>
                        <a:noFill/>
                      </a:ln>
                    </wps:spPr>
                    <wps:txbx>
                      <w:txbxContent>
                        <w:p w14:paraId="360D0FA4" w14:textId="2E1DE73D" w:rsidR="00322895" w:rsidRPr="00322895" w:rsidRDefault="00322895" w:rsidP="00322895">
                          <w:pPr>
                            <w:rPr>
                              <w:rFonts w:ascii="Calibri" w:eastAsia="Calibri" w:hAnsi="Calibri" w:cs="Calibri"/>
                              <w:noProof/>
                              <w:color w:val="000000"/>
                              <w:sz w:val="20"/>
                            </w:rPr>
                          </w:pPr>
                          <w:r w:rsidRPr="00322895">
                            <w:rPr>
                              <w:rFonts w:ascii="Calibri" w:eastAsia="Calibri" w:hAnsi="Calibri" w:cs="Calibri"/>
                              <w:noProof/>
                              <w:color w:val="000000"/>
                              <w:sz w:val="20"/>
                            </w:rPr>
                            <w:t>Restricted - legal privilege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51A44ABF" id="_x0000_t202" coordsize="21600,21600" o:spt="202" path="m,l,21600r21600,l21600,xe">
              <v:stroke joinstyle="miter"/>
              <v:path gradientshapeok="t" o:connecttype="rect"/>
            </v:shapetype>
            <v:shape id="Text Box 5" o:spid="_x0000_s1026" type="#_x0000_t202" alt="Restricted - legal privilege" style="position:absolute;left:0;text-align:left;margin-left:0;margin-top:0;width:105pt;height:27.2pt;z-index:251660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" filled="f" stroked="f">
              <v:textbox style="mso-fit-shape-to-text:t" inset="0,15pt,0,0">
                <w:txbxContent>
                  <w:p w14:paraId="360D0FA4" w14:textId="2E1DE73D" w:rsidR="00322895" w:rsidRPr="00322895" w:rsidRDefault="00322895" w:rsidP="00322895">
                    <w:pPr>
                      <w:rPr>
                        <w:rFonts w:ascii="Calibri" w:eastAsia="Calibri" w:hAnsi="Calibri" w:cs="Calibri"/>
                        <w:noProof/>
                        <w:color w:val="000000"/>
                        <w:sz w:val="20"/>
                      </w:rPr>
                    </w:pPr>
                    <w:r w:rsidRPr="00322895">
                      <w:rPr>
                        <w:rFonts w:ascii="Calibri" w:eastAsia="Calibri" w:hAnsi="Calibri" w:cs="Calibri"/>
                        <w:noProof/>
                        <w:color w:val="000000"/>
                        <w:sz w:val="20"/>
                      </w:rPr>
                      <w:t>Restricted - legal privilege</w:t>
                    </w:r>
                  </w:p>
                </w:txbxContent>
              </v:textbox>
              <w10:wrap anchorx="page" anchory="page"/>
            </v:shape>
          </w:pict>
        </mc:Fallback>
      </mc:AlternateContent>
    </w:r>
    <w:r w:rsidR="007B28AB">
      <w:fldChar w:fldCharType="begin"/>
    </w:r>
    <w:r w:rsidR="007B28AB">
      <w:instrText xml:space="preserve"> PAGE </w:instrText>
    </w:r>
    <w:r w:rsidR="007B28AB">
      <w:fldChar w:fldCharType="separate"/>
    </w:r>
    <w:r w:rsidR="007B28AB">
      <w:rPr>
        <w:noProof/>
      </w:rPr>
      <w:t>2</w:t>
    </w:r>
    <w:r w:rsidR="007B28AB">
      <w:fldChar w:fldCharType="end"/>
    </w:r>
    <w:r w:rsidR="007B28AB">
      <w:rPr>
        <w:i/>
      </w:rPr>
      <w:tab/>
    </w:r>
    <w:r w:rsidR="007B28AB">
      <w:rPr>
        <w:i/>
      </w:rPr>
      <w:fldChar w:fldCharType="begin"/>
    </w:r>
    <w:r w:rsidR="007B28AB">
      <w:rPr>
        <w:i/>
      </w:rPr>
      <w:instrText xml:space="preserve"> DOCPROPERTY "Short Title"  \* MERGEFORMAT </w:instrText>
    </w:r>
    <w:r w:rsidR="007B28AB">
      <w:rPr>
        <w:i/>
      </w:rPr>
      <w:fldChar w:fldCharType="separate"/>
    </w:r>
    <w:r w:rsidR="007A0774">
      <w:rPr>
        <w:i/>
      </w:rPr>
      <w:t>Prevention of Domestic Abuse (Scotland) Bill</w:t>
    </w:r>
    <w:r w:rsidR="007B28AB">
      <w:rPr>
        <w:i/>
      </w:rPr>
      <w:fldChar w:fldCharType="end"/>
    </w:r>
  </w:p>
  <w:p w14:paraId="3490E3CB" w14:textId="6816D270" w:rsidR="007B28AB" w:rsidRDefault="008076A3">
    <w:r>
      <w:rPr>
        <w:noProof/>
      </w:rPr>
      <mc:AlternateContent>
        <mc:Choice Requires="wps">
          <w:drawing>
            <wp:anchor distT="0" distB="0" distL="114300" distR="114300" simplePos="0" relativeHeight="251656704" behindDoc="0" locked="0" layoutInCell="0" allowOverlap="1" wp14:anchorId="1778ADA4" wp14:editId="764FA26B">
              <wp:simplePos x="0" y="0"/>
              <wp:positionH relativeFrom="column">
                <wp:posOffset>0</wp:posOffset>
              </wp:positionH>
              <wp:positionV relativeFrom="paragraph">
                <wp:posOffset>22225</wp:posOffset>
              </wp:positionV>
              <wp:extent cx="5753100" cy="1270"/>
              <wp:effectExtent l="0" t="0" r="0" b="17780"/>
              <wp:wrapNone/>
              <wp:docPr id="104650647"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53100" cy="1270"/>
                      </a:xfrm>
                      <a:custGeom>
                        <a:avLst/>
                        <a:gdLst>
                          <a:gd name="T0" fmla="*/ 0 w 9060"/>
                          <a:gd name="T1" fmla="*/ 2 h 2"/>
                          <a:gd name="T2" fmla="*/ 9060 w 9060"/>
                          <a:gd name="T3" fmla="*/ 0 h 2"/>
                        </a:gdLst>
                        <a:ahLst/>
                        <a:cxnLst>
                          <a:cxn ang="0">
                            <a:pos x="T0" y="T1"/>
                          </a:cxn>
                          <a:cxn ang="0">
                            <a:pos x="T2" y="T3"/>
                          </a:cxn>
                        </a:cxnLst>
                        <a:rect l="0" t="0" r="r" b="b"/>
                        <a:pathLst>
                          <a:path w="9060" h="2">
                            <a:moveTo>
                              <a:pt x="0" y="2"/>
                            </a:moveTo>
                            <a:lnTo>
                              <a:pt x="9060" y="0"/>
                            </a:lnTo>
                          </a:path>
                        </a:pathLst>
                      </a:custGeom>
                      <a:noFill/>
                      <a:ln w="9525">
                        <a:solidFill>
                          <a:srgbClr val="000000"/>
                        </a:solidFill>
                        <a:round/>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polyline w14:anchorId="7C79EB3F" id="Freeform: Shap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0,1.85pt,453pt,1.75pt" coordsize="90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" o:allowincell="f" filled="f">
              <v:path arrowok="t" o:connecttype="custom" o:connectlocs="0,1270;5753100,0" o:connectangles="0,0"/>
            </v:poly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41373" w14:textId="35B12915" w:rsidR="007B28AB" w:rsidRDefault="00322895">
    <w:pPr>
      <w:tabs>
        <w:tab w:val="clear" w:pos="284"/>
        <w:tab w:val="clear" w:pos="851"/>
        <w:tab w:val="clear" w:pos="992"/>
        <w:tab w:val="clear" w:pos="1418"/>
        <w:tab w:val="clear" w:pos="1559"/>
        <w:tab w:val="clear" w:pos="1985"/>
        <w:tab w:val="clear" w:pos="2126"/>
        <w:tab w:val="clear" w:pos="2552"/>
        <w:tab w:val="clear" w:pos="3119"/>
        <w:tab w:val="clear" w:pos="3260"/>
        <w:tab w:val="clear" w:pos="3686"/>
        <w:tab w:val="right" w:pos="9071"/>
      </w:tabs>
      <w:rPr>
        <w:i/>
      </w:rPr>
    </w:pPr>
    <w:r>
      <w:rPr>
        <w:i/>
        <w:noProof/>
      </w:rPr>
      <mc:AlternateContent>
        <mc:Choice Requires="wps">
          <w:drawing>
            <wp:anchor distT="0" distB="0" distL="0" distR="0" simplePos="0" relativeHeight="251661824" behindDoc="0" locked="0" layoutInCell="1" allowOverlap="1" wp14:anchorId="6881DA47" wp14:editId="07C151AE">
              <wp:simplePos x="914400" y="457200"/>
              <wp:positionH relativeFrom="page">
                <wp:align>center</wp:align>
              </wp:positionH>
              <wp:positionV relativeFrom="page">
                <wp:align>top</wp:align>
              </wp:positionV>
              <wp:extent cx="1333500" cy="345440"/>
              <wp:effectExtent l="0" t="0" r="0" b="16510"/>
              <wp:wrapNone/>
              <wp:docPr id="593165016" name="Text Box 6" descr="Restricted - legal privileg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3500" cy="345440"/>
                      </a:xfrm>
                      <a:prstGeom prst="rect">
                        <a:avLst/>
                      </a:prstGeom>
                      <a:noFill/>
                      <a:ln>
                        <a:noFill/>
                      </a:ln>
                    </wps:spPr>
                    <wps:txbx>
                      <w:txbxContent>
                        <w:p w14:paraId="0991D65F" w14:textId="3AD9B27C" w:rsidR="00322895" w:rsidRPr="00322895" w:rsidRDefault="00322895" w:rsidP="00322895">
                          <w:pPr>
                            <w:rPr>
                              <w:rFonts w:ascii="Calibri" w:eastAsia="Calibri" w:hAnsi="Calibri" w:cs="Calibri"/>
                              <w:noProof/>
                              <w:color w:val="000000"/>
                              <w:sz w:val="20"/>
                            </w:rPr>
                          </w:pPr>
                          <w:r w:rsidRPr="00322895">
                            <w:rPr>
                              <w:rFonts w:ascii="Calibri" w:eastAsia="Calibri" w:hAnsi="Calibri" w:cs="Calibri"/>
                              <w:noProof/>
                              <w:color w:val="000000"/>
                              <w:sz w:val="20"/>
                            </w:rPr>
                            <w:t>Restricted - legal privilege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881DA47" id="_x0000_t202" coordsize="21600,21600" o:spt="202" path="m,l,21600r21600,l21600,xe">
              <v:stroke joinstyle="miter"/>
              <v:path gradientshapeok="t" o:connecttype="rect"/>
            </v:shapetype>
            <v:shape id="Text Box 6" o:spid="_x0000_s1027" type="#_x0000_t202" alt="Restricted - legal privilege" style="position:absolute;left:0;text-align:left;margin-left:0;margin-top:0;width:105pt;height:27.2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" filled="f" stroked="f">
              <v:textbox style="mso-fit-shape-to-text:t" inset="0,15pt,0,0">
                <w:txbxContent>
                  <w:p w14:paraId="0991D65F" w14:textId="3AD9B27C" w:rsidR="00322895" w:rsidRPr="00322895" w:rsidRDefault="00322895" w:rsidP="00322895">
                    <w:pPr>
                      <w:rPr>
                        <w:rFonts w:ascii="Calibri" w:eastAsia="Calibri" w:hAnsi="Calibri" w:cs="Calibri"/>
                        <w:noProof/>
                        <w:color w:val="000000"/>
                        <w:sz w:val="20"/>
                      </w:rPr>
                    </w:pPr>
                    <w:r w:rsidRPr="00322895">
                      <w:rPr>
                        <w:rFonts w:ascii="Calibri" w:eastAsia="Calibri" w:hAnsi="Calibri" w:cs="Calibri"/>
                        <w:noProof/>
                        <w:color w:val="000000"/>
                        <w:sz w:val="20"/>
                      </w:rPr>
                      <w:t>Restricted - legal privilege</w:t>
                    </w:r>
                  </w:p>
                </w:txbxContent>
              </v:textbox>
              <w10:wrap anchorx="page" anchory="page"/>
            </v:shape>
          </w:pict>
        </mc:Fallback>
      </mc:AlternateContent>
    </w:r>
    <w:r w:rsidR="007B28AB">
      <w:rPr>
        <w:i/>
      </w:rPr>
      <w:fldChar w:fldCharType="begin"/>
    </w:r>
    <w:r w:rsidR="007B28AB">
      <w:rPr>
        <w:i/>
      </w:rPr>
      <w:instrText xml:space="preserve"> DOCPROPERTY "Short Title"  \* MERGEFORMAT </w:instrText>
    </w:r>
    <w:r w:rsidR="007B28AB">
      <w:rPr>
        <w:i/>
      </w:rPr>
      <w:fldChar w:fldCharType="separate"/>
    </w:r>
    <w:r w:rsidR="007A0774">
      <w:rPr>
        <w:i/>
      </w:rPr>
      <w:t>Prevention of Domestic Abuse (Scotland) Bill</w:t>
    </w:r>
    <w:r w:rsidR="007B28AB">
      <w:rPr>
        <w:i/>
      </w:rPr>
      <w:fldChar w:fldCharType="end"/>
    </w:r>
    <w:r w:rsidR="007B28AB">
      <w:rPr>
        <w:i/>
      </w:rPr>
      <w:tab/>
    </w:r>
    <w:r w:rsidR="007B28AB">
      <w:fldChar w:fldCharType="begin"/>
    </w:r>
    <w:r w:rsidR="007B28AB">
      <w:instrText xml:space="preserve"> PAGE </w:instrText>
    </w:r>
    <w:r w:rsidR="007B28AB">
      <w:fldChar w:fldCharType="separate"/>
    </w:r>
    <w:r w:rsidR="007B28AB">
      <w:rPr>
        <w:noProof/>
      </w:rPr>
      <w:t>3</w:t>
    </w:r>
    <w:r w:rsidR="007B28AB">
      <w:fldChar w:fldCharType="end"/>
    </w:r>
  </w:p>
  <w:p w14:paraId="633B15B7" w14:textId="31D8925C" w:rsidR="007B28AB" w:rsidRDefault="008076A3">
    <w:pPr>
      <w:rPr>
        <w:i/>
      </w:rPr>
    </w:pPr>
    <w:r>
      <w:rPr>
        <w:noProof/>
      </w:rPr>
      <mc:AlternateContent>
        <mc:Choice Requires="wps">
          <w:drawing>
            <wp:anchor distT="0" distB="0" distL="114300" distR="114300" simplePos="0" relativeHeight="251657728" behindDoc="0" locked="0" layoutInCell="0" allowOverlap="1" wp14:anchorId="0BAA20A8" wp14:editId="00C21CD4">
              <wp:simplePos x="0" y="0"/>
              <wp:positionH relativeFrom="column">
                <wp:posOffset>0</wp:posOffset>
              </wp:positionH>
              <wp:positionV relativeFrom="paragraph">
                <wp:posOffset>22225</wp:posOffset>
              </wp:positionV>
              <wp:extent cx="5753100" cy="1270"/>
              <wp:effectExtent l="0" t="0" r="0" b="17780"/>
              <wp:wrapNone/>
              <wp:docPr id="93088219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53100" cy="1270"/>
                      </a:xfrm>
                      <a:custGeom>
                        <a:avLst/>
                        <a:gdLst>
                          <a:gd name="T0" fmla="*/ 0 w 9060"/>
                          <a:gd name="T1" fmla="*/ 2 h 2"/>
                          <a:gd name="T2" fmla="*/ 9060 w 9060"/>
                          <a:gd name="T3" fmla="*/ 0 h 2"/>
                        </a:gdLst>
                        <a:ahLst/>
                        <a:cxnLst>
                          <a:cxn ang="0">
                            <a:pos x="T0" y="T1"/>
                          </a:cxn>
                          <a:cxn ang="0">
                            <a:pos x="T2" y="T3"/>
                          </a:cxn>
                        </a:cxnLst>
                        <a:rect l="0" t="0" r="r" b="b"/>
                        <a:pathLst>
                          <a:path w="9060" h="2">
                            <a:moveTo>
                              <a:pt x="0" y="2"/>
                            </a:moveTo>
                            <a:lnTo>
                              <a:pt x="9060" y="0"/>
                            </a:lnTo>
                          </a:path>
                        </a:pathLst>
                      </a:custGeom>
                      <a:noFill/>
                      <a:ln w="9525">
                        <a:solidFill>
                          <a:srgbClr val="000000"/>
                        </a:solidFill>
                        <a:round/>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polyline w14:anchorId="464EC98D" id="Freeform: Shap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0,1.85pt,453pt,1.75pt" coordsize="90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" o:allowincell="f" filled="f">
              <v:path arrowok="t" o:connecttype="custom" o:connectlocs="0,1270;5753100,0" o:connectangles="0,0"/>
            </v:poly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1DC0B" w14:textId="194690FB" w:rsidR="007B28AB" w:rsidRDefault="00322895">
    <w:pPr>
      <w:tabs>
        <w:tab w:val="clear" w:pos="284"/>
        <w:tab w:val="clear" w:pos="851"/>
        <w:tab w:val="clear" w:pos="992"/>
        <w:tab w:val="clear" w:pos="1418"/>
        <w:tab w:val="clear" w:pos="1559"/>
        <w:tab w:val="clear" w:pos="1985"/>
        <w:tab w:val="clear" w:pos="2126"/>
        <w:tab w:val="clear" w:pos="2552"/>
        <w:tab w:val="clear" w:pos="3119"/>
        <w:tab w:val="clear" w:pos="3260"/>
        <w:tab w:val="clear" w:pos="3686"/>
        <w:tab w:val="right" w:pos="9071"/>
      </w:tabs>
      <w:rPr>
        <w:i/>
      </w:rPr>
    </w:pPr>
    <w:r>
      <w:rPr>
        <w:i/>
        <w:noProof/>
      </w:rPr>
      <mc:AlternateContent>
        <mc:Choice Requires="wps">
          <w:drawing>
            <wp:anchor distT="0" distB="0" distL="0" distR="0" simplePos="0" relativeHeight="251659776" behindDoc="0" locked="0" layoutInCell="1" allowOverlap="1" wp14:anchorId="4334A5FB" wp14:editId="744F4A96">
              <wp:simplePos x="915035" y="457835"/>
              <wp:positionH relativeFrom="page">
                <wp:align>center</wp:align>
              </wp:positionH>
              <wp:positionV relativeFrom="page">
                <wp:align>top</wp:align>
              </wp:positionV>
              <wp:extent cx="1333500" cy="345440"/>
              <wp:effectExtent l="0" t="0" r="0" b="16510"/>
              <wp:wrapNone/>
              <wp:docPr id="458814415" name="Text Box 4" descr="Restricted - legal privileg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3500" cy="345440"/>
                      </a:xfrm>
                      <a:prstGeom prst="rect">
                        <a:avLst/>
                      </a:prstGeom>
                      <a:noFill/>
                      <a:ln>
                        <a:noFill/>
                      </a:ln>
                    </wps:spPr>
                    <wps:txbx>
                      <w:txbxContent>
                        <w:p w14:paraId="052DA54D" w14:textId="432B32DF" w:rsidR="00322895" w:rsidRPr="00322895" w:rsidRDefault="00322895" w:rsidP="00322895">
                          <w:pPr>
                            <w:rPr>
                              <w:rFonts w:ascii="Calibri" w:eastAsia="Calibri" w:hAnsi="Calibri" w:cs="Calibri"/>
                              <w:noProof/>
                              <w:color w:val="000000"/>
                              <w:sz w:val="20"/>
                            </w:rPr>
                          </w:pPr>
                          <w:r w:rsidRPr="00322895">
                            <w:rPr>
                              <w:rFonts w:ascii="Calibri" w:eastAsia="Calibri" w:hAnsi="Calibri" w:cs="Calibri"/>
                              <w:noProof/>
                              <w:color w:val="000000"/>
                              <w:sz w:val="20"/>
                            </w:rPr>
                            <w:t>Restricted - legal privilege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4334A5FB" id="_x0000_t202" coordsize="21600,21600" o:spt="202" path="m,l,21600r21600,l21600,xe">
              <v:stroke joinstyle="miter"/>
              <v:path gradientshapeok="t" o:connecttype="rect"/>
            </v:shapetype>
            <v:shape id="Text Box 4" o:spid="_x0000_s1028" type="#_x0000_t202" alt="Restricted - legal privilege" style="position:absolute;left:0;text-align:left;margin-left:0;margin-top:0;width:105pt;height:27.2pt;z-index:251659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" filled="f" stroked="f">
              <v:textbox style="mso-fit-shape-to-text:t" inset="0,15pt,0,0">
                <w:txbxContent>
                  <w:p w14:paraId="052DA54D" w14:textId="432B32DF" w:rsidR="00322895" w:rsidRPr="00322895" w:rsidRDefault="00322895" w:rsidP="00322895">
                    <w:pPr>
                      <w:rPr>
                        <w:rFonts w:ascii="Calibri" w:eastAsia="Calibri" w:hAnsi="Calibri" w:cs="Calibri"/>
                        <w:noProof/>
                        <w:color w:val="000000"/>
                        <w:sz w:val="20"/>
                      </w:rPr>
                    </w:pPr>
                    <w:r w:rsidRPr="00322895">
                      <w:rPr>
                        <w:rFonts w:ascii="Calibri" w:eastAsia="Calibri" w:hAnsi="Calibri" w:cs="Calibri"/>
                        <w:noProof/>
                        <w:color w:val="000000"/>
                        <w:sz w:val="20"/>
                      </w:rPr>
                      <w:t>Restricted - legal privilege</w:t>
                    </w:r>
                  </w:p>
                </w:txbxContent>
              </v:textbox>
              <w10:wrap anchorx="page" anchory="page"/>
            </v:shape>
          </w:pict>
        </mc:Fallback>
      </mc:AlternateContent>
    </w:r>
    <w:r w:rsidR="007B28AB">
      <w:rPr>
        <w:i/>
      </w:rPr>
      <w:fldChar w:fldCharType="begin"/>
    </w:r>
    <w:r w:rsidR="007B28AB">
      <w:rPr>
        <w:i/>
      </w:rPr>
      <w:instrText xml:space="preserve"> DOCPROPERTY "Short Title"  \* MERGEFORMAT </w:instrText>
    </w:r>
    <w:r w:rsidR="007B28AB">
      <w:rPr>
        <w:i/>
      </w:rPr>
      <w:fldChar w:fldCharType="separate"/>
    </w:r>
    <w:r w:rsidR="007A0774">
      <w:rPr>
        <w:i/>
      </w:rPr>
      <w:t>Prevention of Domestic Abuse (Scotland) Bill</w:t>
    </w:r>
    <w:r w:rsidR="007B28AB">
      <w:rPr>
        <w:i/>
      </w:rPr>
      <w:fldChar w:fldCharType="end"/>
    </w:r>
    <w:r w:rsidR="007B28AB">
      <w:rPr>
        <w:i/>
      </w:rPr>
      <w:tab/>
    </w:r>
    <w:r w:rsidR="007B28AB">
      <w:fldChar w:fldCharType="begin"/>
    </w:r>
    <w:r w:rsidR="007B28AB">
      <w:instrText xml:space="preserve"> PAGE </w:instrText>
    </w:r>
    <w:r w:rsidR="007B28AB">
      <w:fldChar w:fldCharType="separate"/>
    </w:r>
    <w:r w:rsidR="002B306B">
      <w:rPr>
        <w:noProof/>
      </w:rPr>
      <w:t>1</w:t>
    </w:r>
    <w:r w:rsidR="007B28AB">
      <w:fldChar w:fldCharType="end"/>
    </w:r>
  </w:p>
  <w:p w14:paraId="2753628C" w14:textId="14FFB597" w:rsidR="007B28AB" w:rsidRDefault="008076A3">
    <w:pPr>
      <w:rPr>
        <w:i/>
      </w:rPr>
    </w:pPr>
    <w:r>
      <w:rPr>
        <w:noProof/>
      </w:rPr>
      <mc:AlternateContent>
        <mc:Choice Requires="wps">
          <w:drawing>
            <wp:anchor distT="0" distB="0" distL="114300" distR="114300" simplePos="0" relativeHeight="251658752" behindDoc="0" locked="0" layoutInCell="0" allowOverlap="1" wp14:anchorId="18B389BA" wp14:editId="15C3D644">
              <wp:simplePos x="0" y="0"/>
              <wp:positionH relativeFrom="column">
                <wp:posOffset>0</wp:posOffset>
              </wp:positionH>
              <wp:positionV relativeFrom="paragraph">
                <wp:posOffset>22225</wp:posOffset>
              </wp:positionV>
              <wp:extent cx="5753100" cy="1270"/>
              <wp:effectExtent l="0" t="0" r="0" b="17780"/>
              <wp:wrapNone/>
              <wp:docPr id="60355504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53100" cy="1270"/>
                      </a:xfrm>
                      <a:custGeom>
                        <a:avLst/>
                        <a:gdLst>
                          <a:gd name="T0" fmla="*/ 0 w 9060"/>
                          <a:gd name="T1" fmla="*/ 2 h 2"/>
                          <a:gd name="T2" fmla="*/ 9060 w 9060"/>
                          <a:gd name="T3" fmla="*/ 0 h 2"/>
                        </a:gdLst>
                        <a:ahLst/>
                        <a:cxnLst>
                          <a:cxn ang="0">
                            <a:pos x="T0" y="T1"/>
                          </a:cxn>
                          <a:cxn ang="0">
                            <a:pos x="T2" y="T3"/>
                          </a:cxn>
                        </a:cxnLst>
                        <a:rect l="0" t="0" r="r" b="b"/>
                        <a:pathLst>
                          <a:path w="9060" h="2">
                            <a:moveTo>
                              <a:pt x="0" y="2"/>
                            </a:moveTo>
                            <a:lnTo>
                              <a:pt x="9060" y="0"/>
                            </a:lnTo>
                          </a:path>
                        </a:pathLst>
                      </a:custGeom>
                      <a:noFill/>
                      <a:ln w="9525">
                        <a:solidFill>
                          <a:srgbClr val="000000"/>
                        </a:solidFill>
                        <a:round/>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polyline w14:anchorId="1E802E7A" id="Freeform: Shape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0,1.85pt,453pt,1.75pt" coordsize="90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" o:allowincell="f" filled="f">
              <v:path arrowok="t" o:connecttype="custom" o:connectlocs="0,1270;5753100,0" o:connectangles="0,0"/>
            </v:poly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641F35"/>
    <w:multiLevelType w:val="multilevel"/>
    <w:tmpl w:val="388EEEFE"/>
    <w:lvl w:ilvl="0">
      <w:start w:val="1"/>
      <w:numFmt w:val="decimal"/>
      <w:pStyle w:val="BillSection"/>
      <w:lvlText w:val="%1"/>
      <w:lvlJc w:val="left"/>
      <w:pPr>
        <w:tabs>
          <w:tab w:val="num" w:pos="851"/>
        </w:tabs>
        <w:ind w:left="851" w:hanging="851"/>
      </w:pPr>
      <w:rPr>
        <w:rFonts w:ascii="Times New Roman" w:hAnsi="Times New Roman" w:hint="default"/>
        <w:b/>
        <w:i w:val="0"/>
        <w:sz w:val="23"/>
      </w:rPr>
    </w:lvl>
    <w:lvl w:ilvl="1">
      <w:start w:val="1"/>
      <w:numFmt w:val="decimal"/>
      <w:pStyle w:val="BillSubSection"/>
      <w:lvlText w:val="(%2)"/>
      <w:lvlJc w:val="left"/>
      <w:pPr>
        <w:tabs>
          <w:tab w:val="num" w:pos="851"/>
        </w:tabs>
        <w:ind w:left="851" w:hanging="567"/>
      </w:pPr>
      <w:rPr>
        <w:rFonts w:ascii="Times New Roman" w:hAnsi="Times New Roman" w:hint="default"/>
        <w:sz w:val="23"/>
      </w:rPr>
    </w:lvl>
    <w:lvl w:ilvl="2">
      <w:start w:val="1"/>
      <w:numFmt w:val="lowerLetter"/>
      <w:pStyle w:val="BillSectionPara"/>
      <w:lvlText w:val="(%3)"/>
      <w:lvlJc w:val="left"/>
      <w:pPr>
        <w:tabs>
          <w:tab w:val="num" w:pos="1418"/>
        </w:tabs>
        <w:ind w:left="1418" w:hanging="426"/>
      </w:pPr>
      <w:rPr>
        <w:rFonts w:ascii="Times New Roman" w:hAnsi="Times New Roman" w:hint="default"/>
        <w:sz w:val="23"/>
      </w:rPr>
    </w:lvl>
    <w:lvl w:ilvl="3">
      <w:start w:val="1"/>
      <w:numFmt w:val="lowerRoman"/>
      <w:pStyle w:val="BillSectionSubPara"/>
      <w:lvlText w:val="(%4)"/>
      <w:lvlJc w:val="left"/>
      <w:pPr>
        <w:tabs>
          <w:tab w:val="num" w:pos="2047"/>
        </w:tabs>
        <w:ind w:left="2047" w:hanging="488"/>
      </w:pPr>
      <w:rPr>
        <w:rFonts w:ascii="Times New Roman" w:hAnsi="Times New Roman" w:hint="default"/>
        <w:sz w:val="23"/>
      </w:rPr>
    </w:lvl>
    <w:lvl w:ilvl="4">
      <w:start w:val="1"/>
      <w:numFmt w:val="upperLetter"/>
      <w:pStyle w:val="BillSectionSubSubPara"/>
      <w:lvlText w:val="(%5)"/>
      <w:lvlJc w:val="left"/>
      <w:pPr>
        <w:tabs>
          <w:tab w:val="num" w:pos="2552"/>
        </w:tabs>
        <w:ind w:left="2552" w:hanging="426"/>
      </w:pPr>
      <w:rPr>
        <w:rFonts w:ascii="Times New Roman" w:hAnsi="Times New Roman" w:hint="default"/>
        <w:sz w:val="23"/>
      </w:rPr>
    </w:lvl>
    <w:lvl w:ilvl="5">
      <w:start w:val="1"/>
      <w:numFmt w:val="lowerRoman"/>
      <w:lvlText w:val="(%6)"/>
      <w:lvlJc w:val="left"/>
      <w:pPr>
        <w:tabs>
          <w:tab w:val="num" w:pos="4292"/>
        </w:tabs>
        <w:ind w:left="4139" w:hanging="567"/>
      </w:pPr>
      <w:rPr>
        <w:rFonts w:ascii="Times New Roman" w:hAnsi="Times New Roman" w:hint="default"/>
        <w:sz w:val="23"/>
      </w:rPr>
    </w:lvl>
    <w:lvl w:ilvl="6">
      <w:start w:val="1"/>
      <w:numFmt w:val="decimal"/>
      <w:lvlText w:val="%7."/>
      <w:lvlJc w:val="left"/>
      <w:pPr>
        <w:tabs>
          <w:tab w:val="num" w:pos="4593"/>
        </w:tabs>
        <w:ind w:left="4593" w:hanging="624"/>
      </w:pPr>
      <w:rPr>
        <w:rFonts w:ascii="Times New Roman" w:hAnsi="Times New Roman" w:hint="default"/>
        <w:sz w:val="23"/>
      </w:rPr>
    </w:lvl>
    <w:lvl w:ilvl="7">
      <w:start w:val="1"/>
      <w:numFmt w:val="lowerLetter"/>
      <w:lvlText w:val="%8."/>
      <w:lvlJc w:val="left"/>
      <w:pPr>
        <w:tabs>
          <w:tab w:val="num" w:pos="5160"/>
        </w:tabs>
        <w:ind w:left="5160" w:hanging="681"/>
      </w:pPr>
      <w:rPr>
        <w:rFonts w:ascii="Times New Roman" w:hAnsi="Times New Roman" w:hint="default"/>
        <w:sz w:val="23"/>
      </w:rPr>
    </w:lvl>
    <w:lvl w:ilvl="8">
      <w:start w:val="1"/>
      <w:numFmt w:val="decimal"/>
      <w:lvlText w:val="(%9)"/>
      <w:lvlJc w:val="left"/>
      <w:pPr>
        <w:tabs>
          <w:tab w:val="num" w:pos="5613"/>
        </w:tabs>
        <w:ind w:left="5613" w:hanging="510"/>
      </w:pPr>
      <w:rPr>
        <w:rFonts w:ascii="Times New Roman" w:hAnsi="Times New Roman" w:hint="default"/>
        <w:sz w:val="23"/>
      </w:rPr>
    </w:lvl>
  </w:abstractNum>
  <w:abstractNum w:abstractNumId="1" w15:restartNumberingAfterBreak="0">
    <w:nsid w:val="4BD91898"/>
    <w:multiLevelType w:val="multilevel"/>
    <w:tmpl w:val="293C6736"/>
    <w:name w:val="SchedulePara"/>
    <w:lvl w:ilvl="0">
      <w:start w:val="1"/>
      <w:numFmt w:val="none"/>
      <w:pStyle w:val="BillScheduleNumber"/>
      <w:suff w:val="nothing"/>
      <w:lvlText w:val=""/>
      <w:lvlJc w:val="left"/>
      <w:pPr>
        <w:ind w:left="0" w:firstLine="0"/>
      </w:pPr>
      <w:rPr>
        <w:rFonts w:ascii="Times New Roman" w:hAnsi="Times New Roman" w:hint="default"/>
        <w:b/>
        <w:i w:val="0"/>
        <w:sz w:val="23"/>
      </w:rPr>
    </w:lvl>
    <w:lvl w:ilvl="1">
      <w:start w:val="1"/>
      <w:numFmt w:val="decimal"/>
      <w:pStyle w:val="BillSchedulePara"/>
      <w:lvlText w:val="%2"/>
      <w:lvlJc w:val="left"/>
      <w:pPr>
        <w:tabs>
          <w:tab w:val="num" w:pos="851"/>
        </w:tabs>
        <w:ind w:left="850" w:hanging="850"/>
      </w:pPr>
      <w:rPr>
        <w:rFonts w:ascii="Times New Roman" w:hAnsi="Times New Roman" w:hint="default"/>
        <w:b w:val="0"/>
        <w:i w:val="0"/>
        <w:sz w:val="23"/>
      </w:rPr>
    </w:lvl>
    <w:lvl w:ilvl="2">
      <w:start w:val="2"/>
      <w:numFmt w:val="decimal"/>
      <w:pStyle w:val="BillScheduleSubPara"/>
      <w:lvlText w:val="(%3)"/>
      <w:lvlJc w:val="left"/>
      <w:pPr>
        <w:tabs>
          <w:tab w:val="num" w:pos="850"/>
        </w:tabs>
        <w:ind w:left="850" w:hanging="567"/>
      </w:pPr>
      <w:rPr>
        <w:rFonts w:ascii="Times New Roman" w:hAnsi="Times New Roman" w:hint="default"/>
        <w:sz w:val="23"/>
      </w:rPr>
    </w:lvl>
    <w:lvl w:ilvl="3">
      <w:start w:val="1"/>
      <w:numFmt w:val="lowerLetter"/>
      <w:pStyle w:val="BillScheduleSubSubPara"/>
      <w:lvlText w:val="(%4)"/>
      <w:lvlJc w:val="left"/>
      <w:pPr>
        <w:tabs>
          <w:tab w:val="num" w:pos="1417"/>
        </w:tabs>
        <w:ind w:left="1417" w:hanging="425"/>
      </w:pPr>
      <w:rPr>
        <w:rFonts w:ascii="Times New Roman" w:hAnsi="Times New Roman" w:hint="default"/>
        <w:sz w:val="23"/>
      </w:rPr>
    </w:lvl>
    <w:lvl w:ilvl="4">
      <w:start w:val="1"/>
      <w:numFmt w:val="lowerRoman"/>
      <w:pStyle w:val="BillScheduleSubSubSubPara"/>
      <w:lvlText w:val="(%5)"/>
      <w:lvlJc w:val="left"/>
      <w:pPr>
        <w:tabs>
          <w:tab w:val="num" w:pos="2047"/>
        </w:tabs>
        <w:ind w:left="2047" w:hanging="488"/>
      </w:pPr>
      <w:rPr>
        <w:rFonts w:ascii="Times New Roman" w:hAnsi="Times New Roman" w:hint="default"/>
        <w:sz w:val="23"/>
      </w:rPr>
    </w:lvl>
    <w:lvl w:ilvl="5">
      <w:start w:val="1"/>
      <w:numFmt w:val="lowerRoman"/>
      <w:lvlText w:val="(%6)"/>
      <w:lvlJc w:val="left"/>
      <w:pPr>
        <w:tabs>
          <w:tab w:val="num" w:pos="4292"/>
        </w:tabs>
        <w:ind w:left="4139" w:hanging="567"/>
      </w:pPr>
      <w:rPr>
        <w:rFonts w:ascii="Times New Roman" w:hAnsi="Times New Roman" w:hint="default"/>
        <w:sz w:val="23"/>
      </w:rPr>
    </w:lvl>
    <w:lvl w:ilvl="6">
      <w:start w:val="1"/>
      <w:numFmt w:val="decimal"/>
      <w:lvlText w:val="%7."/>
      <w:lvlJc w:val="left"/>
      <w:pPr>
        <w:tabs>
          <w:tab w:val="num" w:pos="4592"/>
        </w:tabs>
        <w:ind w:left="4592" w:hanging="623"/>
      </w:pPr>
      <w:rPr>
        <w:rFonts w:ascii="Times New Roman" w:hAnsi="Times New Roman" w:hint="default"/>
        <w:sz w:val="22"/>
      </w:rPr>
    </w:lvl>
    <w:lvl w:ilvl="7">
      <w:start w:val="1"/>
      <w:numFmt w:val="lowerLetter"/>
      <w:lvlText w:val="%8."/>
      <w:lvlJc w:val="left"/>
      <w:pPr>
        <w:tabs>
          <w:tab w:val="num" w:pos="5159"/>
        </w:tabs>
        <w:ind w:left="5159" w:hanging="680"/>
      </w:pPr>
      <w:rPr>
        <w:rFonts w:ascii="Times New Roman" w:hAnsi="Times New Roman" w:hint="default"/>
        <w:sz w:val="22"/>
      </w:rPr>
    </w:lvl>
    <w:lvl w:ilvl="8">
      <w:start w:val="1"/>
      <w:numFmt w:val="decimal"/>
      <w:lvlText w:val="(%9)"/>
      <w:lvlJc w:val="left"/>
      <w:pPr>
        <w:tabs>
          <w:tab w:val="num" w:pos="5613"/>
        </w:tabs>
        <w:ind w:left="5613" w:hanging="511"/>
      </w:pPr>
      <w:rPr>
        <w:rFonts w:ascii="Times New Roman" w:hAnsi="Times New Roman" w:hint="default"/>
        <w:sz w:val="22"/>
      </w:rPr>
    </w:lvl>
  </w:abstractNum>
  <w:num w:numId="1">
    <w:abstractNumId w:val="0"/>
  </w:num>
  <w:num w:numId="2">
    <w:abstractNumId w:val="1"/>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ataway, Francis [AU-AU]">
    <w15:presenceInfo w15:providerId="None" w15:userId="Chataway, Francis [AU-A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51"/>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ms_msp" w:val="&lt;temp&gt;\shrtfrm.txt,~,Logon id,&lt;username&gt;¬Title, First Name, Last Name, Constituency, Political Party"/>
    <w:docVar w:name="HelloMum" w:val="&lt;Hello Mum&gt;"/>
    <w:docVar w:name="msp_mapset" w:val="&lt;temp&gt;\shrtfrm.txt,~,Logon Id¬Title, First Name, Last Name, Constituency, Political Party"/>
    <w:docVar w:name="ums_input" w:val="Question Type, Date For Answer, Addressee, Unique Identifier"/>
  </w:docVars>
  <w:rsids>
    <w:rsidRoot w:val="007914F7"/>
    <w:rsid w:val="000217B2"/>
    <w:rsid w:val="00040C6A"/>
    <w:rsid w:val="000612D9"/>
    <w:rsid w:val="00062B8D"/>
    <w:rsid w:val="000A28E3"/>
    <w:rsid w:val="000A347E"/>
    <w:rsid w:val="000D241D"/>
    <w:rsid w:val="000E327F"/>
    <w:rsid w:val="000E6DBA"/>
    <w:rsid w:val="000F3087"/>
    <w:rsid w:val="000F3B58"/>
    <w:rsid w:val="000F7C57"/>
    <w:rsid w:val="0010054C"/>
    <w:rsid w:val="00124A26"/>
    <w:rsid w:val="00135534"/>
    <w:rsid w:val="00151361"/>
    <w:rsid w:val="00152EAD"/>
    <w:rsid w:val="00156775"/>
    <w:rsid w:val="0017123F"/>
    <w:rsid w:val="001A05BB"/>
    <w:rsid w:val="001A7482"/>
    <w:rsid w:val="001C5178"/>
    <w:rsid w:val="001C696F"/>
    <w:rsid w:val="001E08AF"/>
    <w:rsid w:val="001F68A8"/>
    <w:rsid w:val="002173BE"/>
    <w:rsid w:val="002439B0"/>
    <w:rsid w:val="002474C0"/>
    <w:rsid w:val="00260330"/>
    <w:rsid w:val="002700FB"/>
    <w:rsid w:val="002746C4"/>
    <w:rsid w:val="00276BC3"/>
    <w:rsid w:val="00280298"/>
    <w:rsid w:val="00280C75"/>
    <w:rsid w:val="002979E0"/>
    <w:rsid w:val="002A3A70"/>
    <w:rsid w:val="002B306B"/>
    <w:rsid w:val="002B7A76"/>
    <w:rsid w:val="002C7C74"/>
    <w:rsid w:val="002D1CAA"/>
    <w:rsid w:val="003023E2"/>
    <w:rsid w:val="00305D89"/>
    <w:rsid w:val="003139DD"/>
    <w:rsid w:val="00315FB3"/>
    <w:rsid w:val="00322895"/>
    <w:rsid w:val="00323050"/>
    <w:rsid w:val="003354EA"/>
    <w:rsid w:val="00343F9B"/>
    <w:rsid w:val="00346A5D"/>
    <w:rsid w:val="00352DF1"/>
    <w:rsid w:val="003867D7"/>
    <w:rsid w:val="00394BF5"/>
    <w:rsid w:val="003B5D2E"/>
    <w:rsid w:val="003C3379"/>
    <w:rsid w:val="003F2CDB"/>
    <w:rsid w:val="003F52BE"/>
    <w:rsid w:val="004124F4"/>
    <w:rsid w:val="004257A4"/>
    <w:rsid w:val="00434393"/>
    <w:rsid w:val="00435E70"/>
    <w:rsid w:val="004419F1"/>
    <w:rsid w:val="004478BF"/>
    <w:rsid w:val="004619DB"/>
    <w:rsid w:val="0047217A"/>
    <w:rsid w:val="004817A3"/>
    <w:rsid w:val="004823CF"/>
    <w:rsid w:val="004A5F1F"/>
    <w:rsid w:val="004B0573"/>
    <w:rsid w:val="004B10B4"/>
    <w:rsid w:val="004B3988"/>
    <w:rsid w:val="004C3A29"/>
    <w:rsid w:val="005024FB"/>
    <w:rsid w:val="0053744A"/>
    <w:rsid w:val="005516B4"/>
    <w:rsid w:val="00562749"/>
    <w:rsid w:val="0056604F"/>
    <w:rsid w:val="00586684"/>
    <w:rsid w:val="005C0B13"/>
    <w:rsid w:val="005C153B"/>
    <w:rsid w:val="005C3785"/>
    <w:rsid w:val="005D379E"/>
    <w:rsid w:val="005D4339"/>
    <w:rsid w:val="005E23D7"/>
    <w:rsid w:val="005E6902"/>
    <w:rsid w:val="005F7A07"/>
    <w:rsid w:val="00614D82"/>
    <w:rsid w:val="00616C36"/>
    <w:rsid w:val="00617617"/>
    <w:rsid w:val="00620475"/>
    <w:rsid w:val="006473AF"/>
    <w:rsid w:val="00662317"/>
    <w:rsid w:val="00664884"/>
    <w:rsid w:val="0068572B"/>
    <w:rsid w:val="00695789"/>
    <w:rsid w:val="006C6A0D"/>
    <w:rsid w:val="006D4E4C"/>
    <w:rsid w:val="006E721F"/>
    <w:rsid w:val="007368C5"/>
    <w:rsid w:val="007417B1"/>
    <w:rsid w:val="00756AAF"/>
    <w:rsid w:val="00762832"/>
    <w:rsid w:val="007914F7"/>
    <w:rsid w:val="007A0774"/>
    <w:rsid w:val="007B28AB"/>
    <w:rsid w:val="007C32F1"/>
    <w:rsid w:val="007E5C28"/>
    <w:rsid w:val="007F1AF8"/>
    <w:rsid w:val="0080233E"/>
    <w:rsid w:val="008076A3"/>
    <w:rsid w:val="00840438"/>
    <w:rsid w:val="00873D9C"/>
    <w:rsid w:val="00877767"/>
    <w:rsid w:val="008A38EC"/>
    <w:rsid w:val="008A3909"/>
    <w:rsid w:val="008D0964"/>
    <w:rsid w:val="008D3EE9"/>
    <w:rsid w:val="008E341D"/>
    <w:rsid w:val="009145F3"/>
    <w:rsid w:val="009212C7"/>
    <w:rsid w:val="00921D3A"/>
    <w:rsid w:val="009261A9"/>
    <w:rsid w:val="00927747"/>
    <w:rsid w:val="009334C0"/>
    <w:rsid w:val="00933983"/>
    <w:rsid w:val="00936F4E"/>
    <w:rsid w:val="00941DCF"/>
    <w:rsid w:val="00960D40"/>
    <w:rsid w:val="00966D9A"/>
    <w:rsid w:val="00967F07"/>
    <w:rsid w:val="00972833"/>
    <w:rsid w:val="009C1410"/>
    <w:rsid w:val="009D5B20"/>
    <w:rsid w:val="009E5B31"/>
    <w:rsid w:val="00A01757"/>
    <w:rsid w:val="00A13A02"/>
    <w:rsid w:val="00A230FD"/>
    <w:rsid w:val="00A30233"/>
    <w:rsid w:val="00A4433E"/>
    <w:rsid w:val="00A704E4"/>
    <w:rsid w:val="00A779C1"/>
    <w:rsid w:val="00A84CBD"/>
    <w:rsid w:val="00A8746E"/>
    <w:rsid w:val="00AA5634"/>
    <w:rsid w:val="00AF042D"/>
    <w:rsid w:val="00B03EC6"/>
    <w:rsid w:val="00B14E70"/>
    <w:rsid w:val="00B338D6"/>
    <w:rsid w:val="00B40BA8"/>
    <w:rsid w:val="00B500A5"/>
    <w:rsid w:val="00BB1B70"/>
    <w:rsid w:val="00BE1988"/>
    <w:rsid w:val="00BF1C25"/>
    <w:rsid w:val="00C1245B"/>
    <w:rsid w:val="00C2564F"/>
    <w:rsid w:val="00C303CE"/>
    <w:rsid w:val="00C61136"/>
    <w:rsid w:val="00C61CE2"/>
    <w:rsid w:val="00C66493"/>
    <w:rsid w:val="00C67508"/>
    <w:rsid w:val="00C967A2"/>
    <w:rsid w:val="00CA5412"/>
    <w:rsid w:val="00D13591"/>
    <w:rsid w:val="00D142C9"/>
    <w:rsid w:val="00D14831"/>
    <w:rsid w:val="00D16A9C"/>
    <w:rsid w:val="00D2693C"/>
    <w:rsid w:val="00D72BF3"/>
    <w:rsid w:val="00DA3866"/>
    <w:rsid w:val="00DC4361"/>
    <w:rsid w:val="00DD1B06"/>
    <w:rsid w:val="00DE070C"/>
    <w:rsid w:val="00DF408D"/>
    <w:rsid w:val="00E04D9E"/>
    <w:rsid w:val="00E06A0B"/>
    <w:rsid w:val="00E12B37"/>
    <w:rsid w:val="00E131EF"/>
    <w:rsid w:val="00E153D6"/>
    <w:rsid w:val="00E210A8"/>
    <w:rsid w:val="00E246BF"/>
    <w:rsid w:val="00E306B3"/>
    <w:rsid w:val="00E45A45"/>
    <w:rsid w:val="00E478B9"/>
    <w:rsid w:val="00E620CC"/>
    <w:rsid w:val="00E64DF3"/>
    <w:rsid w:val="00E658F1"/>
    <w:rsid w:val="00E664E0"/>
    <w:rsid w:val="00E70985"/>
    <w:rsid w:val="00E72482"/>
    <w:rsid w:val="00E81CB6"/>
    <w:rsid w:val="00E82500"/>
    <w:rsid w:val="00EA3046"/>
    <w:rsid w:val="00EB5C3B"/>
    <w:rsid w:val="00EB5CC9"/>
    <w:rsid w:val="00EC0B47"/>
    <w:rsid w:val="00ED261B"/>
    <w:rsid w:val="00ED4B42"/>
    <w:rsid w:val="00F03690"/>
    <w:rsid w:val="00F17F47"/>
    <w:rsid w:val="00F2187D"/>
    <w:rsid w:val="00F302BE"/>
    <w:rsid w:val="00F55BC2"/>
    <w:rsid w:val="00F75494"/>
    <w:rsid w:val="00F91761"/>
    <w:rsid w:val="00F91BC1"/>
    <w:rsid w:val="00F97F94"/>
    <w:rsid w:val="00FC2E86"/>
    <w:rsid w:val="00FC3BF5"/>
    <w:rsid w:val="00FC4B6F"/>
    <w:rsid w:val="00FE0DAD"/>
    <w:rsid w:val="00FE1C80"/>
    <w:rsid w:val="00FF1AF0"/>
    <w:rsid w:val="00FF2B6D"/>
    <w:rsid w:val="00FF6007"/>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E4D715"/>
  <w15:docId w15:val="{EAFA3C43-EDCD-452A-BD1F-5AF25A26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EE9"/>
    <w:pPr>
      <w:keepLines/>
      <w:tabs>
        <w:tab w:val="left" w:pos="284"/>
        <w:tab w:val="left" w:pos="851"/>
        <w:tab w:val="left" w:pos="992"/>
        <w:tab w:val="left" w:pos="1418"/>
        <w:tab w:val="left" w:pos="1559"/>
        <w:tab w:val="left" w:pos="1985"/>
        <w:tab w:val="left" w:pos="2126"/>
        <w:tab w:val="left" w:pos="2552"/>
        <w:tab w:val="left" w:pos="3119"/>
        <w:tab w:val="left" w:pos="3260"/>
        <w:tab w:val="left" w:pos="3686"/>
      </w:tabs>
      <w:jc w:val="both"/>
    </w:pPr>
    <w:rPr>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llChapterNumber">
    <w:name w:val="BillChapterNumber"/>
    <w:basedOn w:val="Normal"/>
    <w:next w:val="BillChapterTitle"/>
    <w:rsid w:val="008D3EE9"/>
    <w:pPr>
      <w:keepNext/>
      <w:spacing w:after="160"/>
      <w:jc w:val="center"/>
    </w:pPr>
    <w:rPr>
      <w:b/>
      <w:smallCaps/>
    </w:rPr>
  </w:style>
  <w:style w:type="paragraph" w:customStyle="1" w:styleId="BillChapterTitle">
    <w:name w:val="BillChapterTitle"/>
    <w:basedOn w:val="Normal"/>
    <w:next w:val="BillSection"/>
    <w:rsid w:val="008D3EE9"/>
    <w:pPr>
      <w:keepNext/>
      <w:spacing w:after="160"/>
      <w:jc w:val="center"/>
    </w:pPr>
    <w:rPr>
      <w:smallCaps/>
    </w:rPr>
  </w:style>
  <w:style w:type="paragraph" w:customStyle="1" w:styleId="BillInsertedText">
    <w:name w:val="BillInsertedText"/>
    <w:basedOn w:val="Normal"/>
    <w:rsid w:val="008D3EE9"/>
    <w:pPr>
      <w:tabs>
        <w:tab w:val="clear" w:pos="284"/>
        <w:tab w:val="clear" w:pos="851"/>
        <w:tab w:val="clear" w:pos="992"/>
        <w:tab w:val="clear" w:pos="1418"/>
        <w:tab w:val="clear" w:pos="1559"/>
        <w:tab w:val="clear" w:pos="1985"/>
        <w:tab w:val="clear" w:pos="2126"/>
        <w:tab w:val="clear" w:pos="2552"/>
        <w:tab w:val="clear" w:pos="3119"/>
        <w:tab w:val="clear" w:pos="3260"/>
        <w:tab w:val="clear" w:pos="3686"/>
      </w:tabs>
      <w:spacing w:after="120"/>
    </w:pPr>
  </w:style>
  <w:style w:type="paragraph" w:customStyle="1" w:styleId="BillItalicHeading">
    <w:name w:val="BillItalicHeading"/>
    <w:next w:val="BillSection"/>
    <w:rsid w:val="008D3EE9"/>
    <w:pPr>
      <w:keepNext/>
      <w:keepLines/>
      <w:spacing w:after="160"/>
      <w:jc w:val="center"/>
    </w:pPr>
    <w:rPr>
      <w:i/>
      <w:sz w:val="23"/>
    </w:rPr>
  </w:style>
  <w:style w:type="paragraph" w:customStyle="1" w:styleId="BillPartNumber">
    <w:name w:val="BillPartNumber"/>
    <w:next w:val="BillPartTitle"/>
    <w:rsid w:val="008D3EE9"/>
    <w:pPr>
      <w:keepNext/>
      <w:keepLines/>
      <w:spacing w:before="160" w:after="160"/>
      <w:jc w:val="center"/>
    </w:pPr>
    <w:rPr>
      <w:b/>
      <w:smallCaps/>
      <w:sz w:val="23"/>
    </w:rPr>
  </w:style>
  <w:style w:type="paragraph" w:customStyle="1" w:styleId="BillPartTitle">
    <w:name w:val="BillPartTitle"/>
    <w:basedOn w:val="BillPartNumber"/>
    <w:next w:val="BillSection"/>
    <w:rsid w:val="008D3EE9"/>
    <w:pPr>
      <w:spacing w:before="0"/>
    </w:pPr>
    <w:rPr>
      <w:b w:val="0"/>
    </w:rPr>
  </w:style>
  <w:style w:type="paragraph" w:customStyle="1" w:styleId="BillScheduleChptNumber">
    <w:name w:val="BillScheduleChptNumber"/>
    <w:basedOn w:val="BillChapterNumber"/>
    <w:next w:val="BillScheduleChptTitle"/>
    <w:rsid w:val="008D3EE9"/>
  </w:style>
  <w:style w:type="paragraph" w:customStyle="1" w:styleId="BillScheduleChptTitle">
    <w:name w:val="BillScheduleChptTitle"/>
    <w:basedOn w:val="BillChapterTitle"/>
    <w:next w:val="BillSchedulePara"/>
    <w:rsid w:val="008D3EE9"/>
  </w:style>
  <w:style w:type="paragraph" w:customStyle="1" w:styleId="BillScheduleItalicHdg">
    <w:name w:val="BillScheduleItalicHdg"/>
    <w:basedOn w:val="Normal"/>
    <w:next w:val="BillSchedulePara"/>
    <w:rsid w:val="008D3EE9"/>
    <w:pPr>
      <w:keepNext/>
      <w:spacing w:after="160"/>
    </w:pPr>
    <w:rPr>
      <w:i/>
    </w:rPr>
  </w:style>
  <w:style w:type="paragraph" w:customStyle="1" w:styleId="BillScheduleNumber">
    <w:name w:val="BillScheduleNumber"/>
    <w:basedOn w:val="BillPartNumber"/>
    <w:next w:val="BillScheduleTitle"/>
    <w:rsid w:val="008D3EE9"/>
    <w:pPr>
      <w:numPr>
        <w:numId w:val="2"/>
      </w:numPr>
    </w:pPr>
    <w:rPr>
      <w:b w:val="0"/>
      <w:caps/>
      <w:smallCaps w:val="0"/>
    </w:rPr>
  </w:style>
  <w:style w:type="paragraph" w:customStyle="1" w:styleId="BillSection">
    <w:name w:val="BillSection"/>
    <w:next w:val="BillSubSection"/>
    <w:rsid w:val="008D3EE9"/>
    <w:pPr>
      <w:keepNext/>
      <w:keepLines/>
      <w:numPr>
        <w:numId w:val="1"/>
      </w:numPr>
      <w:spacing w:after="120"/>
      <w:jc w:val="both"/>
      <w:outlineLvl w:val="0"/>
    </w:pPr>
    <w:rPr>
      <w:b/>
      <w:sz w:val="23"/>
    </w:rPr>
  </w:style>
  <w:style w:type="paragraph" w:customStyle="1" w:styleId="BillSchedulePara">
    <w:name w:val="BillSchedulePara"/>
    <w:basedOn w:val="BillSection"/>
    <w:next w:val="BillScheduleSubPara"/>
    <w:rsid w:val="008D3EE9"/>
    <w:pPr>
      <w:keepNext w:val="0"/>
      <w:numPr>
        <w:ilvl w:val="1"/>
        <w:numId w:val="2"/>
      </w:numPr>
    </w:pPr>
    <w:rPr>
      <w:b w:val="0"/>
    </w:rPr>
  </w:style>
  <w:style w:type="paragraph" w:customStyle="1" w:styleId="BillSchedulePartNumber">
    <w:name w:val="BillSchedulePartNumber"/>
    <w:basedOn w:val="BillPartNumber"/>
    <w:next w:val="BillSchedulePartTitle"/>
    <w:rsid w:val="008D3EE9"/>
    <w:pPr>
      <w:spacing w:before="0"/>
    </w:pPr>
  </w:style>
  <w:style w:type="paragraph" w:customStyle="1" w:styleId="BillSchedulePartTitle">
    <w:name w:val="BillSchedulePartTitle"/>
    <w:basedOn w:val="Normal"/>
    <w:next w:val="BillSchedulePara"/>
    <w:rsid w:val="008D3EE9"/>
    <w:pPr>
      <w:keepNext/>
      <w:spacing w:after="160"/>
      <w:jc w:val="center"/>
    </w:pPr>
    <w:rPr>
      <w:smallCaps/>
    </w:rPr>
  </w:style>
  <w:style w:type="paragraph" w:customStyle="1" w:styleId="BillScheduleSubPara">
    <w:name w:val="BillScheduleSubPara"/>
    <w:rsid w:val="008D3EE9"/>
    <w:pPr>
      <w:keepLines/>
      <w:numPr>
        <w:ilvl w:val="2"/>
        <w:numId w:val="2"/>
      </w:numPr>
      <w:spacing w:after="120"/>
      <w:jc w:val="both"/>
      <w:outlineLvl w:val="1"/>
    </w:pPr>
    <w:rPr>
      <w:sz w:val="23"/>
    </w:rPr>
  </w:style>
  <w:style w:type="paragraph" w:customStyle="1" w:styleId="BillSectionPara">
    <w:name w:val="BillSectionPara"/>
    <w:rsid w:val="008D3EE9"/>
    <w:pPr>
      <w:keepLines/>
      <w:numPr>
        <w:ilvl w:val="2"/>
        <w:numId w:val="1"/>
      </w:numPr>
      <w:spacing w:after="120"/>
      <w:jc w:val="both"/>
      <w:outlineLvl w:val="2"/>
    </w:pPr>
    <w:rPr>
      <w:sz w:val="23"/>
    </w:rPr>
  </w:style>
  <w:style w:type="paragraph" w:customStyle="1" w:styleId="BillScheduleSubSubPara">
    <w:name w:val="BillScheduleSubSubPara"/>
    <w:basedOn w:val="BillSectionPara"/>
    <w:rsid w:val="008D3EE9"/>
    <w:pPr>
      <w:numPr>
        <w:ilvl w:val="3"/>
        <w:numId w:val="2"/>
      </w:numPr>
    </w:pPr>
  </w:style>
  <w:style w:type="paragraph" w:customStyle="1" w:styleId="BillSectionSubPara">
    <w:name w:val="BillSectionSubPara"/>
    <w:rsid w:val="008D3EE9"/>
    <w:pPr>
      <w:keepLines/>
      <w:numPr>
        <w:ilvl w:val="3"/>
        <w:numId w:val="1"/>
      </w:numPr>
      <w:spacing w:after="120"/>
      <w:jc w:val="both"/>
      <w:outlineLvl w:val="3"/>
    </w:pPr>
    <w:rPr>
      <w:sz w:val="23"/>
    </w:rPr>
  </w:style>
  <w:style w:type="paragraph" w:customStyle="1" w:styleId="BillScheduleSubSubSubPara">
    <w:name w:val="BillScheduleSubSubSubPara"/>
    <w:basedOn w:val="BillSectionSubPara"/>
    <w:rsid w:val="008D3EE9"/>
    <w:pPr>
      <w:numPr>
        <w:ilvl w:val="4"/>
        <w:numId w:val="2"/>
      </w:numPr>
    </w:pPr>
  </w:style>
  <w:style w:type="paragraph" w:customStyle="1" w:styleId="BillScheduleTitle">
    <w:name w:val="BillScheduleTitle"/>
    <w:basedOn w:val="Normal"/>
    <w:next w:val="BillSchedulePara"/>
    <w:rsid w:val="008D3EE9"/>
    <w:pPr>
      <w:keepNext/>
      <w:spacing w:after="160"/>
      <w:jc w:val="center"/>
    </w:pPr>
    <w:rPr>
      <w:smallCaps/>
    </w:rPr>
  </w:style>
  <w:style w:type="paragraph" w:customStyle="1" w:styleId="BillSectionParaFullout">
    <w:name w:val="BillSectionParaFullout"/>
    <w:basedOn w:val="BillSectionPara"/>
    <w:next w:val="BillSectionPara"/>
    <w:rsid w:val="008D3EE9"/>
    <w:pPr>
      <w:numPr>
        <w:ilvl w:val="0"/>
        <w:numId w:val="0"/>
      </w:numPr>
      <w:ind w:left="1418"/>
    </w:pPr>
  </w:style>
  <w:style w:type="paragraph" w:customStyle="1" w:styleId="BillSectionSubParaFullout">
    <w:name w:val="BillSectionSubParaFullout"/>
    <w:basedOn w:val="BillSectionSubPara"/>
    <w:next w:val="BillSectionSubPara"/>
    <w:rsid w:val="008D3EE9"/>
    <w:pPr>
      <w:numPr>
        <w:ilvl w:val="0"/>
        <w:numId w:val="0"/>
      </w:numPr>
      <w:ind w:left="2047"/>
    </w:pPr>
  </w:style>
  <w:style w:type="paragraph" w:customStyle="1" w:styleId="BillSectionSubSubPara">
    <w:name w:val="BillSectionSubSubPara"/>
    <w:rsid w:val="008D3EE9"/>
    <w:pPr>
      <w:keepLines/>
      <w:numPr>
        <w:ilvl w:val="4"/>
        <w:numId w:val="1"/>
      </w:numPr>
      <w:spacing w:after="120"/>
      <w:jc w:val="both"/>
      <w:outlineLvl w:val="4"/>
    </w:pPr>
    <w:rPr>
      <w:sz w:val="23"/>
    </w:rPr>
  </w:style>
  <w:style w:type="paragraph" w:customStyle="1" w:styleId="BillSubSection">
    <w:name w:val="BillSubSection"/>
    <w:rsid w:val="008D3EE9"/>
    <w:pPr>
      <w:keepLines/>
      <w:numPr>
        <w:ilvl w:val="1"/>
        <w:numId w:val="1"/>
      </w:numPr>
      <w:spacing w:after="120"/>
      <w:jc w:val="both"/>
      <w:outlineLvl w:val="1"/>
    </w:pPr>
    <w:rPr>
      <w:sz w:val="23"/>
    </w:rPr>
  </w:style>
  <w:style w:type="paragraph" w:customStyle="1" w:styleId="BillSubSectionFullout">
    <w:name w:val="BillSubSectionFullout"/>
    <w:basedOn w:val="BillSubSection"/>
    <w:next w:val="BillSubSection"/>
    <w:rsid w:val="008D3EE9"/>
    <w:pPr>
      <w:numPr>
        <w:ilvl w:val="0"/>
        <w:numId w:val="0"/>
      </w:numPr>
      <w:ind w:left="851"/>
    </w:pPr>
  </w:style>
  <w:style w:type="character" w:styleId="LineNumber">
    <w:name w:val="line number"/>
    <w:rsid w:val="008D3EE9"/>
    <w:rPr>
      <w:rFonts w:ascii="Times New Roman" w:hAnsi="Times New Roman"/>
      <w:i/>
      <w:dstrike w:val="0"/>
      <w:color w:val="auto"/>
      <w:sz w:val="18"/>
      <w:vertAlign w:val="baseline"/>
    </w:rPr>
  </w:style>
  <w:style w:type="paragraph" w:styleId="Footer">
    <w:name w:val="footer"/>
    <w:basedOn w:val="Normal"/>
    <w:rsid w:val="008D3EE9"/>
    <w:pPr>
      <w:tabs>
        <w:tab w:val="clear" w:pos="284"/>
        <w:tab w:val="clear" w:pos="851"/>
        <w:tab w:val="clear" w:pos="992"/>
        <w:tab w:val="clear" w:pos="1418"/>
        <w:tab w:val="clear" w:pos="1559"/>
        <w:tab w:val="clear" w:pos="1985"/>
        <w:tab w:val="clear" w:pos="2126"/>
        <w:tab w:val="clear" w:pos="2552"/>
        <w:tab w:val="clear" w:pos="3119"/>
        <w:tab w:val="clear" w:pos="3260"/>
        <w:tab w:val="clear" w:pos="3686"/>
        <w:tab w:val="center" w:pos="4153"/>
        <w:tab w:val="right" w:pos="8306"/>
      </w:tabs>
    </w:pPr>
  </w:style>
  <w:style w:type="paragraph" w:styleId="Header">
    <w:name w:val="header"/>
    <w:basedOn w:val="Normal"/>
    <w:rsid w:val="008D3EE9"/>
    <w:pPr>
      <w:tabs>
        <w:tab w:val="clear" w:pos="284"/>
        <w:tab w:val="clear" w:pos="851"/>
        <w:tab w:val="clear" w:pos="992"/>
        <w:tab w:val="clear" w:pos="1418"/>
        <w:tab w:val="clear" w:pos="1559"/>
        <w:tab w:val="clear" w:pos="1985"/>
        <w:tab w:val="clear" w:pos="2126"/>
        <w:tab w:val="clear" w:pos="2552"/>
        <w:tab w:val="clear" w:pos="3119"/>
        <w:tab w:val="clear" w:pos="3260"/>
        <w:tab w:val="clear" w:pos="3686"/>
        <w:tab w:val="center" w:pos="4153"/>
        <w:tab w:val="right" w:pos="8306"/>
      </w:tabs>
    </w:pPr>
  </w:style>
  <w:style w:type="paragraph" w:styleId="BalloonText">
    <w:name w:val="Balloon Text"/>
    <w:basedOn w:val="Normal"/>
    <w:link w:val="BalloonTextChar"/>
    <w:uiPriority w:val="99"/>
    <w:semiHidden/>
    <w:unhideWhenUsed/>
    <w:rsid w:val="008D3EE9"/>
    <w:rPr>
      <w:rFonts w:ascii="Tahoma" w:hAnsi="Tahoma" w:cs="Tahoma"/>
      <w:sz w:val="16"/>
      <w:szCs w:val="16"/>
    </w:rPr>
  </w:style>
  <w:style w:type="character" w:customStyle="1" w:styleId="BalloonTextChar">
    <w:name w:val="Balloon Text Char"/>
    <w:link w:val="BalloonText"/>
    <w:uiPriority w:val="99"/>
    <w:semiHidden/>
    <w:rsid w:val="008D3EE9"/>
    <w:rPr>
      <w:rFonts w:ascii="Tahoma" w:hAnsi="Tahoma" w:cs="Tahoma"/>
      <w:sz w:val="16"/>
      <w:szCs w:val="16"/>
    </w:rPr>
  </w:style>
  <w:style w:type="paragraph" w:styleId="Revision">
    <w:name w:val="Revision"/>
    <w:hidden/>
    <w:uiPriority w:val="99"/>
    <w:semiHidden/>
    <w:rsid w:val="00966D9A"/>
    <w:rPr>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ferr\Scottish%20Parliament\bill\Bill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gd3e280c44c043e38ab992083fd5c2fd xmlns="2aae4b3d-89b0-4287-b514-253578f20458">
      <Terms xmlns="http://schemas.microsoft.com/office/infopath/2007/PartnerControls"/>
    </gd3e280c44c043e38ab992083fd5c2fd>
    <TaxCatchAll xmlns="2aae4b3d-89b0-4287-b514-253578f20458" xsi:nil="true"/>
    <ha2d3fbb5bda47118db6a0a97a3a64c7 xmlns="2aae4b3d-89b0-4287-b514-253578f20458">
      <Terms xmlns="http://schemas.microsoft.com/office/infopath/2007/PartnerControls"/>
    </ha2d3fbb5bda47118db6a0a97a3a64c7>
    <_dlc_DocId xmlns="b0cb3f79-7a87-4aaf-85e3-8b06bdbcb05a">CHS6LEG-1903938560-4377</_dlc_DocId>
    <_dlc_DocIdUrl xmlns="b0cb3f79-7a87-4aaf-85e3-8b06bdbcb05a">
      <Url>https://scottish4.sharepoint.com/sites/chamber-s6-leg/_layouts/15/DocIdRedir.aspx?ID=CHS6LEG-1903938560-4377</Url>
      <Description>CHS6LEG-1903938560-4377</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dae72980-c616-4350-b1f0-944e8da80af3" ContentTypeId="0x0101005E5DD8656D982041A2F2278B8806232B01" PreviousValue="false"/>
</file>

<file path=customXml/item6.xml><?xml version="1.0" encoding="utf-8"?>
<LongProperties xmlns="http://schemas.microsoft.com/office/2006/metadata/longProperties"/>
</file>

<file path=customXml/item7.xml><?xml version="1.0" encoding="utf-8"?>
<ct:contentTypeSchema xmlns:ct="http://schemas.microsoft.com/office/2006/metadata/contentType" xmlns:ma="http://schemas.microsoft.com/office/2006/metadata/properties/metaAttributes" ct:_="" ma:_="" ma:contentTypeName="SPS document" ma:contentTypeID="0x0101005E5DD8656D982041A2F2278B8806232B01006005DBDF7C372B46B13A9A8838429862" ma:contentTypeVersion="32" ma:contentTypeDescription="" ma:contentTypeScope="" ma:versionID="421ac09d9a1199eb2b5ee5ba3c704660">
  <xsd:schema xmlns:xsd="http://www.w3.org/2001/XMLSchema" xmlns:xs="http://www.w3.org/2001/XMLSchema" xmlns:p="http://schemas.microsoft.com/office/2006/metadata/properties" xmlns:ns2="2aae4b3d-89b0-4287-b514-253578f20458" xmlns:ns3="b0cb3f79-7a87-4aaf-85e3-8b06bdbcb05a" targetNamespace="http://schemas.microsoft.com/office/2006/metadata/properties" ma:root="true" ma:fieldsID="40f7252135597c13aa2c8eb1356624f2" ns2:_="" ns3:_="">
    <xsd:import namespace="2aae4b3d-89b0-4287-b514-253578f20458"/>
    <xsd:import namespace="b0cb3f79-7a87-4aaf-85e3-8b06bdbcb05a"/>
    <xsd:element name="properties">
      <xsd:complexType>
        <xsd:sequence>
          <xsd:element name="documentManagement">
            <xsd:complexType>
              <xsd:all>
                <xsd:element ref="ns2:TaxCatchAll" minOccurs="0"/>
                <xsd:element ref="ns2:TaxCatchAllLabel" minOccurs="0"/>
                <xsd:element ref="ns2:ha2d3fbb5bda47118db6a0a97a3a64c7" minOccurs="0"/>
                <xsd:element ref="ns2:gd3e280c44c043e38ab992083fd5c2fd"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ae4b3d-89b0-4287-b514-253578f20458"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f6f8e5b-84bd-4324-a28e-c5482f04ee75}" ma:internalName="TaxCatchAll" ma:showField="CatchAllData" ma:web="b0cb3f79-7a87-4aaf-85e3-8b06bdbcb05a">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f6f8e5b-84bd-4324-a28e-c5482f04ee75}" ma:internalName="TaxCatchAllLabel" ma:readOnly="true" ma:showField="CatchAllDataLabel" ma:web="b0cb3f79-7a87-4aaf-85e3-8b06bdbcb05a">
      <xsd:complexType>
        <xsd:complexContent>
          <xsd:extension base="dms:MultiChoiceLookup">
            <xsd:sequence>
              <xsd:element name="Value" type="dms:Lookup" maxOccurs="unbounded" minOccurs="0" nillable="true"/>
            </xsd:sequence>
          </xsd:extension>
        </xsd:complexContent>
      </xsd:complexType>
    </xsd:element>
    <xsd:element name="ha2d3fbb5bda47118db6a0a97a3a64c7" ma:index="10" nillable="true" ma:taxonomy="true" ma:internalName="ha2d3fbb5bda47118db6a0a97a3a64c7" ma:taxonomyFieldName="Security_x0020_marking" ma:displayName="Security marking" ma:default="" ma:fieldId="{1a2d3fbb-5bda-4711-8db6-a0a97a3a64c7}" ma:sspId="dae72980-c616-4350-b1f0-944e8da80af3" ma:termSetId="2101e3b3-ab6a-42f9-8e9e-f64b3905e49a" ma:anchorId="13ac7dcf-f3a2-4d0b-9e80-dd4d34be5e4c" ma:open="false" ma:isKeyword="false">
      <xsd:complexType>
        <xsd:sequence>
          <xsd:element ref="pc:Terms" minOccurs="0" maxOccurs="1"/>
        </xsd:sequence>
      </xsd:complexType>
    </xsd:element>
    <xsd:element name="gd3e280c44c043e38ab992083fd5c2fd" ma:index="12" nillable="true" ma:taxonomy="true" ma:internalName="gd3e280c44c043e38ab992083fd5c2fd" ma:taxonomyFieldName="Security_x0020_caveat" ma:displayName="Security caveat" ma:default="" ma:fieldId="{0d3e280c-44c0-43e3-8ab9-92083fd5c2fd}" ma:taxonomyMulti="true" ma:sspId="dae72980-c616-4350-b1f0-944e8da80af3" ma:termSetId="2101e3b3-ab6a-42f9-8e9e-f64b3905e49a" ma:anchorId="6fc02b3e-bb1c-4c4e-a2fe-3cc73cb9b89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0cb3f79-7a87-4aaf-85e3-8b06bdbcb05a" elementFormDefault="qualified">
    <xsd:import namespace="http://schemas.microsoft.com/office/2006/documentManagement/types"/>
    <xsd:import namespace="http://schemas.microsoft.com/office/infopath/2007/PartnerControls"/>
    <xsd:element name="_dlc_DocId" ma:index="14" nillable="true" ma:displayName="Document ID Value" ma:description="The value of the document ID assigned to this item." ma:indexed="true" ma:internalName="_dlc_DocId" ma:readOnly="true">
      <xsd:simpleType>
        <xsd:restriction base="dms:Text"/>
      </xsd:simpleType>
    </xsd:element>
    <xsd:element name="_dlc_DocIdUrl" ma:index="1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ACF96B-975F-44DA-9D47-D65A6CC8C256}">
  <ds:schemaRefs>
    <ds:schemaRef ds:uri="http://schemas.microsoft.com/sharepoint/v3/contenttype/forms"/>
  </ds:schemaRefs>
</ds:datastoreItem>
</file>

<file path=customXml/itemProps2.xml><?xml version="1.0" encoding="utf-8"?>
<ds:datastoreItem xmlns:ds="http://schemas.openxmlformats.org/officeDocument/2006/customXml" ds:itemID="{8E9D73CA-13C9-4DA3-A91B-71C632CFBA09}">
  <ds:schemaRefs>
    <ds:schemaRef ds:uri="http://schemas.microsoft.com/sharepoint/events"/>
  </ds:schemaRefs>
</ds:datastoreItem>
</file>

<file path=customXml/itemProps3.xml><?xml version="1.0" encoding="utf-8"?>
<ds:datastoreItem xmlns:ds="http://schemas.openxmlformats.org/officeDocument/2006/customXml" ds:itemID="{7BED30F6-A7D1-47EA-91CB-61DE589240C1}">
  <ds:schemaRefs>
    <ds:schemaRef ds:uri="http://schemas.microsoft.com/office/2006/metadata/properties"/>
    <ds:schemaRef ds:uri="http://schemas.microsoft.com/office/infopath/2007/PartnerControls"/>
    <ds:schemaRef ds:uri="2aae4b3d-89b0-4287-b514-253578f20458"/>
    <ds:schemaRef ds:uri="b0cb3f79-7a87-4aaf-85e3-8b06bdbcb05a"/>
  </ds:schemaRefs>
</ds:datastoreItem>
</file>

<file path=customXml/itemProps4.xml><?xml version="1.0" encoding="utf-8"?>
<ds:datastoreItem xmlns:ds="http://schemas.openxmlformats.org/officeDocument/2006/customXml" ds:itemID="{EF6A9F8E-DDB9-414D-BD1E-C6D35837626E}">
  <ds:schemaRefs>
    <ds:schemaRef ds:uri="http://schemas.openxmlformats.org/officeDocument/2006/bibliography"/>
  </ds:schemaRefs>
</ds:datastoreItem>
</file>

<file path=customXml/itemProps5.xml><?xml version="1.0" encoding="utf-8"?>
<ds:datastoreItem xmlns:ds="http://schemas.openxmlformats.org/officeDocument/2006/customXml" ds:itemID="{5E2DC0EF-A9D3-4075-B68C-80A2A755A629}">
  <ds:schemaRefs>
    <ds:schemaRef ds:uri="Microsoft.SharePoint.Taxonomy.ContentTypeSync"/>
  </ds:schemaRefs>
</ds:datastoreItem>
</file>

<file path=customXml/itemProps6.xml><?xml version="1.0" encoding="utf-8"?>
<ds:datastoreItem xmlns:ds="http://schemas.openxmlformats.org/officeDocument/2006/customXml" ds:itemID="{5C28E15A-1370-415B-9A79-3ADFB044A2E9}">
  <ds:schemaRefs>
    <ds:schemaRef ds:uri="http://schemas.microsoft.com/office/2006/metadata/longProperties"/>
  </ds:schemaRefs>
</ds:datastoreItem>
</file>

<file path=customXml/itemProps7.xml><?xml version="1.0" encoding="utf-8"?>
<ds:datastoreItem xmlns:ds="http://schemas.openxmlformats.org/officeDocument/2006/customXml" ds:itemID="{480BA634-B1FB-4D36-B34F-F894EDAC48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ae4b3d-89b0-4287-b514-253578f20458"/>
    <ds:schemaRef ds:uri="b0cb3f79-7a87-4aaf-85e3-8b06bdbcb0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Bill2.dotm</Template>
  <TotalTime>0</TotalTime>
  <Pages>1</Pages>
  <Words>6747</Words>
  <Characters>38462</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Bill</vt:lpstr>
    </vt:vector>
  </TitlesOfParts>
  <Company>The Scottish Parliament</Company>
  <LinksUpToDate>false</LinksUpToDate>
  <CharactersWithSpaces>45119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dc:title>
  <dc:subject/>
  <dc:creator>William Ferrie</dc:creator>
  <cp:keywords/>
  <dc:description>Version 5.0.3 (XP) of Bill Handling Software - Amendments by Kevin Duffy &amp; Audrey Gray</dc:description>
  <cp:lastModifiedBy>Chataway, Francis [AU-AU]</cp:lastModifiedBy>
  <cp:revision>2</cp:revision>
  <cp:lastPrinted>2025-03-25T08:34:00Z</cp:lastPrinted>
  <dcterms:created xsi:type="dcterms:W3CDTF">2025-12-15T08:19:00Z</dcterms:created>
  <dcterms:modified xsi:type="dcterms:W3CDTF">2025-12-15T08:19:00Z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 Title">
    <vt:lpwstr>Prevention of Domestic Abuse (Scotland) Bill</vt:lpwstr>
  </property>
  <property fmtid="{D5CDD505-2E9C-101B-9397-08002B2CF9AE}" pid="3" name="Session Number">
    <vt:lpwstr>&lt;X&gt;</vt:lpwstr>
  </property>
  <property fmtid="{D5CDD505-2E9C-101B-9397-08002B2CF9AE}" pid="4" name="Bill Number">
    <vt:lpwstr>&lt;X&gt;</vt:lpwstr>
  </property>
  <property fmtid="{D5CDD505-2E9C-101B-9397-08002B2CF9AE}" pid="5" name="Introduced Name">
    <vt:lpwstr>&lt;Introduced Name&gt;</vt:lpwstr>
  </property>
  <property fmtid="{D5CDD505-2E9C-101B-9397-08002B2CF9AE}" pid="6" name="Introduced Date">
    <vt:lpwstr>&lt;Introduced Date&gt;</vt:lpwstr>
  </property>
  <property fmtid="{D5CDD505-2E9C-101B-9397-08002B2CF9AE}" pid="7" name="Supporters Names">
    <vt:lpwstr>&lt;Supporter Names&gt;</vt:lpwstr>
  </property>
  <property fmtid="{D5CDD505-2E9C-101B-9397-08002B2CF9AE}" pid="8" name="Status Entry">
    <vt:lpwstr>[Draft - 21 March 2025]</vt:lpwstr>
  </property>
  <property fmtid="{D5CDD505-2E9C-101B-9397-08002B2CF9AE}" pid="9" name="Bill Type">
    <vt:lpwstr>&lt;Bill Type&gt;</vt:lpwstr>
  </property>
  <property fmtid="{D5CDD505-2E9C-101B-9397-08002B2CF9AE}" pid="10" name="FileMapSetNames">
    <vt:lpwstr>msp</vt:lpwstr>
  </property>
  <property fmtid="{D5CDD505-2E9C-101B-9397-08002B2CF9AE}" pid="11" name="fms_msp_Title">
    <vt:lpwstr>&lt;Title&gt;</vt:lpwstr>
  </property>
  <property fmtid="{D5CDD505-2E9C-101B-9397-08002B2CF9AE}" pid="12" name="fms_msp_FirstName">
    <vt:lpwstr>&lt;First Name&gt;</vt:lpwstr>
  </property>
  <property fmtid="{D5CDD505-2E9C-101B-9397-08002B2CF9AE}" pid="13" name="fms_msp_LastName">
    <vt:lpwstr>&lt;Last Name&gt;</vt:lpwstr>
  </property>
  <property fmtid="{D5CDD505-2E9C-101B-9397-08002B2CF9AE}" pid="14" name="fms_msp_Constituency">
    <vt:lpwstr>&lt;Constituency&gt;</vt:lpwstr>
  </property>
  <property fmtid="{D5CDD505-2E9C-101B-9397-08002B2CF9AE}" pid="15" name="fms_msp_PoliticalParty">
    <vt:lpwstr>&lt;Political Party&gt;</vt:lpwstr>
  </property>
  <property fmtid="{D5CDD505-2E9C-101B-9397-08002B2CF9AE}" pid="16" name="_dlc_DocId">
    <vt:lpwstr>LEGAL-1191407456-6855</vt:lpwstr>
  </property>
  <property fmtid="{D5CDD505-2E9C-101B-9397-08002B2CF9AE}" pid="17" name="_dlc_DocIdItemGuid">
    <vt:lpwstr>1b54f22f-5d15-427f-86c6-e8ebbaa28177</vt:lpwstr>
  </property>
  <property fmtid="{D5CDD505-2E9C-101B-9397-08002B2CF9AE}" pid="18" name="_dlc_DocIdUrl">
    <vt:lpwstr>https://scottish4.sharepoint.com/sites/office-legal/_layouts/15/DocIdRedir.aspx?ID=LEGAL-1191407456-6855, LEGAL-1191407456-6855</vt:lpwstr>
  </property>
  <property fmtid="{D5CDD505-2E9C-101B-9397-08002B2CF9AE}" pid="19" name="ClassificationContentMarkingHeaderShapeIds">
    <vt:lpwstr>1b58f3cf,41479bcb,235afad8</vt:lpwstr>
  </property>
  <property fmtid="{D5CDD505-2E9C-101B-9397-08002B2CF9AE}" pid="20" name="ClassificationContentMarkingHeaderFontProps">
    <vt:lpwstr>#000000,10,Calibri</vt:lpwstr>
  </property>
  <property fmtid="{D5CDD505-2E9C-101B-9397-08002B2CF9AE}" pid="21" name="ClassificationContentMarkingHeaderText">
    <vt:lpwstr>Restricted - legal privilege</vt:lpwstr>
  </property>
  <property fmtid="{D5CDD505-2E9C-101B-9397-08002B2CF9AE}" pid="22" name="MSIP_Label_f740f380-0cbb-424d-b2bc-fca3933165d7_Enabled">
    <vt:lpwstr>true</vt:lpwstr>
  </property>
  <property fmtid="{D5CDD505-2E9C-101B-9397-08002B2CF9AE}" pid="23" name="MSIP_Label_f740f380-0cbb-424d-b2bc-fca3933165d7_SetDate">
    <vt:lpwstr>2025-03-31T09:13:08Z</vt:lpwstr>
  </property>
  <property fmtid="{D5CDD505-2E9C-101B-9397-08002B2CF9AE}" pid="24" name="MSIP_Label_f740f380-0cbb-424d-b2bc-fca3933165d7_Method">
    <vt:lpwstr>Privileged</vt:lpwstr>
  </property>
  <property fmtid="{D5CDD505-2E9C-101B-9397-08002B2CF9AE}" pid="25" name="MSIP_Label_f740f380-0cbb-424d-b2bc-fca3933165d7_Name">
    <vt:lpwstr>2021-PMS-Restricted - legal privilege</vt:lpwstr>
  </property>
  <property fmtid="{D5CDD505-2E9C-101B-9397-08002B2CF9AE}" pid="26" name="MSIP_Label_f740f380-0cbb-424d-b2bc-fca3933165d7_SiteId">
    <vt:lpwstr>d603c99c-cfdd-4292-9268-00db0d0cf081</vt:lpwstr>
  </property>
  <property fmtid="{D5CDD505-2E9C-101B-9397-08002B2CF9AE}" pid="27" name="MSIP_Label_f740f380-0cbb-424d-b2bc-fca3933165d7_ActionId">
    <vt:lpwstr>3a58462a-0eb6-431c-b485-37e657f02952</vt:lpwstr>
  </property>
  <property fmtid="{D5CDD505-2E9C-101B-9397-08002B2CF9AE}" pid="28" name="MSIP_Label_f740f380-0cbb-424d-b2bc-fca3933165d7_ContentBits">
    <vt:lpwstr>1</vt:lpwstr>
  </property>
  <property fmtid="{D5CDD505-2E9C-101B-9397-08002B2CF9AE}" pid="29" name="Record_x0020_classification">
    <vt:lpwstr>15;#Legal advice - S6 - Legislation|341e7ceb-3639-4480-8119-0bbd3db007ea</vt:lpwstr>
  </property>
  <property fmtid="{D5CDD505-2E9C-101B-9397-08002B2CF9AE}" pid="30" name="MediaServiceImageTags">
    <vt:lpwstr/>
  </property>
  <property fmtid="{D5CDD505-2E9C-101B-9397-08002B2CF9AE}" pid="31" name="Security_x0020_marking">
    <vt:lpwstr/>
  </property>
  <property fmtid="{D5CDD505-2E9C-101B-9397-08002B2CF9AE}" pid="32" name="lcf76f155ced4ddcb4097134ff3c332f">
    <vt:lpwstr/>
  </property>
  <property fmtid="{D5CDD505-2E9C-101B-9397-08002B2CF9AE}" pid="33" name="Security_x0020_caveat">
    <vt:lpwstr/>
  </property>
  <property fmtid="{D5CDD505-2E9C-101B-9397-08002B2CF9AE}" pid="34" name="Record classification">
    <vt:lpwstr>15;#Legal advice - S6 - Legislation|341e7ceb-3639-4480-8119-0bbd3db007ea</vt:lpwstr>
  </property>
  <property fmtid="{D5CDD505-2E9C-101B-9397-08002B2CF9AE}" pid="35" name="Security marking">
    <vt:lpwstr/>
  </property>
  <property fmtid="{D5CDD505-2E9C-101B-9397-08002B2CF9AE}" pid="36" name="Security caveat">
    <vt:lpwstr/>
  </property>
  <property fmtid="{D5CDD505-2E9C-101B-9397-08002B2CF9AE}" pid="37" name="ContentTypeId">
    <vt:lpwstr>0x0101005E5DD8656D982041A2F2278B8806232B01006005DBDF7C372B46B13A9A8838429862</vt:lpwstr>
  </property>
</Properties>
</file>