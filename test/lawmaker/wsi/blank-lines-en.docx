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A9AFAA" w14:textId="77777777" w:rsidR="00810894" w:rsidRPr="00810894" w:rsidRDefault="00810894" w:rsidP="00810894">
      <w:pPr>
        <w:pStyle w:val="Draft"/>
      </w:pPr>
      <w:r>
        <w:t>Draft Regulations laid before Senedd Cymru in accordance with the Senedd approval procedure under section 150(2) of the Welsh Language (Wales) Measure 2011 (nawm 1).</w:t>
      </w:r>
    </w:p>
    <w:p w14:paraId="01C4DBBD" w14:textId="77777777" w:rsidR="00810894" w:rsidRDefault="00810894" w:rsidP="00810894">
      <w:pPr>
        <w:pStyle w:val="Banner"/>
      </w:pPr>
      <w:r>
        <w:t>DRAFT WELSH STATUTORY INSTRUMENTS</w:t>
      </w:r>
    </w:p>
    <w:p w14:paraId="782E8001" w14:textId="77777777" w:rsidR="00810894" w:rsidRDefault="00810894" w:rsidP="00810894">
      <w:pPr>
        <w:pStyle w:val="Number"/>
      </w:pPr>
      <w:r>
        <w:t>2026 No. (</w:t>
      </w:r>
      <w:proofErr w:type="gramStart"/>
      <w:r>
        <w:t>W. )</w:t>
      </w:r>
      <w:proofErr w:type="gramEnd"/>
    </w:p>
    <w:p w14:paraId="2AF195DC" w14:textId="77777777" w:rsidR="00810894" w:rsidRDefault="00810894" w:rsidP="00810894">
      <w:pPr>
        <w:pStyle w:val="subject"/>
      </w:pPr>
      <w:r>
        <w:t>WELSH LANGUAGE</w:t>
      </w:r>
    </w:p>
    <w:p w14:paraId="110EEE45" w14:textId="77777777" w:rsidR="00810894" w:rsidRDefault="00810894" w:rsidP="00810894">
      <w:pPr>
        <w:pStyle w:val="Title"/>
      </w:pPr>
      <w:r>
        <w:t>The Welsh Language Standards (No. 10) Regulations 2026</w:t>
      </w:r>
    </w:p>
    <w:p w14:paraId="04D77C46" w14:textId="77777777" w:rsidR="00810894" w:rsidRDefault="00810894" w:rsidP="00810894">
      <w:pPr>
        <w:pStyle w:val="XNote"/>
      </w:pPr>
      <w:r>
        <w:t>EXPLANATORY NOTE</w:t>
      </w:r>
    </w:p>
    <w:p w14:paraId="59C74D8A" w14:textId="77777777" w:rsidR="00810894" w:rsidRDefault="00810894" w:rsidP="00810894">
      <w:pPr>
        <w:pStyle w:val="XNotenote"/>
      </w:pPr>
      <w:r>
        <w:t>(This note is not part of the Regulations)</w:t>
      </w:r>
    </w:p>
    <w:p w14:paraId="4DF6853E" w14:textId="77777777" w:rsidR="00810894" w:rsidRPr="00763B6C" w:rsidRDefault="00810894" w:rsidP="00810894">
      <w:pPr>
        <w:pStyle w:val="T1Indent"/>
        <w:rPr>
          <w:lang w:val="en-US"/>
        </w:rPr>
      </w:pPr>
      <w:r w:rsidRPr="00763B6C">
        <w:rPr>
          <w:lang w:val="en-US"/>
        </w:rPr>
        <w:t>The Welsh Language (Wales) Measure 2011 (nawm 1) (“the 2011 Measure”) makes provision for the specification of standards of conduct in relation to the Welsh language (“standards”). These replace the system of Welsh language schemes provided for by the Welsh Language Act 1993 (c. 38).</w:t>
      </w:r>
    </w:p>
    <w:p w14:paraId="05627AC3" w14:textId="77777777" w:rsidR="00810894" w:rsidRPr="00763B6C" w:rsidRDefault="00810894" w:rsidP="00810894">
      <w:pPr>
        <w:pStyle w:val="T1Indent"/>
        <w:rPr>
          <w:lang w:val="en-US"/>
        </w:rPr>
      </w:pPr>
      <w:r w:rsidRPr="00763B6C">
        <w:rPr>
          <w:lang w:val="en-US"/>
        </w:rPr>
        <w:t xml:space="preserve">Section 26 of the 2011 Measure enables the Welsh Ministers to specify standards, and section 39 enables them to provide that a standard is specifically applicable to a person by </w:t>
      </w:r>
      <w:proofErr w:type="spellStart"/>
      <w:r w:rsidRPr="00763B6C">
        <w:rPr>
          <w:lang w:val="en-US"/>
        </w:rPr>
        <w:t>authorising</w:t>
      </w:r>
      <w:proofErr w:type="spellEnd"/>
      <w:r w:rsidRPr="00763B6C">
        <w:rPr>
          <w:lang w:val="en-US"/>
        </w:rPr>
        <w:t xml:space="preserve"> the Welsh Language Commissioner (“the Commissioner”) to give a notice to that person requiring compliance with the standard (a “compliance notice”).</w:t>
      </w:r>
    </w:p>
    <w:p w14:paraId="2E0C3926" w14:textId="77777777" w:rsidR="00810894" w:rsidRDefault="00810894" w:rsidP="00810894">
      <w:pPr>
        <w:pStyle w:val="T1Indent"/>
        <w:rPr>
          <w:lang w:val="en-US"/>
        </w:rPr>
      </w:pPr>
      <w:r w:rsidRPr="00763B6C">
        <w:rPr>
          <w:lang w:val="en-US"/>
        </w:rPr>
        <w:t xml:space="preserve">These Regulations specify standards in relation to the conduct of </w:t>
      </w:r>
      <w:r>
        <w:rPr>
          <w:lang w:val="en-US"/>
        </w:rPr>
        <w:t>registered</w:t>
      </w:r>
      <w:r w:rsidR="005845DA">
        <w:rPr>
          <w:lang w:val="en-US"/>
        </w:rPr>
        <w:t xml:space="preserve"> </w:t>
      </w:r>
      <w:r>
        <w:rPr>
          <w:lang w:val="en-US"/>
        </w:rPr>
        <w:t xml:space="preserve">social landlords in Wales </w:t>
      </w:r>
      <w:r w:rsidRPr="00763B6C">
        <w:rPr>
          <w:lang w:val="en-US"/>
        </w:rPr>
        <w:t xml:space="preserve">(which are referred to in the Regulations as “bodies”). </w:t>
      </w:r>
    </w:p>
    <w:p w14:paraId="25F92406" w14:textId="77777777" w:rsidR="00810894" w:rsidRDefault="00810894" w:rsidP="00810894">
      <w:pPr>
        <w:pStyle w:val="T1Indent"/>
        <w:rPr>
          <w:lang w:val="en-US"/>
        </w:rPr>
      </w:pPr>
      <w:r w:rsidRPr="00763B6C">
        <w:rPr>
          <w:lang w:val="en-US"/>
        </w:rPr>
        <w:t xml:space="preserve">The Regulations also </w:t>
      </w:r>
      <w:proofErr w:type="spellStart"/>
      <w:r w:rsidRPr="00763B6C">
        <w:rPr>
          <w:lang w:val="en-US"/>
        </w:rPr>
        <w:t>authorise</w:t>
      </w:r>
      <w:proofErr w:type="spellEnd"/>
      <w:r w:rsidRPr="00763B6C">
        <w:rPr>
          <w:lang w:val="en-US"/>
        </w:rPr>
        <w:t xml:space="preserve"> the Commissioner to give compliance notice</w:t>
      </w:r>
      <w:r>
        <w:rPr>
          <w:lang w:val="en-US"/>
        </w:rPr>
        <w:t xml:space="preserve"> to those bodies</w:t>
      </w:r>
      <w:r w:rsidRPr="00763B6C">
        <w:rPr>
          <w:lang w:val="en-US"/>
        </w:rPr>
        <w:t>, in relation to standards specified by the Regulations.</w:t>
      </w:r>
      <w:r>
        <w:rPr>
          <w:lang w:val="en-US"/>
        </w:rPr>
        <w:t xml:space="preserve"> </w:t>
      </w:r>
    </w:p>
    <w:p w14:paraId="61E7BD04" w14:textId="77777777" w:rsidR="005845DA" w:rsidRPr="00763B6C" w:rsidRDefault="005845DA" w:rsidP="00810894">
      <w:pPr>
        <w:pStyle w:val="T1Indent"/>
        <w:rPr>
          <w:lang w:val="en-US"/>
        </w:rPr>
      </w:pPr>
      <w:r>
        <w:rPr>
          <w:lang w:val="en-US"/>
        </w:rPr>
        <w:t xml:space="preserve">The Regulations amend </w:t>
      </w:r>
      <w:r w:rsidRPr="005845DA">
        <w:rPr>
          <w:lang w:val="en-US"/>
        </w:rPr>
        <w:t xml:space="preserve">the Welsh Language Standards (No. </w:t>
      </w:r>
      <w:r>
        <w:rPr>
          <w:lang w:val="en-US"/>
        </w:rPr>
        <w:t>2</w:t>
      </w:r>
      <w:r w:rsidRPr="005845DA">
        <w:rPr>
          <w:lang w:val="en-US"/>
        </w:rPr>
        <w:t xml:space="preserve">) Regulations 2016 </w:t>
      </w:r>
      <w:r w:rsidR="000C0D49">
        <w:rPr>
          <w:lang w:val="en-US"/>
        </w:rPr>
        <w:t>to</w:t>
      </w:r>
      <w:r w:rsidR="009A53B2">
        <w:rPr>
          <w:lang w:val="en-US"/>
        </w:rPr>
        <w:t xml:space="preserve"> add </w:t>
      </w:r>
      <w:r w:rsidR="000C0D49">
        <w:rPr>
          <w:lang w:val="en-US"/>
        </w:rPr>
        <w:t>Community Housing Cymru to Schedule 6 to those Regulations</w:t>
      </w:r>
      <w:r w:rsidRPr="005845DA">
        <w:rPr>
          <w:lang w:val="en-US"/>
        </w:rPr>
        <w:t xml:space="preserve">. </w:t>
      </w:r>
    </w:p>
    <w:p w14:paraId="124B1D32" w14:textId="77777777" w:rsidR="00810894" w:rsidRDefault="00810894" w:rsidP="00810894">
      <w:pPr>
        <w:pStyle w:val="T1Indent"/>
        <w:rPr>
          <w:lang w:val="en-US"/>
        </w:rPr>
      </w:pPr>
      <w:r w:rsidRPr="00763B6C">
        <w:rPr>
          <w:lang w:val="en-US"/>
        </w:rPr>
        <w:t xml:space="preserve">In accordance with section 44 of the 2011 Measure, the Commissioner may (by way of a compliance notice) require a body to comply with one or more standards that are specifically applicable to it. To reflect that, the standards specified by the Regulations are expressed in the second person narrative, meaning that they are in </w:t>
      </w:r>
      <w:r w:rsidRPr="00763B6C">
        <w:rPr>
          <w:lang w:val="en-US"/>
        </w:rPr>
        <w:lastRenderedPageBreak/>
        <w:t>“you must” form (where “you” means the relevant body in each case).</w:t>
      </w:r>
    </w:p>
    <w:p w14:paraId="66ABB95D" w14:textId="77777777" w:rsidR="00810894" w:rsidRDefault="00810894" w:rsidP="00810894">
      <w:pPr>
        <w:pStyle w:val="T1Indent"/>
        <w:rPr>
          <w:lang w:val="en-US"/>
        </w:rPr>
      </w:pPr>
      <w:r w:rsidRPr="00763B6C">
        <w:rPr>
          <w:lang w:val="en-US"/>
        </w:rPr>
        <w:t>Using the flexibility provided by section 44 of the 2011 Measure the Commissioner may (if it is reasonable and proportionate, and the Commissioner wishes to do so) require a body to comply with one standard in some circumstances and another standard</w:t>
      </w:r>
      <w:r>
        <w:rPr>
          <w:lang w:val="en-US"/>
        </w:rPr>
        <w:t xml:space="preserve"> </w:t>
      </w:r>
      <w:r w:rsidRPr="00763B6C">
        <w:rPr>
          <w:lang w:val="en-US"/>
        </w:rPr>
        <w:t xml:space="preserve">in other circumstances. For example, if a standard is specifically applicable to a body the Commissioner may require the body to comply with the standard in some circumstances but not </w:t>
      </w:r>
      <w:proofErr w:type="gramStart"/>
      <w:r w:rsidRPr="00763B6C">
        <w:rPr>
          <w:lang w:val="en-US"/>
        </w:rPr>
        <w:t>others, or</w:t>
      </w:r>
      <w:proofErr w:type="gramEnd"/>
      <w:r w:rsidRPr="00763B6C">
        <w:rPr>
          <w:lang w:val="en-US"/>
        </w:rPr>
        <w:t xml:space="preserve"> require it to comply with the standard only in some areas. Similarly if two or more standards relate to a specific conduct (for example, standards 8 to 11 in relation to answering telephone calls), the Commissioner may (by way of a compliance notice) require a body to comply with one of those standards only, or with different standards at different times, in different circumstances, or in different areas; as is appropriate for the body. The Commissioner is not, therefore, obliged to require </w:t>
      </w:r>
      <w:proofErr w:type="spellStart"/>
      <w:proofErr w:type="gramStart"/>
      <w:r w:rsidRPr="00763B6C">
        <w:rPr>
          <w:lang w:val="en-US"/>
        </w:rPr>
        <w:t>every</w:t>
      </w:r>
      <w:r>
        <w:rPr>
          <w:lang w:val="en-US"/>
        </w:rPr>
        <w:t xml:space="preserve"> </w:t>
      </w:r>
      <w:r w:rsidRPr="00763B6C">
        <w:rPr>
          <w:lang w:val="en-US"/>
        </w:rPr>
        <w:t>body</w:t>
      </w:r>
      <w:proofErr w:type="spellEnd"/>
      <w:proofErr w:type="gramEnd"/>
      <w:r w:rsidRPr="00763B6C">
        <w:rPr>
          <w:lang w:val="en-US"/>
        </w:rPr>
        <w:t xml:space="preserve"> to comply with every standard.</w:t>
      </w:r>
    </w:p>
    <w:p w14:paraId="64F31972" w14:textId="77777777" w:rsidR="00810894" w:rsidRDefault="00810894" w:rsidP="00810894">
      <w:pPr>
        <w:pStyle w:val="T1Indent"/>
        <w:rPr>
          <w:color w:val="000000"/>
          <w:spacing w:val="2"/>
          <w:szCs w:val="22"/>
          <w:lang w:val="en-US"/>
        </w:rPr>
      </w:pPr>
      <w:r w:rsidRPr="00763B6C">
        <w:rPr>
          <w:color w:val="000000"/>
          <w:spacing w:val="2"/>
          <w:szCs w:val="22"/>
          <w:lang w:val="en-US"/>
        </w:rPr>
        <w:t xml:space="preserve">In accordance with section 46 of the 2011 Measure, the compliance notice given to a body must state the imposition day, or imposition </w:t>
      </w:r>
      <w:proofErr w:type="gramStart"/>
      <w:r w:rsidRPr="00763B6C">
        <w:rPr>
          <w:color w:val="000000"/>
          <w:spacing w:val="2"/>
          <w:szCs w:val="22"/>
          <w:lang w:val="en-US"/>
        </w:rPr>
        <w:t>days;</w:t>
      </w:r>
      <w:proofErr w:type="gramEnd"/>
      <w:r w:rsidRPr="00763B6C">
        <w:rPr>
          <w:color w:val="000000"/>
          <w:spacing w:val="2"/>
          <w:szCs w:val="22"/>
          <w:lang w:val="en-US"/>
        </w:rPr>
        <w:t xml:space="preserve"> meaning the day or days upon which the body becomes required to comply with a standard (or comply with a standard in a specific way). Using the flexibility provided for by section 46, the Commissioner may set an early imposition day for a body to comply with a standard (provided this is at least 6 months after the date on which the body was given the related compliance notice), or set an imposition day further in the future (for example</w:t>
      </w:r>
      <w:r w:rsidR="00474A3E">
        <w:rPr>
          <w:color w:val="000000"/>
          <w:spacing w:val="2"/>
          <w:szCs w:val="22"/>
          <w:lang w:val="en-US"/>
        </w:rPr>
        <w:t>,</w:t>
      </w:r>
      <w:r w:rsidRPr="00763B6C">
        <w:rPr>
          <w:color w:val="000000"/>
          <w:spacing w:val="2"/>
          <w:szCs w:val="22"/>
          <w:lang w:val="en-US"/>
        </w:rPr>
        <w:t xml:space="preserve"> in relation to more challenging standards).</w:t>
      </w:r>
    </w:p>
    <w:p w14:paraId="5D24237F" w14:textId="77777777" w:rsidR="00810894" w:rsidRDefault="00810894" w:rsidP="00810894">
      <w:pPr>
        <w:pStyle w:val="T1Indent"/>
        <w:rPr>
          <w:color w:val="000000"/>
          <w:spacing w:val="1"/>
          <w:szCs w:val="22"/>
          <w:lang w:val="en-US"/>
        </w:rPr>
      </w:pPr>
      <w:r w:rsidRPr="00763B6C">
        <w:rPr>
          <w:color w:val="000000"/>
          <w:spacing w:val="1"/>
          <w:szCs w:val="22"/>
          <w:lang w:val="en-US"/>
        </w:rPr>
        <w:t xml:space="preserve">Where a standard specified in these Regulations requires written material to be displayed or provided in Welsh, or for a service to be provided in Welsh, this does not mean that </w:t>
      </w:r>
      <w:r>
        <w:rPr>
          <w:color w:val="000000"/>
          <w:spacing w:val="1"/>
          <w:szCs w:val="22"/>
          <w:lang w:val="en-US"/>
        </w:rPr>
        <w:t>the</w:t>
      </w:r>
      <w:r w:rsidRPr="00763B6C">
        <w:rPr>
          <w:color w:val="000000"/>
          <w:spacing w:val="1"/>
          <w:szCs w:val="22"/>
          <w:lang w:val="en-US"/>
        </w:rPr>
        <w:t xml:space="preserve"> material must be displayed or provided in Welsh only, or that </w:t>
      </w:r>
      <w:r>
        <w:rPr>
          <w:color w:val="000000"/>
          <w:spacing w:val="1"/>
          <w:szCs w:val="22"/>
          <w:lang w:val="en-US"/>
        </w:rPr>
        <w:t>the</w:t>
      </w:r>
      <w:r w:rsidRPr="00763B6C">
        <w:rPr>
          <w:color w:val="000000"/>
          <w:spacing w:val="1"/>
          <w:szCs w:val="22"/>
          <w:lang w:val="en-US"/>
        </w:rPr>
        <w:t xml:space="preserve"> service must only be provided in Welsh (unless that is specifically stated).</w:t>
      </w:r>
    </w:p>
    <w:p w14:paraId="4E72AD5B" w14:textId="77777777" w:rsidR="00810894" w:rsidRDefault="00810894" w:rsidP="00810894">
      <w:pPr>
        <w:pStyle w:val="T1Indent"/>
        <w:rPr>
          <w:color w:val="000000"/>
          <w:szCs w:val="22"/>
          <w:lang w:val="en-US"/>
        </w:rPr>
      </w:pPr>
      <w:r w:rsidRPr="00763B6C">
        <w:rPr>
          <w:b/>
          <w:color w:val="000000"/>
          <w:szCs w:val="22"/>
          <w:lang w:val="en-US"/>
        </w:rPr>
        <w:t xml:space="preserve">Schedule 1 </w:t>
      </w:r>
      <w:r w:rsidRPr="00763B6C">
        <w:rPr>
          <w:color w:val="000000"/>
          <w:szCs w:val="22"/>
          <w:lang w:val="en-US"/>
        </w:rPr>
        <w:t xml:space="preserve">to the Regulations specifies </w:t>
      </w:r>
      <w:r w:rsidRPr="00763B6C">
        <w:rPr>
          <w:b/>
          <w:color w:val="000000"/>
          <w:szCs w:val="22"/>
          <w:lang w:val="en-US"/>
        </w:rPr>
        <w:t>service delivery standards</w:t>
      </w:r>
      <w:r w:rsidRPr="00763B6C">
        <w:rPr>
          <w:color w:val="000000"/>
          <w:szCs w:val="22"/>
          <w:lang w:val="en-US"/>
        </w:rPr>
        <w:t xml:space="preserve">. Section 28 of the 2011 Measure provides that a “service delivery standard’ means a standard that relates to a service delivery </w:t>
      </w:r>
      <w:proofErr w:type="gramStart"/>
      <w:r w:rsidRPr="00763B6C">
        <w:rPr>
          <w:color w:val="000000"/>
          <w:szCs w:val="22"/>
          <w:lang w:val="en-US"/>
        </w:rPr>
        <w:t>activity, and</w:t>
      </w:r>
      <w:proofErr w:type="gramEnd"/>
      <w:r w:rsidRPr="00763B6C">
        <w:rPr>
          <w:color w:val="000000"/>
          <w:szCs w:val="22"/>
          <w:lang w:val="en-US"/>
        </w:rPr>
        <w:t xml:space="preserve"> is intended to promote or facilitate the use of the Welsh language, or to work towards ensuring that the Welsh language is treated no less </w:t>
      </w:r>
      <w:proofErr w:type="spellStart"/>
      <w:r w:rsidRPr="00763B6C">
        <w:rPr>
          <w:color w:val="000000"/>
          <w:szCs w:val="22"/>
          <w:lang w:val="en-US"/>
        </w:rPr>
        <w:t>favourably</w:t>
      </w:r>
      <w:proofErr w:type="spellEnd"/>
      <w:r w:rsidRPr="00763B6C">
        <w:rPr>
          <w:color w:val="000000"/>
          <w:szCs w:val="22"/>
          <w:lang w:val="en-US"/>
        </w:rPr>
        <w:t xml:space="preserve"> than the English language when that activity is carried out. A “service delivery activity” means a person delivering services to another </w:t>
      </w:r>
      <w:proofErr w:type="gramStart"/>
      <w:r w:rsidRPr="00763B6C">
        <w:rPr>
          <w:color w:val="000000"/>
          <w:szCs w:val="22"/>
          <w:lang w:val="en-US"/>
        </w:rPr>
        <w:t>person, or</w:t>
      </w:r>
      <w:proofErr w:type="gramEnd"/>
      <w:r w:rsidRPr="00763B6C">
        <w:rPr>
          <w:color w:val="000000"/>
          <w:szCs w:val="22"/>
          <w:lang w:val="en-US"/>
        </w:rPr>
        <w:t xml:space="preserve"> dealing with any other person in connection with delivering services to that other person, or to a third person.</w:t>
      </w:r>
    </w:p>
    <w:p w14:paraId="20715D51" w14:textId="77777777" w:rsidR="00810894" w:rsidRPr="00763B6C" w:rsidRDefault="00810894" w:rsidP="00810894">
      <w:pPr>
        <w:pStyle w:val="T1Indent"/>
        <w:rPr>
          <w:b/>
          <w:color w:val="000000"/>
          <w:szCs w:val="22"/>
          <w:lang w:val="en-US"/>
        </w:rPr>
      </w:pPr>
      <w:r w:rsidRPr="00763B6C">
        <w:rPr>
          <w:b/>
          <w:color w:val="000000"/>
          <w:szCs w:val="22"/>
          <w:lang w:val="en-US"/>
        </w:rPr>
        <w:lastRenderedPageBreak/>
        <w:t xml:space="preserve">Schedule 2 </w:t>
      </w:r>
      <w:proofErr w:type="gramStart"/>
      <w:r w:rsidRPr="00763B6C">
        <w:rPr>
          <w:color w:val="000000"/>
          <w:szCs w:val="22"/>
          <w:lang w:val="en-US"/>
        </w:rPr>
        <w:t>to</w:t>
      </w:r>
      <w:proofErr w:type="gramEnd"/>
      <w:r w:rsidRPr="00763B6C">
        <w:rPr>
          <w:color w:val="000000"/>
          <w:szCs w:val="22"/>
          <w:lang w:val="en-US"/>
        </w:rPr>
        <w:t xml:space="preserve"> the Regulations specifies </w:t>
      </w:r>
      <w:r w:rsidRPr="00763B6C">
        <w:rPr>
          <w:b/>
          <w:color w:val="000000"/>
          <w:szCs w:val="22"/>
          <w:lang w:val="en-US"/>
        </w:rPr>
        <w:t>policy making standards</w:t>
      </w:r>
      <w:r w:rsidRPr="00763B6C">
        <w:rPr>
          <w:color w:val="000000"/>
          <w:szCs w:val="22"/>
          <w:lang w:val="en-US"/>
        </w:rPr>
        <w:t>. Section 29 of the 2011 Measure provides that a “policy making standard” means a standard that relates to a policy decision, and is intended to secure, or to contribute to securing, that the person making the policy decision considers one or more of the following—</w:t>
      </w:r>
    </w:p>
    <w:p w14:paraId="3815BD6D" w14:textId="77777777" w:rsidR="00810894" w:rsidRPr="00763B6C" w:rsidRDefault="00810894" w:rsidP="00810894">
      <w:pPr>
        <w:pStyle w:val="N3"/>
        <w:rPr>
          <w:lang w:val="en-US"/>
        </w:rPr>
      </w:pPr>
      <w:r w:rsidRPr="00763B6C">
        <w:rPr>
          <w:lang w:val="en-US"/>
        </w:rPr>
        <w:t xml:space="preserve">what effects, if any, (whether positive or adverse) the policy decision would have on opportunities for people to use the Welsh language, or on treating the Welsh language no less </w:t>
      </w:r>
      <w:proofErr w:type="spellStart"/>
      <w:r w:rsidRPr="00763B6C">
        <w:rPr>
          <w:lang w:val="en-US"/>
        </w:rPr>
        <w:t>favourably</w:t>
      </w:r>
      <w:proofErr w:type="spellEnd"/>
      <w:r w:rsidRPr="00763B6C">
        <w:rPr>
          <w:lang w:val="en-US"/>
        </w:rPr>
        <w:t xml:space="preserve"> than the English </w:t>
      </w:r>
      <w:proofErr w:type="gramStart"/>
      <w:r w:rsidRPr="00763B6C">
        <w:rPr>
          <w:lang w:val="en-US"/>
        </w:rPr>
        <w:t>language;</w:t>
      </w:r>
      <w:proofErr w:type="gramEnd"/>
    </w:p>
    <w:p w14:paraId="3510BFA3" w14:textId="77777777" w:rsidR="00810894" w:rsidRPr="00763B6C" w:rsidRDefault="00810894" w:rsidP="00810894">
      <w:pPr>
        <w:pStyle w:val="N3"/>
        <w:rPr>
          <w:lang w:val="en-US"/>
        </w:rPr>
      </w:pPr>
      <w:r w:rsidRPr="00763B6C">
        <w:rPr>
          <w:lang w:val="en-US"/>
        </w:rPr>
        <w:t xml:space="preserve">how the decision could be made so that the decision has positive effects, or increased positive effects, on opportunities for people to use the Welsh language, or on treating the Welsh language no less </w:t>
      </w:r>
      <w:proofErr w:type="spellStart"/>
      <w:r w:rsidRPr="00763B6C">
        <w:rPr>
          <w:lang w:val="en-US"/>
        </w:rPr>
        <w:t>favourably</w:t>
      </w:r>
      <w:proofErr w:type="spellEnd"/>
      <w:r w:rsidRPr="00763B6C">
        <w:rPr>
          <w:lang w:val="en-US"/>
        </w:rPr>
        <w:t xml:space="preserve"> than the English </w:t>
      </w:r>
      <w:proofErr w:type="gramStart"/>
      <w:r w:rsidRPr="00763B6C">
        <w:rPr>
          <w:lang w:val="en-US"/>
        </w:rPr>
        <w:t>language;</w:t>
      </w:r>
      <w:proofErr w:type="gramEnd"/>
    </w:p>
    <w:p w14:paraId="5E949D2A" w14:textId="77777777" w:rsidR="00810894" w:rsidRPr="00763B6C" w:rsidRDefault="00810894" w:rsidP="00810894">
      <w:pPr>
        <w:pStyle w:val="N3"/>
        <w:rPr>
          <w:lang w:val="en-US"/>
        </w:rPr>
      </w:pPr>
      <w:r w:rsidRPr="00763B6C">
        <w:rPr>
          <w:lang w:val="en-US"/>
        </w:rPr>
        <w:t xml:space="preserve">how the decision could be made so that the decision does not have adverse effects, or has decreased adverse effects, on opportunities for other persons to use the Welsh language, or on treating the Welsh language no less </w:t>
      </w:r>
      <w:proofErr w:type="spellStart"/>
      <w:r w:rsidRPr="00763B6C">
        <w:rPr>
          <w:lang w:val="en-US"/>
        </w:rPr>
        <w:t>favourably</w:t>
      </w:r>
      <w:proofErr w:type="spellEnd"/>
      <w:r w:rsidRPr="00763B6C">
        <w:rPr>
          <w:lang w:val="en-US"/>
        </w:rPr>
        <w:t xml:space="preserve"> than the English language.</w:t>
      </w:r>
    </w:p>
    <w:p w14:paraId="065E4301" w14:textId="77777777" w:rsidR="00810894" w:rsidRPr="00763B6C" w:rsidRDefault="00810894" w:rsidP="00810894">
      <w:pPr>
        <w:pStyle w:val="T1Indent"/>
        <w:rPr>
          <w:b/>
          <w:lang w:val="en-US"/>
        </w:rPr>
      </w:pPr>
      <w:r w:rsidRPr="00763B6C">
        <w:rPr>
          <w:b/>
          <w:lang w:val="en-US"/>
        </w:rPr>
        <w:t xml:space="preserve">Schedule 3 </w:t>
      </w:r>
      <w:r w:rsidRPr="00763B6C">
        <w:rPr>
          <w:lang w:val="en-US"/>
        </w:rPr>
        <w:t xml:space="preserve">to the Regulations specifies </w:t>
      </w:r>
      <w:r w:rsidRPr="00763B6C">
        <w:rPr>
          <w:b/>
          <w:lang w:val="en-US"/>
        </w:rPr>
        <w:t>operational standards</w:t>
      </w:r>
      <w:r w:rsidRPr="00763B6C">
        <w:rPr>
          <w:lang w:val="en-US"/>
        </w:rPr>
        <w:t>. Section 30 of the 2011 Measure provides that an “operational standard” means a standard that relates to the functions, or a business or other undertaking (“relevant activities”) of a person (“A”), that is intended to promote or facilitate the use of the Welsh language—</w:t>
      </w:r>
    </w:p>
    <w:p w14:paraId="693D42AB" w14:textId="77777777" w:rsidR="00810894" w:rsidRPr="007C1649" w:rsidRDefault="00810894" w:rsidP="00810894">
      <w:pPr>
        <w:pStyle w:val="N3"/>
        <w:numPr>
          <w:ilvl w:val="2"/>
          <w:numId w:val="2"/>
        </w:numPr>
        <w:rPr>
          <w:lang w:val="en-US"/>
        </w:rPr>
      </w:pPr>
      <w:r w:rsidRPr="007C1649">
        <w:rPr>
          <w:lang w:val="en-US"/>
        </w:rPr>
        <w:t>by A in carrying out A’s relevant activities,</w:t>
      </w:r>
    </w:p>
    <w:p w14:paraId="6E339AFF" w14:textId="77777777" w:rsidR="00810894" w:rsidRPr="00763B6C" w:rsidRDefault="00810894" w:rsidP="00810894">
      <w:pPr>
        <w:pStyle w:val="N3"/>
        <w:rPr>
          <w:lang w:val="en-US"/>
        </w:rPr>
      </w:pPr>
      <w:r w:rsidRPr="00763B6C">
        <w:rPr>
          <w:lang w:val="en-US"/>
        </w:rPr>
        <w:t>by A and another person in dealings between them in connection with A’s relevant activities, or</w:t>
      </w:r>
    </w:p>
    <w:p w14:paraId="4CCE12A9" w14:textId="77777777" w:rsidR="00810894" w:rsidRPr="00763B6C" w:rsidRDefault="00810894" w:rsidP="00810894">
      <w:pPr>
        <w:pStyle w:val="N3"/>
        <w:rPr>
          <w:lang w:val="en-US"/>
        </w:rPr>
      </w:pPr>
      <w:r w:rsidRPr="00763B6C">
        <w:rPr>
          <w:lang w:val="en-US"/>
        </w:rPr>
        <w:t>by a person other than A in carrying out activities for the purposes of, or in connection with, A’s relevant activities.</w:t>
      </w:r>
    </w:p>
    <w:p w14:paraId="18AEB823" w14:textId="77777777" w:rsidR="00810894" w:rsidRPr="00763B6C" w:rsidRDefault="00810894" w:rsidP="00810894">
      <w:pPr>
        <w:pStyle w:val="T1Indent"/>
        <w:rPr>
          <w:b/>
          <w:lang w:val="en-US"/>
        </w:rPr>
      </w:pPr>
      <w:r w:rsidRPr="00763B6C">
        <w:rPr>
          <w:b/>
          <w:lang w:val="en-US"/>
        </w:rPr>
        <w:t xml:space="preserve">Schedule </w:t>
      </w:r>
      <w:r>
        <w:rPr>
          <w:b/>
          <w:lang w:val="en-US"/>
        </w:rPr>
        <w:t>4</w:t>
      </w:r>
      <w:r w:rsidRPr="00763B6C">
        <w:rPr>
          <w:b/>
          <w:lang w:val="en-US"/>
        </w:rPr>
        <w:t xml:space="preserve"> </w:t>
      </w:r>
      <w:r w:rsidRPr="00763B6C">
        <w:rPr>
          <w:lang w:val="en-US"/>
        </w:rPr>
        <w:t xml:space="preserve">to the Regulations specifies </w:t>
      </w:r>
      <w:r w:rsidRPr="00763B6C">
        <w:rPr>
          <w:b/>
          <w:lang w:val="en-US"/>
        </w:rPr>
        <w:t>record keeping standards</w:t>
      </w:r>
      <w:r w:rsidRPr="00763B6C">
        <w:rPr>
          <w:lang w:val="en-US"/>
        </w:rPr>
        <w:t>. Section 32 of the 2011 Measure provides that a “record keeping standard” is a standard relating to the keeping of records about other specified standards, records about complaints concerning compliance with other specified standards, or records about other complaints concerning the Welsh language.</w:t>
      </w:r>
    </w:p>
    <w:p w14:paraId="01DAC8EC" w14:textId="77777777" w:rsidR="00810894" w:rsidRPr="00763B6C" w:rsidRDefault="00810894" w:rsidP="00810894">
      <w:pPr>
        <w:pStyle w:val="T1Indent"/>
        <w:rPr>
          <w:b/>
          <w:lang w:val="en-US"/>
        </w:rPr>
      </w:pPr>
      <w:r w:rsidRPr="00763B6C">
        <w:rPr>
          <w:b/>
          <w:lang w:val="en-US"/>
        </w:rPr>
        <w:t xml:space="preserve">Schedule </w:t>
      </w:r>
      <w:r>
        <w:rPr>
          <w:b/>
          <w:lang w:val="en-US"/>
        </w:rPr>
        <w:t>5</w:t>
      </w:r>
      <w:r w:rsidRPr="00763B6C">
        <w:rPr>
          <w:b/>
          <w:lang w:val="en-US"/>
        </w:rPr>
        <w:t xml:space="preserve"> </w:t>
      </w:r>
      <w:r w:rsidRPr="00763B6C">
        <w:rPr>
          <w:lang w:val="en-US"/>
        </w:rPr>
        <w:t xml:space="preserve">to the Regulations specifies </w:t>
      </w:r>
      <w:r w:rsidRPr="00763B6C">
        <w:rPr>
          <w:b/>
          <w:lang w:val="en-US"/>
        </w:rPr>
        <w:t>standards that deal with supplementary matters</w:t>
      </w:r>
      <w:r w:rsidRPr="00763B6C">
        <w:rPr>
          <w:lang w:val="en-US"/>
        </w:rPr>
        <w:t xml:space="preserve">. These are specific forms of standards that deal with the matters referred to in section 27(4) of the 2011 Measure (which are supplementary to the matters dealt with in Schedules 1 to </w:t>
      </w:r>
      <w:r>
        <w:rPr>
          <w:lang w:val="en-US"/>
        </w:rPr>
        <w:t>4</w:t>
      </w:r>
      <w:r w:rsidRPr="00763B6C">
        <w:rPr>
          <w:lang w:val="en-US"/>
        </w:rPr>
        <w:t>).</w:t>
      </w:r>
    </w:p>
    <w:p w14:paraId="415AADAC" w14:textId="77777777" w:rsidR="007E2199" w:rsidRDefault="00810894" w:rsidP="00810894">
      <w:pPr>
        <w:pStyle w:val="T1Indent"/>
        <w:pageBreakBefore/>
        <w:rPr>
          <w:lang w:val="en-US"/>
        </w:rPr>
      </w:pPr>
      <w:r w:rsidRPr="00763B6C">
        <w:rPr>
          <w:lang w:val="en-US"/>
        </w:rPr>
        <w:lastRenderedPageBreak/>
        <w:t xml:space="preserve">The Welsh Ministers’ Code of Practice on the carrying out of Regulatory Impact Assessments was considered in relation to these Regulations. As a result, a regulatory impact assessment has been prepared as to the likely costs and benefits of complying with these Regulations. A copy can be obtained from </w:t>
      </w:r>
      <w:r>
        <w:rPr>
          <w:lang w:val="en-US"/>
        </w:rPr>
        <w:t>Cymraeg 2050 Division</w:t>
      </w:r>
      <w:r w:rsidRPr="00763B6C">
        <w:rPr>
          <w:lang w:val="en-US"/>
        </w:rPr>
        <w:t>, Welsh Government, Cathays Park, Cardiff, CF10 3NQ.</w:t>
      </w:r>
    </w:p>
    <w:p w14:paraId="4EC57235" w14:textId="77777777" w:rsidR="00810894" w:rsidRDefault="007E2199" w:rsidP="00810894">
      <w:pPr>
        <w:pStyle w:val="Draft"/>
      </w:pPr>
      <w:r>
        <w:br w:type="page"/>
      </w:r>
      <w:r w:rsidR="00810894">
        <w:lastRenderedPageBreak/>
        <w:t>Draft Regulations laid before Senedd Cymru in accordance with the Senedd approval procedure under section 150(2) of the Welsh Language (Wales) Measure 2011 (nawm 1).</w:t>
      </w:r>
    </w:p>
    <w:p w14:paraId="07BB3A1E" w14:textId="77777777" w:rsidR="00810894" w:rsidRDefault="00810894" w:rsidP="00810894">
      <w:pPr>
        <w:pStyle w:val="Banner"/>
      </w:pPr>
      <w:r>
        <w:t>DRAFT WELSH STATUTORY INSTRUMENTS</w:t>
      </w:r>
    </w:p>
    <w:p w14:paraId="34B142BA" w14:textId="77777777" w:rsidR="00810894" w:rsidRDefault="00810894" w:rsidP="00810894">
      <w:pPr>
        <w:pStyle w:val="Number"/>
      </w:pPr>
      <w:r>
        <w:t>2026 No. (</w:t>
      </w:r>
      <w:proofErr w:type="gramStart"/>
      <w:r>
        <w:t>W. )</w:t>
      </w:r>
      <w:proofErr w:type="gramEnd"/>
    </w:p>
    <w:p w14:paraId="0F59AB65" w14:textId="77777777" w:rsidR="00810894" w:rsidRDefault="00810894" w:rsidP="00810894">
      <w:pPr>
        <w:pStyle w:val="subject"/>
      </w:pPr>
      <w:r>
        <w:t>WELSH LANGUAGE</w:t>
      </w:r>
    </w:p>
    <w:p w14:paraId="7E1102A7" w14:textId="77777777" w:rsidR="00810894" w:rsidRDefault="00810894" w:rsidP="00810894">
      <w:pPr>
        <w:pStyle w:val="Title"/>
      </w:pPr>
      <w:r>
        <w:t>The Welsh Language Standards (No. 10) Regulations 2026</w:t>
      </w:r>
    </w:p>
    <w:p w14:paraId="6D9FAD03" w14:textId="77777777" w:rsidR="00810894" w:rsidRDefault="00810894" w:rsidP="00810894">
      <w:pPr>
        <w:pStyle w:val="Made"/>
        <w:tabs>
          <w:tab w:val="clear" w:pos="2438"/>
          <w:tab w:val="clear" w:pos="2835"/>
          <w:tab w:val="clear" w:pos="3232"/>
          <w:tab w:val="clear" w:pos="3629"/>
          <w:tab w:val="clear" w:pos="6804"/>
          <w:tab w:val="right" w:pos="4309"/>
        </w:tabs>
        <w:ind w:left="0" w:right="340"/>
      </w:pPr>
      <w:r>
        <w:t>Made</w:t>
      </w:r>
      <w:r>
        <w:tab/>
        <w:t>***</w:t>
      </w:r>
    </w:p>
    <w:p w14:paraId="21BD3F1B" w14:textId="77777777" w:rsidR="00810894" w:rsidRDefault="00810894" w:rsidP="00810894">
      <w:pPr>
        <w:pStyle w:val="Coming"/>
        <w:tabs>
          <w:tab w:val="clear" w:pos="6804"/>
          <w:tab w:val="right" w:pos="4309"/>
        </w:tabs>
        <w:ind w:left="0" w:right="340"/>
      </w:pPr>
      <w:r>
        <w:t>Coming into force</w:t>
      </w:r>
      <w:r>
        <w:tab/>
      </w:r>
    </w:p>
    <w:p w14:paraId="742AC1C0" w14:textId="77777777" w:rsidR="00810894" w:rsidRDefault="00810894" w:rsidP="00810894">
      <w:pPr>
        <w:pStyle w:val="Pre"/>
        <w:rPr>
          <w:color w:val="000000"/>
          <w:szCs w:val="22"/>
          <w:lang w:val="en-US"/>
        </w:rPr>
      </w:pPr>
      <w:r>
        <w:t xml:space="preserve">The </w:t>
      </w:r>
      <w:r w:rsidRPr="00763B6C">
        <w:rPr>
          <w:color w:val="000000"/>
          <w:szCs w:val="22"/>
          <w:lang w:val="en-US"/>
        </w:rPr>
        <w:t>Welsh Ministers,</w:t>
      </w:r>
      <w:r>
        <w:rPr>
          <w:color w:val="000000"/>
          <w:szCs w:val="22"/>
          <w:lang w:val="en-US"/>
        </w:rPr>
        <w:t xml:space="preserve"> </w:t>
      </w:r>
      <w:r w:rsidRPr="00763B6C">
        <w:rPr>
          <w:color w:val="000000"/>
          <w:szCs w:val="22"/>
          <w:lang w:val="en-US"/>
        </w:rPr>
        <w:t>in exercise of the powers conferred upon them by sections 26, 27, 39 and 150(5) of the Welsh Language (Wales) Measure 201</w:t>
      </w:r>
      <w:r>
        <w:rPr>
          <w:color w:val="000000"/>
          <w:szCs w:val="22"/>
          <w:lang w:val="en-US"/>
        </w:rPr>
        <w:t>1(</w:t>
      </w:r>
      <w:r>
        <w:rPr>
          <w:rStyle w:val="FootnoteReference"/>
          <w:color w:val="000000"/>
          <w:szCs w:val="22"/>
          <w:lang w:val="en-US"/>
        </w:rPr>
        <w:footnoteReference w:id="2"/>
      </w:r>
      <w:r>
        <w:rPr>
          <w:color w:val="000000"/>
          <w:szCs w:val="22"/>
          <w:lang w:val="en-US"/>
        </w:rPr>
        <w:t>) make the following Regulations.</w:t>
      </w:r>
      <w:r w:rsidRPr="00763B6C">
        <w:rPr>
          <w:color w:val="000000"/>
          <w:szCs w:val="22"/>
          <w:lang w:val="en-US"/>
        </w:rPr>
        <w:t xml:space="preserve"> </w:t>
      </w:r>
    </w:p>
    <w:p w14:paraId="2757E5E0" w14:textId="77777777" w:rsidR="00810894" w:rsidRDefault="00810894" w:rsidP="00810894">
      <w:pPr>
        <w:pStyle w:val="Pre"/>
        <w:rPr>
          <w:color w:val="000000"/>
          <w:szCs w:val="22"/>
          <w:lang w:val="en-US"/>
        </w:rPr>
      </w:pPr>
      <w:r>
        <w:t xml:space="preserve">These Regulations have been laid before Senedd Cymru in accordance with the Senedd approval </w:t>
      </w:r>
      <w:proofErr w:type="gramStart"/>
      <w:r>
        <w:t>procedure(</w:t>
      </w:r>
      <w:proofErr w:type="gramEnd"/>
      <w:r>
        <w:rPr>
          <w:rStyle w:val="FootnoteReference"/>
        </w:rPr>
        <w:footnoteReference w:id="3"/>
      </w:r>
      <w:r>
        <w:t xml:space="preserve">) </w:t>
      </w:r>
      <w:r>
        <w:rPr>
          <w:color w:val="000000"/>
          <w:szCs w:val="22"/>
          <w:lang w:val="en-US"/>
        </w:rPr>
        <w:t xml:space="preserve">under </w:t>
      </w:r>
      <w:r w:rsidRPr="00763B6C">
        <w:rPr>
          <w:color w:val="000000"/>
          <w:szCs w:val="22"/>
          <w:lang w:val="en-US"/>
        </w:rPr>
        <w:t xml:space="preserve">section 150(2) of </w:t>
      </w:r>
      <w:r>
        <w:rPr>
          <w:color w:val="000000"/>
          <w:szCs w:val="22"/>
          <w:lang w:val="en-US"/>
        </w:rPr>
        <w:t>the Welsh Language (Wales) Measure 2011(</w:t>
      </w:r>
      <w:r>
        <w:rPr>
          <w:rStyle w:val="FootnoteReference"/>
          <w:color w:val="000000"/>
          <w:szCs w:val="22"/>
          <w:lang w:val="en-US"/>
        </w:rPr>
        <w:footnoteReference w:id="4"/>
      </w:r>
      <w:r>
        <w:rPr>
          <w:color w:val="000000"/>
          <w:szCs w:val="22"/>
          <w:lang w:val="en-US"/>
        </w:rPr>
        <w:t>).</w:t>
      </w:r>
    </w:p>
    <w:p w14:paraId="721A976A" w14:textId="77777777" w:rsidR="00810894" w:rsidRDefault="00810894" w:rsidP="00810894">
      <w:pPr>
        <w:pStyle w:val="H1"/>
      </w:pPr>
      <w:r>
        <w:t xml:space="preserve">Title, commencement, application and interpretation </w:t>
      </w:r>
    </w:p>
    <w:p w14:paraId="012FC3EF" w14:textId="77777777" w:rsidR="00810894" w:rsidRPr="00810894" w:rsidRDefault="00810894" w:rsidP="007E2199">
      <w:pPr>
        <w:pStyle w:val="N1"/>
        <w:numPr>
          <w:ilvl w:val="0"/>
          <w:numId w:val="79"/>
        </w:numPr>
      </w:pPr>
      <w:r>
        <w:t>—</w:t>
      </w:r>
      <w:r>
        <w:fldChar w:fldCharType="begin"/>
      </w:r>
      <w:r>
        <w:instrText xml:space="preserve"> LISTNUM "SEQ1" \l 2 </w:instrText>
      </w:r>
      <w:r>
        <w:fldChar w:fldCharType="end">
          <w:numberingChange w:id="0" w:author="Morea, Simon (CSI - Legal Services Department)" w:date="2026-02-04T07:28:00Z" w:original="(1)"/>
        </w:fldChar>
      </w:r>
      <w:r>
        <w:t> </w:t>
      </w:r>
      <w:r w:rsidRPr="007E2199">
        <w:rPr>
          <w:lang w:val="en-US"/>
        </w:rPr>
        <w:t>The title of these Regulations is the Welsh Language Standards (No. 10) Regulations 2026.</w:t>
      </w:r>
    </w:p>
    <w:p w14:paraId="207C5635" w14:textId="77777777" w:rsidR="00810894" w:rsidRPr="00763B6C" w:rsidRDefault="00810894" w:rsidP="00810894">
      <w:pPr>
        <w:pStyle w:val="N2"/>
        <w:rPr>
          <w:lang w:val="en-US"/>
        </w:rPr>
      </w:pPr>
      <w:r w:rsidRPr="00763B6C">
        <w:rPr>
          <w:lang w:val="en-US"/>
        </w:rPr>
        <w:t xml:space="preserve">These Regulations come into force on </w:t>
      </w:r>
      <w:proofErr w:type="gramStart"/>
      <w:r>
        <w:rPr>
          <w:lang w:val="en-US"/>
        </w:rPr>
        <w:t>[  ]</w:t>
      </w:r>
      <w:proofErr w:type="gramEnd"/>
      <w:r w:rsidRPr="00763B6C">
        <w:rPr>
          <w:lang w:val="en-US"/>
        </w:rPr>
        <w:t>.</w:t>
      </w:r>
    </w:p>
    <w:p w14:paraId="5D03F370" w14:textId="77777777" w:rsidR="00810894" w:rsidRPr="00763B6C" w:rsidRDefault="00810894" w:rsidP="00810894">
      <w:pPr>
        <w:pStyle w:val="N2"/>
        <w:rPr>
          <w:lang w:val="en-US"/>
        </w:rPr>
      </w:pPr>
      <w:r w:rsidRPr="00763B6C">
        <w:rPr>
          <w:lang w:val="en-US"/>
        </w:rPr>
        <w:t>These Regulations apply in relation to Wales.</w:t>
      </w:r>
    </w:p>
    <w:p w14:paraId="7B9F0044" w14:textId="77777777" w:rsidR="00810894" w:rsidRPr="00763B6C" w:rsidRDefault="00810894" w:rsidP="00810894">
      <w:pPr>
        <w:pStyle w:val="N2"/>
        <w:rPr>
          <w:lang w:val="en-US"/>
        </w:rPr>
      </w:pPr>
      <w:r w:rsidRPr="00763B6C">
        <w:rPr>
          <w:lang w:val="en-US"/>
        </w:rPr>
        <w:t>In these Regulations—</w:t>
      </w:r>
    </w:p>
    <w:p w14:paraId="1DDA1A81" w14:textId="77777777" w:rsidR="00810894" w:rsidRDefault="00810894" w:rsidP="00810894">
      <w:pPr>
        <w:pStyle w:val="DefPara"/>
        <w:rPr>
          <w:lang w:val="en-US"/>
        </w:rPr>
      </w:pPr>
      <w:r w:rsidRPr="00763B6C">
        <w:rPr>
          <w:lang w:val="en-US"/>
        </w:rPr>
        <w:t>a “body” (“</w:t>
      </w:r>
      <w:proofErr w:type="spellStart"/>
      <w:r w:rsidRPr="00763B6C">
        <w:rPr>
          <w:i/>
          <w:lang w:val="en-US"/>
        </w:rPr>
        <w:t>corff</w:t>
      </w:r>
      <w:proofErr w:type="spellEnd"/>
      <w:r w:rsidRPr="00763B6C">
        <w:rPr>
          <w:lang w:val="en-US"/>
        </w:rPr>
        <w:t>”) means</w:t>
      </w:r>
      <w:r>
        <w:rPr>
          <w:lang w:val="en-US"/>
        </w:rPr>
        <w:t xml:space="preserve"> a </w:t>
      </w:r>
      <w:r w:rsidRPr="001F54A9">
        <w:rPr>
          <w:lang w:val="en-US"/>
        </w:rPr>
        <w:t xml:space="preserve">person who has been included within the </w:t>
      </w:r>
      <w:r>
        <w:rPr>
          <w:lang w:val="en-US"/>
        </w:rPr>
        <w:t>register</w:t>
      </w:r>
      <w:r w:rsidRPr="001F54A9">
        <w:rPr>
          <w:lang w:val="en-US"/>
        </w:rPr>
        <w:t xml:space="preserve"> of social landlords </w:t>
      </w:r>
      <w:r w:rsidRPr="001F54A9">
        <w:rPr>
          <w:lang w:val="en-US"/>
        </w:rPr>
        <w:lastRenderedPageBreak/>
        <w:t>maintained by the Welsh Ministers under section 1(1) of the Housing Act 1996(</w:t>
      </w:r>
      <w:r w:rsidRPr="001F54A9">
        <w:rPr>
          <w:b/>
          <w:lang w:val="en-US"/>
        </w:rPr>
        <w:footnoteReference w:id="5"/>
      </w:r>
      <w:proofErr w:type="gramStart"/>
      <w:r w:rsidRPr="001F54A9">
        <w:rPr>
          <w:lang w:val="en-US"/>
        </w:rPr>
        <w:t>)</w:t>
      </w:r>
      <w:r>
        <w:rPr>
          <w:lang w:val="en-US"/>
        </w:rPr>
        <w:t>;</w:t>
      </w:r>
      <w:proofErr w:type="gramEnd"/>
    </w:p>
    <w:p w14:paraId="53378C9F" w14:textId="77777777" w:rsidR="00810894" w:rsidRPr="00763B6C" w:rsidRDefault="00810894" w:rsidP="00810894">
      <w:pPr>
        <w:pStyle w:val="DefPara"/>
        <w:rPr>
          <w:lang w:val="en-US"/>
        </w:rPr>
      </w:pPr>
      <w:r w:rsidRPr="00763B6C">
        <w:rPr>
          <w:lang w:val="en-US"/>
        </w:rPr>
        <w:t>an “individual” (“</w:t>
      </w:r>
      <w:proofErr w:type="spellStart"/>
      <w:r w:rsidRPr="00763B6C">
        <w:rPr>
          <w:i/>
          <w:lang w:val="en-US"/>
        </w:rPr>
        <w:t>unigolyn</w:t>
      </w:r>
      <w:proofErr w:type="spellEnd"/>
      <w:r w:rsidRPr="00763B6C">
        <w:rPr>
          <w:lang w:val="en-US"/>
        </w:rPr>
        <w:t xml:space="preserve">”) means </w:t>
      </w:r>
      <w:r w:rsidRPr="000A0F30">
        <w:rPr>
          <w:lang w:val="en-US"/>
        </w:rPr>
        <w:t>a natural person ordinarily resident in Wales acting in their personal capacity</w:t>
      </w:r>
      <w:r w:rsidRPr="00763B6C">
        <w:rPr>
          <w:lang w:val="en-US"/>
        </w:rPr>
        <w:t>;</w:t>
      </w:r>
      <w:r>
        <w:rPr>
          <w:lang w:val="en-US"/>
        </w:rPr>
        <w:t xml:space="preserve"> but does not include an individual acting in their capacity as a </w:t>
      </w:r>
      <w:proofErr w:type="gramStart"/>
      <w:r>
        <w:rPr>
          <w:lang w:val="en-US"/>
        </w:rPr>
        <w:t>volunteer;</w:t>
      </w:r>
      <w:proofErr w:type="gramEnd"/>
    </w:p>
    <w:p w14:paraId="151A8DBA" w14:textId="77777777" w:rsidR="00810894" w:rsidRDefault="00810894" w:rsidP="00810894">
      <w:pPr>
        <w:pStyle w:val="DefPara"/>
        <w:rPr>
          <w:lang w:val="en-US"/>
        </w:rPr>
      </w:pPr>
      <w:r w:rsidRPr="00763B6C">
        <w:rPr>
          <w:lang w:val="en-US"/>
        </w:rPr>
        <w:t>a “member of staff” (“</w:t>
      </w:r>
      <w:proofErr w:type="spellStart"/>
      <w:r w:rsidRPr="00763B6C">
        <w:rPr>
          <w:i/>
          <w:lang w:val="en-US"/>
        </w:rPr>
        <w:t>aelod</w:t>
      </w:r>
      <w:proofErr w:type="spellEnd"/>
      <w:r w:rsidRPr="00763B6C">
        <w:rPr>
          <w:i/>
          <w:lang w:val="en-US"/>
        </w:rPr>
        <w:t xml:space="preserve"> o staff</w:t>
      </w:r>
      <w:r w:rsidRPr="00763B6C">
        <w:rPr>
          <w:lang w:val="en-US"/>
        </w:rPr>
        <w:t>”) means an employee</w:t>
      </w:r>
      <w:r>
        <w:rPr>
          <w:lang w:val="en-US"/>
        </w:rPr>
        <w:t xml:space="preserve"> </w:t>
      </w:r>
      <w:r w:rsidRPr="00763B6C">
        <w:rPr>
          <w:lang w:val="en-US"/>
        </w:rPr>
        <w:t xml:space="preserve">of a body or </w:t>
      </w:r>
      <w:r>
        <w:rPr>
          <w:lang w:val="en-US"/>
        </w:rPr>
        <w:t xml:space="preserve">a natural person </w:t>
      </w:r>
      <w:r w:rsidRPr="00763B6C">
        <w:rPr>
          <w:lang w:val="en-US"/>
        </w:rPr>
        <w:t>working for a body (and “staff” (“</w:t>
      </w:r>
      <w:r w:rsidRPr="00763B6C">
        <w:rPr>
          <w:i/>
          <w:lang w:val="en-US"/>
        </w:rPr>
        <w:t>staff</w:t>
      </w:r>
      <w:r w:rsidRPr="00763B6C">
        <w:rPr>
          <w:lang w:val="en-US"/>
        </w:rPr>
        <w:t>”) must be construed accordingly)</w:t>
      </w:r>
      <w:r>
        <w:rPr>
          <w:lang w:val="en-US"/>
        </w:rPr>
        <w:t>.</w:t>
      </w:r>
    </w:p>
    <w:p w14:paraId="36BBC381" w14:textId="77777777" w:rsidR="00810894" w:rsidRPr="00763B6C" w:rsidRDefault="00810894" w:rsidP="00810894">
      <w:pPr>
        <w:pStyle w:val="N2"/>
        <w:rPr>
          <w:lang w:val="en-US"/>
        </w:rPr>
      </w:pPr>
      <w:r w:rsidRPr="00763B6C">
        <w:rPr>
          <w:lang w:val="en-US"/>
        </w:rPr>
        <w:t>In these Regulations—</w:t>
      </w:r>
    </w:p>
    <w:p w14:paraId="5C4808C6" w14:textId="77777777" w:rsidR="00810894" w:rsidRPr="00763B6C" w:rsidRDefault="00810894" w:rsidP="00810894">
      <w:pPr>
        <w:pStyle w:val="N3"/>
        <w:rPr>
          <w:lang w:val="en-US"/>
        </w:rPr>
      </w:pPr>
      <w:r w:rsidRPr="00763B6C">
        <w:rPr>
          <w:lang w:val="en-US"/>
        </w:rPr>
        <w:t xml:space="preserve">references to any activity being carried out by a body, or to any service being provided by a body, are to be read as including a reference to that activity being carried out on the body’s behalf or to that service being provided on the body’s behalf by a third party under arrangements made between the third party and the </w:t>
      </w:r>
      <w:proofErr w:type="gramStart"/>
      <w:r w:rsidRPr="00763B6C">
        <w:rPr>
          <w:lang w:val="en-US"/>
        </w:rPr>
        <w:t>body;</w:t>
      </w:r>
      <w:proofErr w:type="gramEnd"/>
    </w:p>
    <w:p w14:paraId="528576C2" w14:textId="77777777" w:rsidR="00810894" w:rsidRDefault="00810894" w:rsidP="00810894">
      <w:pPr>
        <w:pStyle w:val="N3"/>
        <w:rPr>
          <w:lang w:val="en-US"/>
        </w:rPr>
      </w:pPr>
      <w:proofErr w:type="gramStart"/>
      <w:r w:rsidRPr="00763B6C">
        <w:rPr>
          <w:lang w:val="en-US"/>
        </w:rPr>
        <w:t>accordingly</w:t>
      </w:r>
      <w:proofErr w:type="gramEnd"/>
      <w:r w:rsidRPr="00763B6C">
        <w:rPr>
          <w:lang w:val="en-US"/>
        </w:rPr>
        <w:t>, unless a compliance notice provides to the contrary, a body will have failed to comply with a standard in respect of an activity or service it has arranged to be carried out or provided by a third party if that activity or service has not been carried out or provided in accordance with the standard.</w:t>
      </w:r>
    </w:p>
    <w:p w14:paraId="6529E0B8" w14:textId="77777777" w:rsidR="00810894" w:rsidRPr="00B26977" w:rsidRDefault="00810894" w:rsidP="00810894">
      <w:pPr>
        <w:pStyle w:val="N2"/>
        <w:rPr>
          <w:lang w:val="en-US"/>
        </w:rPr>
      </w:pPr>
      <w:r>
        <w:rPr>
          <w:lang w:val="en-US"/>
        </w:rPr>
        <w:t xml:space="preserve">Nothing in </w:t>
      </w:r>
      <w:r w:rsidRPr="004447BB">
        <w:rPr>
          <w:lang w:val="en-US"/>
        </w:rPr>
        <w:t>these Regulations</w:t>
      </w:r>
      <w:r>
        <w:rPr>
          <w:lang w:val="en-US"/>
        </w:rPr>
        <w:t xml:space="preserve"> requires a body to comply with a standard in relation to an activity carried out by it or a service provided by it where it is carrying out that activity or providing that service on behalf of a third party under arrangements made between it and the third party.</w:t>
      </w:r>
    </w:p>
    <w:p w14:paraId="129ED06F" w14:textId="77777777" w:rsidR="00810894" w:rsidRDefault="00810894" w:rsidP="00810894">
      <w:pPr>
        <w:pStyle w:val="H1"/>
      </w:pPr>
      <w:r>
        <w:t>Standards specified</w:t>
      </w:r>
    </w:p>
    <w:p w14:paraId="71AEE0C7" w14:textId="77777777" w:rsidR="00810894" w:rsidRDefault="00810894" w:rsidP="007E2199">
      <w:pPr>
        <w:pStyle w:val="N1"/>
      </w:pPr>
      <w:r>
        <w:t>—</w:t>
      </w:r>
      <w:r>
        <w:fldChar w:fldCharType="begin"/>
      </w:r>
      <w:r>
        <w:instrText xml:space="preserve"> LISTNUM "SEQ1" \l 2 </w:instrText>
      </w:r>
      <w:r>
        <w:fldChar w:fldCharType="end">
          <w:numberingChange w:id="1" w:author="Morea, Simon (CSI - Legal Services Department)" w:date="2026-02-04T07:28:00Z" w:original="(1)"/>
        </w:fldChar>
      </w:r>
      <w:r>
        <w:t> In Schedule 1—</w:t>
      </w:r>
    </w:p>
    <w:p w14:paraId="5CF223CF" w14:textId="77777777" w:rsidR="00810894" w:rsidRPr="00763B6C" w:rsidRDefault="00810894" w:rsidP="00810894">
      <w:pPr>
        <w:pStyle w:val="N3"/>
        <w:rPr>
          <w:lang w:val="en-US"/>
        </w:rPr>
      </w:pPr>
      <w:r w:rsidRPr="00763B6C">
        <w:rPr>
          <w:lang w:val="en-US"/>
        </w:rPr>
        <w:t xml:space="preserve">Part 1 specifies service delivery </w:t>
      </w:r>
      <w:proofErr w:type="gramStart"/>
      <w:r w:rsidRPr="00763B6C">
        <w:rPr>
          <w:lang w:val="en-US"/>
        </w:rPr>
        <w:t>standards;</w:t>
      </w:r>
      <w:proofErr w:type="gramEnd"/>
    </w:p>
    <w:p w14:paraId="50549D3B" w14:textId="77777777" w:rsidR="00810894" w:rsidRPr="00763B6C" w:rsidRDefault="00810894" w:rsidP="00810894">
      <w:pPr>
        <w:pStyle w:val="N3"/>
        <w:rPr>
          <w:lang w:val="en-US"/>
        </w:rPr>
      </w:pPr>
      <w:r w:rsidRPr="00763B6C">
        <w:rPr>
          <w:lang w:val="en-US"/>
        </w:rPr>
        <w:t xml:space="preserve">Part 2 provides that a compliance notice must require a body to comply with certain standards specified in Part 1 if it has required the body to comply with certain other </w:t>
      </w:r>
      <w:proofErr w:type="gramStart"/>
      <w:r w:rsidRPr="00763B6C">
        <w:rPr>
          <w:lang w:val="en-US"/>
        </w:rPr>
        <w:t>standards;</w:t>
      </w:r>
      <w:proofErr w:type="gramEnd"/>
    </w:p>
    <w:p w14:paraId="5920C2E3" w14:textId="77777777" w:rsidR="00810894" w:rsidRPr="00763B6C" w:rsidRDefault="00810894" w:rsidP="00810894">
      <w:pPr>
        <w:pStyle w:val="N3"/>
        <w:rPr>
          <w:lang w:val="en-US"/>
        </w:rPr>
      </w:pPr>
      <w:r w:rsidRPr="00763B6C">
        <w:rPr>
          <w:lang w:val="en-US"/>
        </w:rPr>
        <w:t xml:space="preserve">Part 3 </w:t>
      </w:r>
      <w:r>
        <w:rPr>
          <w:lang w:val="en-US"/>
        </w:rPr>
        <w:t xml:space="preserve">makes provision about interpreting </w:t>
      </w:r>
      <w:r w:rsidRPr="00763B6C">
        <w:rPr>
          <w:lang w:val="en-US"/>
        </w:rPr>
        <w:t>a number of words and expressions.</w:t>
      </w:r>
    </w:p>
    <w:p w14:paraId="58E1723A" w14:textId="77777777" w:rsidR="00810894" w:rsidRPr="00763B6C" w:rsidRDefault="00810894" w:rsidP="00810894">
      <w:pPr>
        <w:pStyle w:val="N2"/>
        <w:rPr>
          <w:lang w:val="en-US"/>
        </w:rPr>
      </w:pPr>
      <w:r w:rsidRPr="00763B6C">
        <w:rPr>
          <w:lang w:val="en-US"/>
        </w:rPr>
        <w:t>In Schedule 2—</w:t>
      </w:r>
    </w:p>
    <w:p w14:paraId="5BE80D42" w14:textId="77777777" w:rsidR="00810894" w:rsidRPr="00763B6C" w:rsidRDefault="00810894" w:rsidP="00810894">
      <w:pPr>
        <w:pStyle w:val="N3"/>
        <w:rPr>
          <w:lang w:val="en-US"/>
        </w:rPr>
      </w:pPr>
      <w:r w:rsidRPr="00763B6C">
        <w:rPr>
          <w:lang w:val="en-US"/>
        </w:rPr>
        <w:t>Part 1 specifies policy making standards;</w:t>
      </w:r>
    </w:p>
    <w:p w14:paraId="70519648" w14:textId="77777777" w:rsidR="00810894" w:rsidRPr="00763B6C" w:rsidRDefault="00810894" w:rsidP="00810894">
      <w:pPr>
        <w:pStyle w:val="N3"/>
        <w:rPr>
          <w:lang w:val="en-US"/>
        </w:rPr>
      </w:pPr>
      <w:r w:rsidRPr="00763B6C">
        <w:rPr>
          <w:lang w:val="en-US"/>
        </w:rPr>
        <w:t xml:space="preserve">Part 2 </w:t>
      </w:r>
      <w:r>
        <w:rPr>
          <w:lang w:val="en-US"/>
        </w:rPr>
        <w:t>makes provision about interpreting the policy making standards</w:t>
      </w:r>
      <w:r w:rsidRPr="00763B6C">
        <w:rPr>
          <w:lang w:val="en-US"/>
        </w:rPr>
        <w:t>.</w:t>
      </w:r>
    </w:p>
    <w:p w14:paraId="04FF4B49" w14:textId="77777777" w:rsidR="00810894" w:rsidRPr="00763B6C" w:rsidRDefault="00810894" w:rsidP="00810894">
      <w:pPr>
        <w:pStyle w:val="N2"/>
        <w:rPr>
          <w:lang w:val="en-US"/>
        </w:rPr>
      </w:pPr>
      <w:r w:rsidRPr="00763B6C">
        <w:rPr>
          <w:lang w:val="en-US"/>
        </w:rPr>
        <w:t>In Schedule 3—</w:t>
      </w:r>
    </w:p>
    <w:p w14:paraId="50F7DE33" w14:textId="77777777" w:rsidR="00810894" w:rsidRPr="00763B6C" w:rsidRDefault="00810894" w:rsidP="00810894">
      <w:pPr>
        <w:pStyle w:val="N3"/>
        <w:rPr>
          <w:lang w:val="en-US"/>
        </w:rPr>
      </w:pPr>
      <w:r w:rsidRPr="00763B6C">
        <w:rPr>
          <w:lang w:val="en-US"/>
        </w:rPr>
        <w:lastRenderedPageBreak/>
        <w:t>Part 1 specifies operational standards;</w:t>
      </w:r>
    </w:p>
    <w:p w14:paraId="50142A96" w14:textId="77777777" w:rsidR="00810894" w:rsidRPr="00763B6C" w:rsidRDefault="00810894" w:rsidP="00810894">
      <w:pPr>
        <w:pStyle w:val="N3"/>
        <w:rPr>
          <w:lang w:val="en-US"/>
        </w:rPr>
      </w:pPr>
      <w:r w:rsidRPr="00763B6C">
        <w:rPr>
          <w:lang w:val="en-US"/>
        </w:rPr>
        <w:t>Part 2 provides that a compliance notice must require a body to comply with certain standards specified in Part 1 if it has required the body to comply with certain other standards;</w:t>
      </w:r>
    </w:p>
    <w:p w14:paraId="30B29116" w14:textId="77777777" w:rsidR="00810894" w:rsidRPr="00763B6C" w:rsidRDefault="00810894" w:rsidP="00810894">
      <w:pPr>
        <w:pStyle w:val="N3"/>
        <w:rPr>
          <w:lang w:val="en-US"/>
        </w:rPr>
      </w:pPr>
      <w:r w:rsidRPr="00763B6C">
        <w:rPr>
          <w:lang w:val="en-US"/>
        </w:rPr>
        <w:t xml:space="preserve">Part 3 </w:t>
      </w:r>
      <w:r>
        <w:rPr>
          <w:lang w:val="en-US"/>
        </w:rPr>
        <w:t>makes provision about interpreting the operational standards</w:t>
      </w:r>
      <w:r w:rsidRPr="00763B6C">
        <w:rPr>
          <w:lang w:val="en-US"/>
        </w:rPr>
        <w:t>.</w:t>
      </w:r>
    </w:p>
    <w:p w14:paraId="4D74D59A" w14:textId="77777777" w:rsidR="00810894" w:rsidRPr="00763B6C" w:rsidRDefault="00810894" w:rsidP="00810894">
      <w:pPr>
        <w:pStyle w:val="N2"/>
        <w:rPr>
          <w:lang w:val="en-US"/>
        </w:rPr>
      </w:pPr>
      <w:r w:rsidRPr="00763B6C">
        <w:rPr>
          <w:lang w:val="en-US"/>
        </w:rPr>
        <w:t xml:space="preserve">In Schedule </w:t>
      </w:r>
      <w:r>
        <w:rPr>
          <w:lang w:val="en-US"/>
        </w:rPr>
        <w:t>4</w:t>
      </w:r>
      <w:r w:rsidRPr="00763B6C">
        <w:rPr>
          <w:lang w:val="en-US"/>
        </w:rPr>
        <w:t>—</w:t>
      </w:r>
    </w:p>
    <w:p w14:paraId="16336245" w14:textId="77777777" w:rsidR="00810894" w:rsidRPr="00763B6C" w:rsidRDefault="00810894" w:rsidP="00810894">
      <w:pPr>
        <w:pStyle w:val="N3"/>
        <w:rPr>
          <w:lang w:val="en-US"/>
        </w:rPr>
      </w:pPr>
      <w:r w:rsidRPr="00763B6C">
        <w:rPr>
          <w:lang w:val="en-US"/>
        </w:rPr>
        <w:t>Part 1 specifies record keeping standards;</w:t>
      </w:r>
    </w:p>
    <w:p w14:paraId="4C4DA511" w14:textId="77777777" w:rsidR="00810894" w:rsidRPr="00763B6C" w:rsidRDefault="00810894" w:rsidP="00810894">
      <w:pPr>
        <w:pStyle w:val="N3"/>
        <w:rPr>
          <w:lang w:val="en-US"/>
        </w:rPr>
      </w:pPr>
      <w:r w:rsidRPr="00763B6C">
        <w:rPr>
          <w:lang w:val="en-US"/>
        </w:rPr>
        <w:t xml:space="preserve">Part 2 </w:t>
      </w:r>
      <w:r>
        <w:rPr>
          <w:lang w:val="en-US"/>
        </w:rPr>
        <w:t>makes provision about interpreting the record keeping standards</w:t>
      </w:r>
      <w:r w:rsidRPr="00763B6C">
        <w:rPr>
          <w:lang w:val="en-US"/>
        </w:rPr>
        <w:t>.</w:t>
      </w:r>
    </w:p>
    <w:p w14:paraId="59C25943" w14:textId="77777777" w:rsidR="00810894" w:rsidRPr="00763B6C" w:rsidRDefault="00810894" w:rsidP="00810894">
      <w:pPr>
        <w:pStyle w:val="N2"/>
        <w:rPr>
          <w:lang w:val="en-US"/>
        </w:rPr>
      </w:pPr>
      <w:r w:rsidRPr="00763B6C">
        <w:rPr>
          <w:lang w:val="en-US"/>
        </w:rPr>
        <w:t xml:space="preserve">Schedule </w:t>
      </w:r>
      <w:r>
        <w:rPr>
          <w:lang w:val="en-US"/>
        </w:rPr>
        <w:t>5</w:t>
      </w:r>
      <w:r w:rsidRPr="00763B6C">
        <w:rPr>
          <w:lang w:val="en-US"/>
        </w:rPr>
        <w:t xml:space="preserve"> specifies standards that deal with matters which are supplementary to the matters dealt with in the standards specified in Schedules 1 to </w:t>
      </w:r>
      <w:r>
        <w:rPr>
          <w:lang w:val="en-US"/>
        </w:rPr>
        <w:t>4</w:t>
      </w:r>
      <w:r w:rsidRPr="00763B6C">
        <w:rPr>
          <w:lang w:val="en-US"/>
        </w:rPr>
        <w:t xml:space="preserve"> and, in particular—</w:t>
      </w:r>
    </w:p>
    <w:p w14:paraId="0FE74240" w14:textId="77777777" w:rsidR="00810894" w:rsidRPr="00763B6C" w:rsidRDefault="00810894" w:rsidP="00810894">
      <w:pPr>
        <w:pStyle w:val="N3"/>
        <w:rPr>
          <w:lang w:val="en-US"/>
        </w:rPr>
      </w:pPr>
      <w:r w:rsidRPr="00763B6C">
        <w:rPr>
          <w:lang w:val="en-US"/>
        </w:rPr>
        <w:t>Part 1 specifies standards that deal with supplementary matters;</w:t>
      </w:r>
    </w:p>
    <w:p w14:paraId="35E53BBC" w14:textId="77777777" w:rsidR="00810894" w:rsidRDefault="00810894" w:rsidP="00810894">
      <w:pPr>
        <w:pStyle w:val="N3"/>
        <w:rPr>
          <w:lang w:val="en-US"/>
        </w:rPr>
      </w:pPr>
      <w:r w:rsidRPr="00763B6C">
        <w:rPr>
          <w:lang w:val="en-US"/>
        </w:rPr>
        <w:t xml:space="preserve">Part </w:t>
      </w:r>
      <w:r>
        <w:rPr>
          <w:lang w:val="en-US"/>
        </w:rPr>
        <w:t>2</w:t>
      </w:r>
      <w:r w:rsidRPr="00763B6C">
        <w:rPr>
          <w:lang w:val="en-US"/>
        </w:rPr>
        <w:t xml:space="preserve"> makes provision about interpreting the supplementary standards</w:t>
      </w:r>
      <w:r>
        <w:rPr>
          <w:lang w:val="en-US"/>
        </w:rPr>
        <w:t>.</w:t>
      </w:r>
    </w:p>
    <w:p w14:paraId="363174C3" w14:textId="77777777" w:rsidR="000C0D49" w:rsidRDefault="000C0D49" w:rsidP="000C0D49">
      <w:pPr>
        <w:pStyle w:val="H1"/>
        <w:rPr>
          <w:lang w:val="en-US"/>
        </w:rPr>
      </w:pPr>
      <w:r>
        <w:rPr>
          <w:lang w:val="en-US"/>
        </w:rPr>
        <w:t>Standards that are specifically applicable</w:t>
      </w:r>
    </w:p>
    <w:p w14:paraId="22593209" w14:textId="77777777" w:rsidR="000C0D49" w:rsidRDefault="000C0D49" w:rsidP="00B61A0F">
      <w:pPr>
        <w:pStyle w:val="N1"/>
      </w:pPr>
      <w:r>
        <w:rPr>
          <w:lang w:val="en-US"/>
        </w:rPr>
        <w:t xml:space="preserve"> The Welsh Ministers </w:t>
      </w:r>
      <w:proofErr w:type="spellStart"/>
      <w:r>
        <w:rPr>
          <w:lang w:val="en-US"/>
        </w:rPr>
        <w:t>authorise</w:t>
      </w:r>
      <w:proofErr w:type="spellEnd"/>
      <w:r>
        <w:rPr>
          <w:lang w:val="en-US"/>
        </w:rPr>
        <w:t>(</w:t>
      </w:r>
      <w:r>
        <w:rPr>
          <w:rStyle w:val="FootnoteReference"/>
          <w:lang w:val="en-US"/>
        </w:rPr>
        <w:footnoteReference w:id="6"/>
      </w:r>
      <w:r>
        <w:rPr>
          <w:lang w:val="en-US"/>
        </w:rPr>
        <w:t>) the Welsh Language Commissioner to give a compliance notice(</w:t>
      </w:r>
      <w:r>
        <w:rPr>
          <w:rStyle w:val="FootnoteReference"/>
          <w:lang w:val="en-US"/>
        </w:rPr>
        <w:footnoteReference w:id="7"/>
      </w:r>
      <w:r>
        <w:rPr>
          <w:lang w:val="en-US"/>
        </w:rPr>
        <w:t>) to a body requiring it to comply with any of the standards specified under regulation 2 and Schedules 1 to 5.</w:t>
      </w:r>
    </w:p>
    <w:p w14:paraId="52E14AE6" w14:textId="77777777" w:rsidR="00810894" w:rsidRDefault="00810894" w:rsidP="00810894">
      <w:pPr>
        <w:pStyle w:val="H1"/>
      </w:pPr>
      <w:r>
        <w:t>Amendment of the Welsh Language Standards (No. 2) Regulations 2016</w:t>
      </w:r>
    </w:p>
    <w:p w14:paraId="28034C46" w14:textId="77777777" w:rsidR="00810894" w:rsidRPr="00D51EC1" w:rsidRDefault="00810894" w:rsidP="00810894">
      <w:pPr>
        <w:pStyle w:val="N1"/>
      </w:pPr>
      <w:r>
        <w:t> </w:t>
      </w:r>
      <w:r w:rsidRPr="00D51EC1">
        <w:t>In Schedule 6 to the Welsh Language Standards (No. 2) Regulations 2016(</w:t>
      </w:r>
      <w:r w:rsidRPr="00D51EC1">
        <w:rPr>
          <w:rStyle w:val="FootnoteReference"/>
        </w:rPr>
        <w:footnoteReference w:id="8"/>
      </w:r>
      <w:r w:rsidRPr="00D51EC1">
        <w:t xml:space="preserve">) </w:t>
      </w:r>
      <w:r w:rsidR="00002AEE">
        <w:t>after the entry for the Commissioner for Older People in Wales</w:t>
      </w:r>
      <w:r w:rsidRPr="00D51EC1">
        <w:t xml:space="preserve"> insert “Community Housing Cymru</w:t>
      </w:r>
      <w:r w:rsidR="00B31BB9">
        <w:t xml:space="preserve"> </w:t>
      </w:r>
      <w:r w:rsidRPr="00D51EC1">
        <w:t>(“</w:t>
      </w:r>
      <w:proofErr w:type="spellStart"/>
      <w:r w:rsidRPr="00D51EC1">
        <w:rPr>
          <w:i/>
          <w:iCs/>
        </w:rPr>
        <w:t>Cartrefi</w:t>
      </w:r>
      <w:proofErr w:type="spellEnd"/>
      <w:r w:rsidRPr="00D51EC1">
        <w:rPr>
          <w:i/>
          <w:iCs/>
        </w:rPr>
        <w:t xml:space="preserve"> </w:t>
      </w:r>
      <w:proofErr w:type="spellStart"/>
      <w:r w:rsidRPr="00D51EC1">
        <w:rPr>
          <w:i/>
          <w:iCs/>
        </w:rPr>
        <w:t>Cymunedol</w:t>
      </w:r>
      <w:proofErr w:type="spellEnd"/>
      <w:r w:rsidRPr="00D51EC1">
        <w:rPr>
          <w:i/>
          <w:iCs/>
        </w:rPr>
        <w:t xml:space="preserve"> Cymru</w:t>
      </w:r>
      <w:r w:rsidRPr="00D51EC1">
        <w:t>”)”.</w:t>
      </w:r>
    </w:p>
    <w:p w14:paraId="2191D06E" w14:textId="77777777" w:rsidR="00810894" w:rsidRDefault="00810894" w:rsidP="00810894">
      <w:pPr>
        <w:pStyle w:val="SigBlock"/>
      </w:pPr>
    </w:p>
    <w:p w14:paraId="71F5CBDF" w14:textId="77777777" w:rsidR="00810894" w:rsidRDefault="00810894" w:rsidP="00810894">
      <w:pPr>
        <w:pStyle w:val="SigBlock"/>
      </w:pPr>
    </w:p>
    <w:p w14:paraId="7D9B27E3" w14:textId="77777777" w:rsidR="00810894" w:rsidRDefault="00810894" w:rsidP="00810894">
      <w:pPr>
        <w:pStyle w:val="SigBlock"/>
        <w:tabs>
          <w:tab w:val="right" w:pos="5040"/>
        </w:tabs>
      </w:pPr>
      <w:r>
        <w:rPr>
          <w:rStyle w:val="SigSignee"/>
        </w:rPr>
        <w:t>Name</w:t>
      </w:r>
    </w:p>
    <w:p w14:paraId="445635A9" w14:textId="77777777" w:rsidR="00810894" w:rsidRDefault="00810894" w:rsidP="00145A25">
      <w:pPr>
        <w:pStyle w:val="SigBlock"/>
        <w:tabs>
          <w:tab w:val="right" w:pos="5040"/>
        </w:tabs>
        <w:rPr>
          <w:rStyle w:val="SigDate"/>
        </w:rPr>
      </w:pPr>
      <w:r>
        <w:rPr>
          <w:rStyle w:val="Sigtitle"/>
        </w:rPr>
        <w:t>Cabinet Secretary for Finance and Welsh Language</w:t>
      </w:r>
      <w:r w:rsidR="00145A25">
        <w:rPr>
          <w:rStyle w:val="Sigtitle"/>
        </w:rPr>
        <w:br/>
      </w:r>
      <w:r>
        <w:rPr>
          <w:rStyle w:val="SigDate"/>
        </w:rPr>
        <w:t>Date</w:t>
      </w:r>
    </w:p>
    <w:p w14:paraId="3A557A86" w14:textId="77777777" w:rsidR="007E2199" w:rsidRDefault="00810894" w:rsidP="00810894">
      <w:pPr>
        <w:pStyle w:val="Schedule"/>
        <w:tabs>
          <w:tab w:val="clear" w:pos="4167"/>
          <w:tab w:val="clear" w:pos="8335"/>
          <w:tab w:val="center" w:pos="2324"/>
          <w:tab w:val="right" w:pos="4649"/>
        </w:tabs>
        <w:jc w:val="left"/>
      </w:pPr>
      <w:r>
        <w:tab/>
      </w:r>
    </w:p>
    <w:p w14:paraId="7C4A3042" w14:textId="77777777" w:rsidR="00810894" w:rsidRDefault="007E2199" w:rsidP="007E2199">
      <w:pPr>
        <w:pStyle w:val="Schedule"/>
        <w:tabs>
          <w:tab w:val="clear" w:pos="4167"/>
          <w:tab w:val="clear" w:pos="8335"/>
          <w:tab w:val="center" w:pos="2324"/>
          <w:tab w:val="right" w:pos="4649"/>
        </w:tabs>
        <w:ind w:left="1440"/>
        <w:jc w:val="left"/>
        <w:rPr>
          <w:rStyle w:val="Ref"/>
        </w:rPr>
      </w:pPr>
      <w:r>
        <w:br w:type="page"/>
      </w:r>
      <w:r w:rsidR="00810894">
        <w:lastRenderedPageBreak/>
        <w:t xml:space="preserve">SCHEDULE </w:t>
      </w:r>
      <w:r w:rsidR="00810894">
        <w:rPr>
          <w:noProof/>
        </w:rPr>
        <w:fldChar w:fldCharType="begin"/>
      </w:r>
      <w:r w:rsidR="00810894">
        <w:rPr>
          <w:noProof/>
        </w:rPr>
        <w:instrText xml:space="preserve"> SEQ schedule\* arabic </w:instrText>
      </w:r>
      <w:r w:rsidR="00810894">
        <w:rPr>
          <w:noProof/>
        </w:rPr>
        <w:fldChar w:fldCharType="separate"/>
      </w:r>
      <w:r w:rsidR="00810894">
        <w:rPr>
          <w:noProof/>
        </w:rPr>
        <w:t>1</w:t>
      </w:r>
      <w:r w:rsidR="00810894">
        <w:rPr>
          <w:noProof/>
        </w:rPr>
        <w:fldChar w:fldCharType="end"/>
      </w:r>
      <w:r w:rsidR="00810894">
        <w:tab/>
      </w:r>
      <w:r w:rsidR="00810894">
        <w:rPr>
          <w:rStyle w:val="Ref"/>
        </w:rPr>
        <w:t>Regulation (2)1</w:t>
      </w:r>
    </w:p>
    <w:p w14:paraId="452A3C0D" w14:textId="77777777" w:rsidR="00810894" w:rsidRDefault="00810894" w:rsidP="00810894">
      <w:pPr>
        <w:pStyle w:val="ScheduleHead"/>
      </w:pPr>
      <w:r>
        <w:t>Service Delivery Standards</w:t>
      </w:r>
    </w:p>
    <w:p w14:paraId="004EA41B" w14:textId="77777777" w:rsidR="00810894" w:rsidRDefault="00810894">
      <w:pPr>
        <w:pStyle w:val="Part"/>
        <w:rPr>
          <w:noProof/>
        </w:rPr>
      </w:pPr>
      <w:r>
        <w:t xml:space="preserve">PART </w:t>
      </w:r>
      <w:r>
        <w:rPr>
          <w:noProof/>
        </w:rPr>
        <w:fldChar w:fldCharType="begin"/>
      </w:r>
      <w:r>
        <w:rPr>
          <w:noProof/>
        </w:rPr>
        <w:instrText xml:space="preserve"> SEQ Part_ \* arabic \r 1</w:instrText>
      </w:r>
      <w:r>
        <w:rPr>
          <w:noProof/>
        </w:rPr>
        <w:fldChar w:fldCharType="separate"/>
      </w:r>
      <w:r>
        <w:rPr>
          <w:noProof/>
        </w:rPr>
        <w:t>1</w:t>
      </w:r>
      <w:r>
        <w:rPr>
          <w:noProof/>
        </w:rPr>
        <w:fldChar w:fldCharType="end"/>
      </w:r>
    </w:p>
    <w:p w14:paraId="63FA4A11" w14:textId="77777777" w:rsidR="00810894" w:rsidRDefault="00810894" w:rsidP="00810894">
      <w:pPr>
        <w:pStyle w:val="PartHead"/>
      </w:pPr>
      <w:r>
        <w:t>The Standards</w:t>
      </w:r>
    </w:p>
    <w:tbl>
      <w:tblPr>
        <w:tblW w:w="4866" w:type="dxa"/>
        <w:tblLayout w:type="fixed"/>
        <w:tblLook w:val="0000" w:firstRow="0" w:lastRow="0" w:firstColumn="0" w:lastColumn="0" w:noHBand="0" w:noVBand="0"/>
      </w:tblPr>
      <w:tblGrid>
        <w:gridCol w:w="1668"/>
        <w:gridCol w:w="3198"/>
        <w:tblGridChange w:id="4">
          <w:tblGrid>
            <w:gridCol w:w="1668"/>
            <w:gridCol w:w="3198"/>
          </w:tblGrid>
        </w:tblGridChange>
      </w:tblGrid>
      <w:tr w:rsidR="00810894" w:rsidRPr="00513C47" w14:paraId="625C9CEA" w14:textId="77777777" w:rsidTr="00263D6F">
        <w:tc>
          <w:tcPr>
            <w:tcW w:w="1668" w:type="dxa"/>
          </w:tcPr>
          <w:p w14:paraId="13F8591A" w14:textId="77777777" w:rsidR="00810894" w:rsidRPr="00AC6725" w:rsidRDefault="00810894" w:rsidP="00263D6F">
            <w:pPr>
              <w:pStyle w:val="TableText"/>
              <w:rPr>
                <w:b/>
              </w:rPr>
            </w:pPr>
            <w:r w:rsidRPr="00AC6725">
              <w:rPr>
                <w:b/>
              </w:rPr>
              <w:t>1</w:t>
            </w:r>
          </w:p>
        </w:tc>
        <w:tc>
          <w:tcPr>
            <w:tcW w:w="3198" w:type="dxa"/>
          </w:tcPr>
          <w:p w14:paraId="397F0407" w14:textId="77777777" w:rsidR="00810894" w:rsidRPr="00AC6725" w:rsidRDefault="00810894" w:rsidP="00263D6F">
            <w:pPr>
              <w:pStyle w:val="TableText"/>
              <w:jc w:val="both"/>
              <w:rPr>
                <w:b/>
              </w:rPr>
            </w:pPr>
            <w:r w:rsidRPr="00AC6725">
              <w:rPr>
                <w:b/>
              </w:rPr>
              <w:t>Standards relating to correspondence sent by a body</w:t>
            </w:r>
          </w:p>
          <w:p w14:paraId="58CA4241" w14:textId="77777777" w:rsidR="00810894" w:rsidRPr="00AC6725" w:rsidRDefault="00810894" w:rsidP="00263D6F">
            <w:pPr>
              <w:pStyle w:val="TableText"/>
              <w:rPr>
                <w:b/>
              </w:rPr>
            </w:pPr>
          </w:p>
        </w:tc>
      </w:tr>
      <w:tr w:rsidR="00810894" w:rsidRPr="00513C47" w14:paraId="6B0D71DB" w14:textId="77777777" w:rsidTr="00263D6F">
        <w:tc>
          <w:tcPr>
            <w:tcW w:w="1668" w:type="dxa"/>
          </w:tcPr>
          <w:p w14:paraId="15FCAD07" w14:textId="77777777" w:rsidR="00810894" w:rsidRDefault="00810894" w:rsidP="00263D6F">
            <w:pPr>
              <w:pStyle w:val="TableText"/>
            </w:pPr>
          </w:p>
        </w:tc>
        <w:tc>
          <w:tcPr>
            <w:tcW w:w="3198" w:type="dxa"/>
          </w:tcPr>
          <w:p w14:paraId="1986AE3A" w14:textId="77777777" w:rsidR="00810894" w:rsidRPr="00AC6725" w:rsidRDefault="00810894" w:rsidP="00263D6F">
            <w:pPr>
              <w:pStyle w:val="TableText"/>
              <w:jc w:val="both"/>
              <w:rPr>
                <w:b/>
                <w:i/>
              </w:rPr>
            </w:pPr>
            <w:r w:rsidRPr="00AC6725">
              <w:rPr>
                <w:b/>
                <w:i/>
              </w:rPr>
              <w:t>(1) When a body replies to correspondence</w:t>
            </w:r>
          </w:p>
          <w:p w14:paraId="5ED6A1E3" w14:textId="77777777" w:rsidR="00810894" w:rsidRPr="00470846" w:rsidRDefault="00810894" w:rsidP="00263D6F">
            <w:pPr>
              <w:pStyle w:val="TableText"/>
              <w:rPr>
                <w:i/>
              </w:rPr>
            </w:pPr>
          </w:p>
        </w:tc>
      </w:tr>
      <w:tr w:rsidR="00810894" w:rsidRPr="00513C47" w14:paraId="001EBF36" w14:textId="77777777" w:rsidTr="00263D6F">
        <w:tc>
          <w:tcPr>
            <w:tcW w:w="1668" w:type="dxa"/>
          </w:tcPr>
          <w:p w14:paraId="7DD5CA14" w14:textId="77777777" w:rsidR="00810894" w:rsidRPr="00AC6725" w:rsidRDefault="00810894" w:rsidP="00263D6F">
            <w:pPr>
              <w:pStyle w:val="TableText"/>
              <w:rPr>
                <w:b/>
              </w:rPr>
            </w:pPr>
            <w:r w:rsidRPr="00AC6725">
              <w:rPr>
                <w:b/>
              </w:rPr>
              <w:t>Standard 1:</w:t>
            </w:r>
          </w:p>
        </w:tc>
        <w:tc>
          <w:tcPr>
            <w:tcW w:w="3198" w:type="dxa"/>
          </w:tcPr>
          <w:p w14:paraId="0DB65449" w14:textId="77777777" w:rsidR="00810894" w:rsidRDefault="00810894" w:rsidP="00263D6F">
            <w:pPr>
              <w:pStyle w:val="TableText"/>
              <w:jc w:val="both"/>
            </w:pPr>
            <w:r>
              <w:t>If you receive correspondence from a member of the public in Wales (“P”) in Welsh you must reply in Welsh (if an answer is required), unless P has indicated that there is no need to reply in Welsh.</w:t>
            </w:r>
          </w:p>
          <w:p w14:paraId="26CC211B" w14:textId="77777777" w:rsidR="00810894" w:rsidRDefault="00810894" w:rsidP="00263D6F">
            <w:pPr>
              <w:pStyle w:val="TableText"/>
            </w:pPr>
          </w:p>
        </w:tc>
      </w:tr>
      <w:tr w:rsidR="00810894" w:rsidRPr="00513C47" w14:paraId="21761BDC" w14:textId="77777777" w:rsidTr="00263D6F">
        <w:tc>
          <w:tcPr>
            <w:tcW w:w="1668" w:type="dxa"/>
          </w:tcPr>
          <w:p w14:paraId="369A2926" w14:textId="77777777" w:rsidR="00810894" w:rsidRPr="00470846" w:rsidRDefault="00810894" w:rsidP="00263D6F">
            <w:pPr>
              <w:pStyle w:val="TableText"/>
            </w:pPr>
          </w:p>
        </w:tc>
        <w:tc>
          <w:tcPr>
            <w:tcW w:w="3198" w:type="dxa"/>
          </w:tcPr>
          <w:p w14:paraId="532968ED" w14:textId="77777777" w:rsidR="00810894" w:rsidRPr="00AC6725" w:rsidRDefault="00810894" w:rsidP="00263D6F">
            <w:pPr>
              <w:pStyle w:val="TableText"/>
              <w:jc w:val="both"/>
              <w:rPr>
                <w:b/>
                <w:i/>
              </w:rPr>
            </w:pPr>
            <w:r w:rsidRPr="00AC6725">
              <w:rPr>
                <w:b/>
                <w:i/>
              </w:rPr>
              <w:t>(2) When a body initiates correspondence</w:t>
            </w:r>
          </w:p>
          <w:p w14:paraId="76AB3751" w14:textId="77777777" w:rsidR="00810894" w:rsidRPr="009A55BD" w:rsidRDefault="00810894" w:rsidP="00263D6F">
            <w:pPr>
              <w:pStyle w:val="TableText"/>
              <w:rPr>
                <w:i/>
              </w:rPr>
            </w:pPr>
          </w:p>
        </w:tc>
      </w:tr>
      <w:tr w:rsidR="00810894" w:rsidRPr="00513C47" w14:paraId="460F96E4" w14:textId="77777777" w:rsidTr="00263D6F">
        <w:tc>
          <w:tcPr>
            <w:tcW w:w="1668" w:type="dxa"/>
          </w:tcPr>
          <w:p w14:paraId="4B177D18" w14:textId="77777777" w:rsidR="00810894" w:rsidRPr="00470846" w:rsidRDefault="00810894" w:rsidP="00263D6F">
            <w:pPr>
              <w:pStyle w:val="TableText"/>
            </w:pPr>
          </w:p>
        </w:tc>
        <w:tc>
          <w:tcPr>
            <w:tcW w:w="3198" w:type="dxa"/>
          </w:tcPr>
          <w:p w14:paraId="5F26E812" w14:textId="77777777" w:rsidR="00810894" w:rsidRDefault="00810894" w:rsidP="00263D6F">
            <w:pPr>
              <w:pStyle w:val="TableText"/>
              <w:jc w:val="both"/>
              <w:rPr>
                <w:i/>
              </w:rPr>
            </w:pPr>
            <w:r>
              <w:rPr>
                <w:i/>
              </w:rPr>
              <w:t>(a) When a body corresponds with an individual</w:t>
            </w:r>
          </w:p>
          <w:p w14:paraId="72A1D905" w14:textId="77777777" w:rsidR="00810894" w:rsidRPr="00010ACE" w:rsidRDefault="00810894" w:rsidP="00263D6F">
            <w:pPr>
              <w:pStyle w:val="TableText"/>
              <w:rPr>
                <w:i/>
              </w:rPr>
            </w:pPr>
          </w:p>
        </w:tc>
      </w:tr>
      <w:tr w:rsidR="00810894" w:rsidRPr="00513C47" w14:paraId="190C6999" w14:textId="77777777" w:rsidTr="00263D6F">
        <w:tc>
          <w:tcPr>
            <w:tcW w:w="1668" w:type="dxa"/>
          </w:tcPr>
          <w:p w14:paraId="5F1C8F41" w14:textId="77777777" w:rsidR="00810894" w:rsidRPr="00AC6725" w:rsidRDefault="00810894" w:rsidP="00263D6F">
            <w:pPr>
              <w:pStyle w:val="TableText"/>
              <w:rPr>
                <w:b/>
              </w:rPr>
            </w:pPr>
            <w:r w:rsidRPr="00AC6725">
              <w:rPr>
                <w:b/>
              </w:rPr>
              <w:t>Standard 2:</w:t>
            </w:r>
          </w:p>
        </w:tc>
        <w:tc>
          <w:tcPr>
            <w:tcW w:w="3198" w:type="dxa"/>
          </w:tcPr>
          <w:p w14:paraId="65B09610" w14:textId="77777777" w:rsidR="00810894" w:rsidRDefault="00810894" w:rsidP="00263D6F">
            <w:pPr>
              <w:pStyle w:val="TableText"/>
              <w:jc w:val="both"/>
            </w:pPr>
            <w:r>
              <w:t>When you correspond with an individual (“A”) for the first time, you must ask A whether A wishes to receive correspondence from you in Welsh, and if A responds to say that A wishes to receive correspondence in Welsh you must—</w:t>
            </w:r>
          </w:p>
          <w:p w14:paraId="4279E1C4" w14:textId="77777777" w:rsidR="00810894" w:rsidRDefault="00810894" w:rsidP="00810894">
            <w:pPr>
              <w:pStyle w:val="N3"/>
              <w:numPr>
                <w:ilvl w:val="2"/>
                <w:numId w:val="59"/>
              </w:numPr>
            </w:pPr>
            <w:r>
              <w:t>keep a record of A’s wish, and</w:t>
            </w:r>
          </w:p>
          <w:p w14:paraId="58D70301" w14:textId="77777777" w:rsidR="00810894" w:rsidRDefault="00810894" w:rsidP="00263D6F">
            <w:pPr>
              <w:pStyle w:val="N3"/>
            </w:pPr>
            <w:r>
              <w:t>correspond with A in Welsh when corresponding with A from then onwards.</w:t>
            </w:r>
          </w:p>
          <w:p w14:paraId="4B9B1F4B" w14:textId="77777777" w:rsidR="00810894" w:rsidRPr="00010ACE" w:rsidRDefault="00810894" w:rsidP="00263D6F">
            <w:pPr>
              <w:pStyle w:val="TableText"/>
            </w:pPr>
          </w:p>
        </w:tc>
      </w:tr>
      <w:tr w:rsidR="00810894" w:rsidRPr="00513C47" w14:paraId="4576DA1E" w14:textId="77777777" w:rsidTr="00263D6F">
        <w:tc>
          <w:tcPr>
            <w:tcW w:w="1668" w:type="dxa"/>
          </w:tcPr>
          <w:p w14:paraId="0C3BD4E6" w14:textId="77777777" w:rsidR="00810894" w:rsidRDefault="00810894" w:rsidP="00263D6F">
            <w:pPr>
              <w:pStyle w:val="TableText"/>
            </w:pPr>
          </w:p>
        </w:tc>
        <w:tc>
          <w:tcPr>
            <w:tcW w:w="3198" w:type="dxa"/>
          </w:tcPr>
          <w:p w14:paraId="6E632583" w14:textId="77777777" w:rsidR="00810894" w:rsidRDefault="00810894" w:rsidP="00263D6F">
            <w:pPr>
              <w:pStyle w:val="TableText"/>
              <w:jc w:val="both"/>
              <w:rPr>
                <w:i/>
              </w:rPr>
            </w:pPr>
            <w:r w:rsidRPr="006F18CC">
              <w:rPr>
                <w:i/>
              </w:rPr>
              <w:t>(b) When a body corresponds with more than one member of the same household</w:t>
            </w:r>
          </w:p>
          <w:p w14:paraId="6CA30800" w14:textId="77777777" w:rsidR="00810894" w:rsidRPr="006F18CC" w:rsidRDefault="00810894" w:rsidP="00263D6F">
            <w:pPr>
              <w:pStyle w:val="TableText"/>
              <w:rPr>
                <w:i/>
              </w:rPr>
            </w:pPr>
          </w:p>
        </w:tc>
      </w:tr>
      <w:tr w:rsidR="00810894" w:rsidRPr="00513C47" w14:paraId="7E29055B" w14:textId="77777777" w:rsidTr="00263D6F">
        <w:tc>
          <w:tcPr>
            <w:tcW w:w="1668" w:type="dxa"/>
          </w:tcPr>
          <w:p w14:paraId="7B9A7CF3" w14:textId="77777777" w:rsidR="00810894" w:rsidRPr="00AC6725" w:rsidRDefault="00810894" w:rsidP="00263D6F">
            <w:pPr>
              <w:pStyle w:val="TableText"/>
              <w:rPr>
                <w:b/>
              </w:rPr>
            </w:pPr>
            <w:r w:rsidRPr="00AC6725">
              <w:rPr>
                <w:b/>
              </w:rPr>
              <w:t>Standard 3:</w:t>
            </w:r>
          </w:p>
        </w:tc>
        <w:tc>
          <w:tcPr>
            <w:tcW w:w="3198" w:type="dxa"/>
          </w:tcPr>
          <w:p w14:paraId="70B85E20" w14:textId="77777777" w:rsidR="00810894" w:rsidRDefault="00810894" w:rsidP="00263D6F">
            <w:pPr>
              <w:pStyle w:val="TableText"/>
              <w:jc w:val="both"/>
            </w:pPr>
            <w:r>
              <w:t xml:space="preserve">When you send correspondence addressed to </w:t>
            </w:r>
            <w:r w:rsidR="00D84946">
              <w:t xml:space="preserve">two </w:t>
            </w:r>
            <w:r>
              <w:t xml:space="preserve">or more individuals who are members of the same household (for example, the parents of a child or joint contract-holders) for the first time, you must ask them whether they </w:t>
            </w:r>
            <w:r>
              <w:lastRenderedPageBreak/>
              <w:t>wish to receive correspondence from you in Welsh; and if —</w:t>
            </w:r>
          </w:p>
          <w:p w14:paraId="6BFFE889" w14:textId="77777777" w:rsidR="00810894" w:rsidRDefault="00810894" w:rsidP="00810894">
            <w:pPr>
              <w:pStyle w:val="N3"/>
              <w:numPr>
                <w:ilvl w:val="2"/>
                <w:numId w:val="5"/>
              </w:numPr>
            </w:pPr>
            <w:r>
              <w:t>all individuals respond to say that they wish to receive correspondence in Welsh, you must keep a record of that wish and correspond in Welsh from then onwards when sending correspondence addressed to all of those individuals;</w:t>
            </w:r>
          </w:p>
          <w:p w14:paraId="5388B3CC" w14:textId="77777777" w:rsidR="00810894" w:rsidRDefault="00810894" w:rsidP="00263D6F">
            <w:pPr>
              <w:pStyle w:val="N3"/>
            </w:pPr>
            <w:r>
              <w:t>one or more of the individuals responds to say that that individual wishes to receive correspondence in Welsh, you must keep a record of that wish and provide a Welsh language version of correspondence from then onwards when sending correspondence addressed to all of those individuals.</w:t>
            </w:r>
          </w:p>
          <w:p w14:paraId="3E6685D5" w14:textId="77777777" w:rsidR="00810894" w:rsidRPr="006F18CC" w:rsidRDefault="00810894" w:rsidP="00263D6F">
            <w:pPr>
              <w:pStyle w:val="TableText"/>
            </w:pPr>
          </w:p>
        </w:tc>
      </w:tr>
      <w:tr w:rsidR="00810894" w:rsidRPr="00513C47" w14:paraId="65B91A48" w14:textId="77777777" w:rsidTr="00263D6F">
        <w:tc>
          <w:tcPr>
            <w:tcW w:w="1668" w:type="dxa"/>
          </w:tcPr>
          <w:p w14:paraId="06BF711E" w14:textId="77777777" w:rsidR="00810894" w:rsidRDefault="00810894" w:rsidP="00263D6F">
            <w:pPr>
              <w:pStyle w:val="TableText"/>
            </w:pPr>
          </w:p>
        </w:tc>
        <w:tc>
          <w:tcPr>
            <w:tcW w:w="3198" w:type="dxa"/>
          </w:tcPr>
          <w:p w14:paraId="79634584" w14:textId="77777777" w:rsidR="00810894" w:rsidRDefault="00810894" w:rsidP="00263D6F">
            <w:pPr>
              <w:pStyle w:val="TableText"/>
              <w:jc w:val="both"/>
              <w:rPr>
                <w:i/>
              </w:rPr>
            </w:pPr>
            <w:r w:rsidRPr="006F18CC">
              <w:rPr>
                <w:i/>
              </w:rPr>
              <w:t>(c) When a body corresponds with several persons (for example, when it sends a circular, or sends the same letter to a number of homes)</w:t>
            </w:r>
          </w:p>
          <w:p w14:paraId="706ECCF1" w14:textId="77777777" w:rsidR="00810894" w:rsidRPr="006F18CC" w:rsidRDefault="00810894" w:rsidP="00263D6F">
            <w:pPr>
              <w:pStyle w:val="TableText"/>
              <w:rPr>
                <w:i/>
              </w:rPr>
            </w:pPr>
          </w:p>
        </w:tc>
      </w:tr>
      <w:tr w:rsidR="00810894" w:rsidRPr="00513C47" w14:paraId="06D4157E" w14:textId="77777777" w:rsidTr="00263D6F">
        <w:tc>
          <w:tcPr>
            <w:tcW w:w="1668" w:type="dxa"/>
          </w:tcPr>
          <w:p w14:paraId="0932292E" w14:textId="77777777" w:rsidR="00810894" w:rsidRPr="00AC6725" w:rsidRDefault="00810894" w:rsidP="00263D6F">
            <w:pPr>
              <w:pStyle w:val="TableText"/>
              <w:rPr>
                <w:b/>
              </w:rPr>
            </w:pPr>
            <w:r w:rsidRPr="00AC6725">
              <w:rPr>
                <w:b/>
              </w:rPr>
              <w:t>Standard 4:</w:t>
            </w:r>
          </w:p>
        </w:tc>
        <w:tc>
          <w:tcPr>
            <w:tcW w:w="3198" w:type="dxa"/>
          </w:tcPr>
          <w:p w14:paraId="64628833" w14:textId="77777777" w:rsidR="00810894" w:rsidRDefault="00810894" w:rsidP="00263D6F">
            <w:pPr>
              <w:pStyle w:val="TableText"/>
              <w:jc w:val="both"/>
            </w:pPr>
            <w:r>
              <w:t>When you send the same correspondence to several persons and at least one of those persons is a member of the public in Wales, you must send a Welsh language version of the correspondence at the same time as you send any English language version unless all of those persons who are members of the public in Wales have informed you that they do not wish to receive correspondence in Welsh.</w:t>
            </w:r>
          </w:p>
          <w:p w14:paraId="330FF919" w14:textId="77777777" w:rsidR="00810894" w:rsidRPr="006F18CC" w:rsidRDefault="00810894" w:rsidP="00263D6F">
            <w:pPr>
              <w:pStyle w:val="TableText"/>
            </w:pPr>
          </w:p>
        </w:tc>
      </w:tr>
      <w:tr w:rsidR="00810894" w:rsidRPr="00513C47" w14:paraId="760298A3" w14:textId="77777777" w:rsidTr="00263D6F">
        <w:tc>
          <w:tcPr>
            <w:tcW w:w="1668" w:type="dxa"/>
          </w:tcPr>
          <w:p w14:paraId="11493B59" w14:textId="77777777" w:rsidR="00810894" w:rsidRDefault="00810894" w:rsidP="00263D6F">
            <w:pPr>
              <w:pStyle w:val="TableText"/>
            </w:pPr>
          </w:p>
        </w:tc>
        <w:tc>
          <w:tcPr>
            <w:tcW w:w="3198" w:type="dxa"/>
          </w:tcPr>
          <w:p w14:paraId="41767E21" w14:textId="77777777" w:rsidR="00810894" w:rsidRPr="00AC6725" w:rsidRDefault="00810894" w:rsidP="00263D6F">
            <w:pPr>
              <w:pStyle w:val="TableText"/>
              <w:jc w:val="both"/>
              <w:rPr>
                <w:b/>
                <w:i/>
              </w:rPr>
            </w:pPr>
            <w:r w:rsidRPr="00AC6725">
              <w:rPr>
                <w:b/>
                <w:i/>
              </w:rPr>
              <w:t>(3) General standards relating to correspondence</w:t>
            </w:r>
          </w:p>
          <w:p w14:paraId="79D185B0" w14:textId="77777777" w:rsidR="00810894" w:rsidRPr="0046558A" w:rsidRDefault="00810894" w:rsidP="00263D6F">
            <w:pPr>
              <w:pStyle w:val="TableText"/>
              <w:rPr>
                <w:i/>
              </w:rPr>
            </w:pPr>
          </w:p>
        </w:tc>
      </w:tr>
      <w:tr w:rsidR="00810894" w:rsidRPr="00513C47" w14:paraId="1B1FB978" w14:textId="77777777" w:rsidTr="00263D6F">
        <w:tc>
          <w:tcPr>
            <w:tcW w:w="1668" w:type="dxa"/>
          </w:tcPr>
          <w:p w14:paraId="5CA68E0A" w14:textId="77777777" w:rsidR="00810894" w:rsidRPr="00AC6725" w:rsidRDefault="00810894" w:rsidP="00263D6F">
            <w:pPr>
              <w:pStyle w:val="TableText"/>
              <w:rPr>
                <w:b/>
              </w:rPr>
            </w:pPr>
            <w:r w:rsidRPr="00AC6725">
              <w:rPr>
                <w:b/>
              </w:rPr>
              <w:t>Standard 5:</w:t>
            </w:r>
          </w:p>
        </w:tc>
        <w:tc>
          <w:tcPr>
            <w:tcW w:w="3198" w:type="dxa"/>
          </w:tcPr>
          <w:p w14:paraId="7CA3F3F7" w14:textId="77777777" w:rsidR="00810894" w:rsidRDefault="00810894" w:rsidP="00263D6F">
            <w:pPr>
              <w:pStyle w:val="TableText"/>
              <w:jc w:val="both"/>
            </w:pPr>
            <w:r>
              <w:t>If you don’t know whether a member of the public in Wales (“P”) wishes to receive correspondence from you in Welsh, when you correspond with that P you must provide a Welsh language version of the correspondence.</w:t>
            </w:r>
          </w:p>
          <w:p w14:paraId="38D33EDF" w14:textId="77777777" w:rsidR="00810894" w:rsidRDefault="00810894" w:rsidP="00263D6F">
            <w:pPr>
              <w:pStyle w:val="TableText"/>
            </w:pPr>
          </w:p>
        </w:tc>
      </w:tr>
      <w:tr w:rsidR="00810894" w:rsidRPr="00513C47" w14:paraId="46637311" w14:textId="77777777" w:rsidTr="00263D6F">
        <w:tc>
          <w:tcPr>
            <w:tcW w:w="1668" w:type="dxa"/>
          </w:tcPr>
          <w:p w14:paraId="2B1AFCDF" w14:textId="77777777" w:rsidR="00810894" w:rsidRPr="00AC6725" w:rsidRDefault="00810894" w:rsidP="00263D6F">
            <w:pPr>
              <w:pStyle w:val="TableText"/>
              <w:rPr>
                <w:b/>
              </w:rPr>
            </w:pPr>
            <w:r w:rsidRPr="00AC6725">
              <w:rPr>
                <w:b/>
              </w:rPr>
              <w:lastRenderedPageBreak/>
              <w:t>Standard 6:</w:t>
            </w:r>
          </w:p>
        </w:tc>
        <w:tc>
          <w:tcPr>
            <w:tcW w:w="3198" w:type="dxa"/>
          </w:tcPr>
          <w:p w14:paraId="4563CD67" w14:textId="77777777" w:rsidR="00810894" w:rsidRDefault="00810894" w:rsidP="00263D6F">
            <w:pPr>
              <w:pStyle w:val="TableText"/>
              <w:jc w:val="both"/>
            </w:pPr>
            <w:r>
              <w:t>If you produce a Welsh language version and a corresponding English language version of correspondence, you must not treat the Welsh language version less favourably than the English language version (for example, if the English version is signed, or if contact details are provided on the English version, then the Welsh version must be treated in the same way).</w:t>
            </w:r>
          </w:p>
          <w:p w14:paraId="20CBD2D2" w14:textId="77777777" w:rsidR="00810894" w:rsidRDefault="00810894" w:rsidP="00263D6F">
            <w:pPr>
              <w:pStyle w:val="TableText"/>
              <w:jc w:val="both"/>
            </w:pPr>
          </w:p>
        </w:tc>
      </w:tr>
      <w:tr w:rsidR="00810894" w:rsidRPr="00513C47" w14:paraId="0FDCD8A0" w14:textId="77777777" w:rsidTr="00263D6F">
        <w:tc>
          <w:tcPr>
            <w:tcW w:w="1668" w:type="dxa"/>
          </w:tcPr>
          <w:p w14:paraId="70423687" w14:textId="77777777" w:rsidR="00810894" w:rsidRPr="00AC6725" w:rsidRDefault="00810894" w:rsidP="00263D6F">
            <w:pPr>
              <w:pStyle w:val="TableText"/>
              <w:rPr>
                <w:b/>
              </w:rPr>
            </w:pPr>
            <w:r w:rsidRPr="00AC6725">
              <w:rPr>
                <w:b/>
              </w:rPr>
              <w:t>Standard 7:</w:t>
            </w:r>
          </w:p>
        </w:tc>
        <w:tc>
          <w:tcPr>
            <w:tcW w:w="3198" w:type="dxa"/>
          </w:tcPr>
          <w:p w14:paraId="3732D3B4" w14:textId="77777777" w:rsidR="00810894" w:rsidRDefault="00810894" w:rsidP="00263D6F">
            <w:pPr>
              <w:pStyle w:val="TableText"/>
              <w:jc w:val="both"/>
            </w:pPr>
            <w:r>
              <w:t>You must state—</w:t>
            </w:r>
          </w:p>
          <w:p w14:paraId="33F06134" w14:textId="77777777" w:rsidR="00810894" w:rsidRDefault="00810894" w:rsidP="00810894">
            <w:pPr>
              <w:pStyle w:val="N3"/>
              <w:numPr>
                <w:ilvl w:val="2"/>
                <w:numId w:val="6"/>
              </w:numPr>
            </w:pPr>
            <w:r>
              <w:t>in correspondence to members of the public in Wales, and</w:t>
            </w:r>
          </w:p>
          <w:p w14:paraId="27CDE64D" w14:textId="77777777" w:rsidR="00810894" w:rsidRDefault="00810894" w:rsidP="00263D6F">
            <w:pPr>
              <w:pStyle w:val="N3"/>
            </w:pPr>
            <w:r>
              <w:t>in publications and notices that invite members of the public in Wales to respond to you or to correspond with you,</w:t>
            </w:r>
          </w:p>
          <w:p w14:paraId="2108ECB8" w14:textId="77777777" w:rsidR="00810894" w:rsidRDefault="00810894" w:rsidP="00263D6F">
            <w:pPr>
              <w:pStyle w:val="TableText"/>
              <w:jc w:val="both"/>
            </w:pPr>
            <w:r>
              <w:t>that you welcome receiving correspondence in Welsh, that you will respond to correspondence in Welsh, and that corresponding in Welsh will not lead to delay.</w:t>
            </w:r>
          </w:p>
          <w:p w14:paraId="6E6E1307" w14:textId="77777777" w:rsidR="00810894" w:rsidRDefault="00810894" w:rsidP="00263D6F">
            <w:pPr>
              <w:pStyle w:val="N3"/>
              <w:numPr>
                <w:ilvl w:val="0"/>
                <w:numId w:val="0"/>
              </w:numPr>
              <w:ind w:left="33"/>
            </w:pPr>
          </w:p>
        </w:tc>
      </w:tr>
      <w:tr w:rsidR="00810894" w:rsidRPr="00513C47" w14:paraId="5D04EB42" w14:textId="77777777" w:rsidTr="00263D6F">
        <w:tc>
          <w:tcPr>
            <w:tcW w:w="1668" w:type="dxa"/>
          </w:tcPr>
          <w:p w14:paraId="266F26F4" w14:textId="77777777" w:rsidR="00810894" w:rsidRPr="00AC6725" w:rsidRDefault="00810894" w:rsidP="00263D6F">
            <w:pPr>
              <w:pStyle w:val="TableText"/>
              <w:rPr>
                <w:b/>
              </w:rPr>
            </w:pPr>
            <w:r w:rsidRPr="00AC6725">
              <w:rPr>
                <w:b/>
              </w:rPr>
              <w:t>2</w:t>
            </w:r>
          </w:p>
        </w:tc>
        <w:tc>
          <w:tcPr>
            <w:tcW w:w="3198" w:type="dxa"/>
          </w:tcPr>
          <w:p w14:paraId="1136144B" w14:textId="77777777" w:rsidR="00810894" w:rsidRPr="00AC6725" w:rsidRDefault="00810894" w:rsidP="00263D6F">
            <w:pPr>
              <w:pStyle w:val="TableText"/>
              <w:jc w:val="both"/>
              <w:rPr>
                <w:b/>
              </w:rPr>
            </w:pPr>
            <w:r w:rsidRPr="00AC6725">
              <w:rPr>
                <w:b/>
              </w:rPr>
              <w:t>Standards relating to telephone calls made and received by a body</w:t>
            </w:r>
          </w:p>
          <w:p w14:paraId="62B536D1" w14:textId="77777777" w:rsidR="00810894" w:rsidRPr="00AC6725" w:rsidRDefault="00810894" w:rsidP="00263D6F">
            <w:pPr>
              <w:pStyle w:val="TableText"/>
              <w:rPr>
                <w:b/>
              </w:rPr>
            </w:pPr>
          </w:p>
        </w:tc>
      </w:tr>
      <w:tr w:rsidR="00810894" w:rsidRPr="00513C47" w14:paraId="0BC2F1A8" w14:textId="77777777" w:rsidTr="00263D6F">
        <w:tc>
          <w:tcPr>
            <w:tcW w:w="1668" w:type="dxa"/>
          </w:tcPr>
          <w:p w14:paraId="20C21C12" w14:textId="77777777" w:rsidR="00810894" w:rsidRDefault="00810894" w:rsidP="00263D6F">
            <w:pPr>
              <w:pStyle w:val="TableText"/>
            </w:pPr>
          </w:p>
        </w:tc>
        <w:tc>
          <w:tcPr>
            <w:tcW w:w="3198" w:type="dxa"/>
          </w:tcPr>
          <w:p w14:paraId="51BB90E4" w14:textId="77777777" w:rsidR="00810894" w:rsidRPr="00227918" w:rsidRDefault="00810894" w:rsidP="00263D6F">
            <w:pPr>
              <w:pStyle w:val="TableText"/>
              <w:jc w:val="both"/>
              <w:rPr>
                <w:b/>
                <w:i/>
              </w:rPr>
            </w:pPr>
            <w:r w:rsidRPr="00227918">
              <w:rPr>
                <w:b/>
                <w:i/>
              </w:rPr>
              <w:t>(1) Telephone calls made to a body’s main contact number and to any helplines or call centres</w:t>
            </w:r>
          </w:p>
          <w:p w14:paraId="23B25711" w14:textId="77777777" w:rsidR="00810894" w:rsidRPr="0046558A" w:rsidRDefault="00810894" w:rsidP="00263D6F">
            <w:pPr>
              <w:pStyle w:val="TableText"/>
              <w:rPr>
                <w:i/>
              </w:rPr>
            </w:pPr>
          </w:p>
        </w:tc>
      </w:tr>
      <w:tr w:rsidR="00810894" w:rsidRPr="00513C47" w14:paraId="63A44851" w14:textId="77777777" w:rsidTr="00263D6F">
        <w:tc>
          <w:tcPr>
            <w:tcW w:w="1668" w:type="dxa"/>
          </w:tcPr>
          <w:p w14:paraId="50BD82A3" w14:textId="77777777" w:rsidR="00810894" w:rsidRPr="00227918" w:rsidRDefault="00810894" w:rsidP="00263D6F">
            <w:pPr>
              <w:pStyle w:val="TableText"/>
              <w:rPr>
                <w:b/>
              </w:rPr>
            </w:pPr>
            <w:r w:rsidRPr="00227918">
              <w:rPr>
                <w:b/>
              </w:rPr>
              <w:t>Standard 8:</w:t>
            </w:r>
          </w:p>
        </w:tc>
        <w:tc>
          <w:tcPr>
            <w:tcW w:w="3198" w:type="dxa"/>
          </w:tcPr>
          <w:p w14:paraId="1149816F" w14:textId="77777777" w:rsidR="00810894" w:rsidRDefault="00810894" w:rsidP="00263D6F">
            <w:pPr>
              <w:pStyle w:val="TableText"/>
              <w:jc w:val="both"/>
            </w:pPr>
            <w:r>
              <w:t>When a member of the public in Wales (“P”) contacts you on your main telephone number (or numbers), or on any helpline numbers or call centre numbers, you must greet the P in Welsh.</w:t>
            </w:r>
          </w:p>
          <w:p w14:paraId="4BF7271C" w14:textId="77777777" w:rsidR="00810894" w:rsidRPr="0046558A" w:rsidRDefault="00810894" w:rsidP="00263D6F">
            <w:pPr>
              <w:pStyle w:val="TableText"/>
              <w:jc w:val="both"/>
            </w:pPr>
          </w:p>
        </w:tc>
      </w:tr>
      <w:tr w:rsidR="00810894" w:rsidRPr="00513C47" w14:paraId="3089C363" w14:textId="77777777" w:rsidTr="00263D6F">
        <w:tc>
          <w:tcPr>
            <w:tcW w:w="1668" w:type="dxa"/>
          </w:tcPr>
          <w:p w14:paraId="307741E4" w14:textId="77777777" w:rsidR="00810894" w:rsidRPr="00227918" w:rsidRDefault="00810894" w:rsidP="00263D6F">
            <w:pPr>
              <w:pStyle w:val="TableText"/>
              <w:rPr>
                <w:b/>
              </w:rPr>
            </w:pPr>
            <w:r w:rsidRPr="00227918">
              <w:rPr>
                <w:b/>
              </w:rPr>
              <w:t>Standard 9:</w:t>
            </w:r>
          </w:p>
        </w:tc>
        <w:tc>
          <w:tcPr>
            <w:tcW w:w="3198" w:type="dxa"/>
          </w:tcPr>
          <w:p w14:paraId="6A2781F8" w14:textId="77777777" w:rsidR="00810894" w:rsidRDefault="00810894" w:rsidP="00263D6F">
            <w:pPr>
              <w:pStyle w:val="TableText"/>
              <w:jc w:val="both"/>
            </w:pPr>
            <w:r>
              <w:t>When a member of the public in Wales (“P”) contacts you on your main telephone number (or numbers), or on any helpline numbers or call centre numbers, you must inform the P that a Welsh language service is available.</w:t>
            </w:r>
          </w:p>
          <w:p w14:paraId="08B20580" w14:textId="77777777" w:rsidR="00810894" w:rsidRDefault="00810894" w:rsidP="00263D6F">
            <w:pPr>
              <w:pStyle w:val="TableText"/>
            </w:pPr>
          </w:p>
        </w:tc>
      </w:tr>
      <w:tr w:rsidR="00810894" w:rsidRPr="00513C47" w14:paraId="1F9A409D" w14:textId="77777777" w:rsidTr="00263D6F">
        <w:tc>
          <w:tcPr>
            <w:tcW w:w="1668" w:type="dxa"/>
          </w:tcPr>
          <w:p w14:paraId="3019762C" w14:textId="77777777" w:rsidR="00810894" w:rsidRPr="00227918" w:rsidRDefault="00810894" w:rsidP="00263D6F">
            <w:pPr>
              <w:pStyle w:val="TableText"/>
              <w:rPr>
                <w:b/>
              </w:rPr>
            </w:pPr>
            <w:r w:rsidRPr="00227918">
              <w:rPr>
                <w:b/>
              </w:rPr>
              <w:t>Standard 10:</w:t>
            </w:r>
          </w:p>
        </w:tc>
        <w:tc>
          <w:tcPr>
            <w:tcW w:w="3198" w:type="dxa"/>
          </w:tcPr>
          <w:p w14:paraId="5BD73B37" w14:textId="77777777" w:rsidR="00810894" w:rsidRDefault="00810894" w:rsidP="00263D6F">
            <w:pPr>
              <w:pStyle w:val="TableText"/>
              <w:jc w:val="both"/>
            </w:pPr>
            <w:r>
              <w:t xml:space="preserve">When a member of the public in Wales (“P”) contacts you on your main telephone number (or </w:t>
            </w:r>
            <w:r>
              <w:lastRenderedPageBreak/>
              <w:t>numbers), or on any helpline numbers or call centre numbers, you must deal with the call in Welsh in its entirety if that is the P’s wish (where necessary by transferring the call to a member of staff who is able to deal with the call in Welsh).</w:t>
            </w:r>
          </w:p>
          <w:p w14:paraId="6B07A6E3" w14:textId="77777777" w:rsidR="00810894" w:rsidRDefault="00810894" w:rsidP="00263D6F">
            <w:pPr>
              <w:pStyle w:val="TableText"/>
            </w:pPr>
          </w:p>
        </w:tc>
      </w:tr>
      <w:tr w:rsidR="00810894" w:rsidRPr="00513C47" w14:paraId="14C90BAF" w14:textId="77777777" w:rsidTr="00263D6F">
        <w:tc>
          <w:tcPr>
            <w:tcW w:w="1668" w:type="dxa"/>
          </w:tcPr>
          <w:p w14:paraId="7BAD7B1B" w14:textId="77777777" w:rsidR="00810894" w:rsidRPr="00227918" w:rsidRDefault="00810894" w:rsidP="00263D6F">
            <w:pPr>
              <w:pStyle w:val="TableText"/>
              <w:rPr>
                <w:b/>
              </w:rPr>
            </w:pPr>
            <w:r w:rsidRPr="00227918">
              <w:rPr>
                <w:b/>
              </w:rPr>
              <w:lastRenderedPageBreak/>
              <w:t>Standard 11:</w:t>
            </w:r>
          </w:p>
        </w:tc>
        <w:tc>
          <w:tcPr>
            <w:tcW w:w="3198" w:type="dxa"/>
          </w:tcPr>
          <w:p w14:paraId="4958C43A" w14:textId="77777777" w:rsidR="00810894" w:rsidRDefault="00810894" w:rsidP="00263D6F">
            <w:pPr>
              <w:pStyle w:val="TableText"/>
              <w:jc w:val="both"/>
            </w:pPr>
            <w:r>
              <w:t>When a member of the public in Wales (“P”) contacts you on your main telephone number (or numbers), or on any helpline numbers or call centre numbers, you must deal with the call in Welsh if that is the P’s wish until such point as—</w:t>
            </w:r>
          </w:p>
          <w:p w14:paraId="6D6CC401" w14:textId="77777777" w:rsidR="00810894" w:rsidRDefault="00810894" w:rsidP="00B61A0F">
            <w:pPr>
              <w:pStyle w:val="N3"/>
              <w:numPr>
                <w:ilvl w:val="2"/>
                <w:numId w:val="80"/>
              </w:numPr>
            </w:pPr>
            <w:r>
              <w:t>it is necessary to transfer the call to a member of staff who does not speak Welsh who can provide a service on a specific subject matter, and</w:t>
            </w:r>
          </w:p>
          <w:p w14:paraId="00A83987" w14:textId="77777777" w:rsidR="00810894" w:rsidRDefault="00810894" w:rsidP="00263D6F">
            <w:pPr>
              <w:pStyle w:val="N3"/>
            </w:pPr>
            <w:r>
              <w:t>no Welsh speaking member of staff is available to provide a service on that specific subject matter.</w:t>
            </w:r>
          </w:p>
          <w:p w14:paraId="50B39788" w14:textId="77777777" w:rsidR="00810894" w:rsidRDefault="00810894" w:rsidP="00263D6F">
            <w:pPr>
              <w:pStyle w:val="TableText"/>
            </w:pPr>
          </w:p>
        </w:tc>
      </w:tr>
      <w:tr w:rsidR="00810894" w:rsidRPr="00513C47" w14:paraId="21DB0100" w14:textId="77777777" w:rsidTr="00263D6F">
        <w:tc>
          <w:tcPr>
            <w:tcW w:w="1668" w:type="dxa"/>
          </w:tcPr>
          <w:p w14:paraId="7FD1FE41" w14:textId="77777777" w:rsidR="00810894" w:rsidRPr="00227918" w:rsidRDefault="00810894" w:rsidP="00263D6F">
            <w:pPr>
              <w:pStyle w:val="TableText"/>
              <w:rPr>
                <w:b/>
              </w:rPr>
            </w:pPr>
            <w:r w:rsidRPr="00227918">
              <w:rPr>
                <w:b/>
              </w:rPr>
              <w:t>Standard 12:</w:t>
            </w:r>
          </w:p>
        </w:tc>
        <w:tc>
          <w:tcPr>
            <w:tcW w:w="3198" w:type="dxa"/>
          </w:tcPr>
          <w:p w14:paraId="361400F8" w14:textId="77777777" w:rsidR="00810894" w:rsidRDefault="00810894" w:rsidP="00263D6F">
            <w:pPr>
              <w:pStyle w:val="TableText"/>
              <w:jc w:val="both"/>
            </w:pPr>
            <w:r>
              <w:t>When you advertise telephone numbers, helpline numbers or call centre services and where the anticipated audience includes members of the public in Wales, you must not treat the Welsh language less favourably than the English language.</w:t>
            </w:r>
          </w:p>
          <w:p w14:paraId="3875FF96" w14:textId="77777777" w:rsidR="00810894" w:rsidRDefault="00810894" w:rsidP="00263D6F">
            <w:pPr>
              <w:pStyle w:val="TableText"/>
            </w:pPr>
          </w:p>
        </w:tc>
      </w:tr>
      <w:tr w:rsidR="00810894" w:rsidRPr="00513C47" w14:paraId="41C7F4B1" w14:textId="77777777" w:rsidTr="00263D6F">
        <w:tc>
          <w:tcPr>
            <w:tcW w:w="1668" w:type="dxa"/>
          </w:tcPr>
          <w:p w14:paraId="69C218DE" w14:textId="77777777" w:rsidR="00810894" w:rsidRPr="00227918" w:rsidRDefault="00810894" w:rsidP="00263D6F">
            <w:pPr>
              <w:pStyle w:val="TableText"/>
              <w:rPr>
                <w:b/>
              </w:rPr>
            </w:pPr>
            <w:r w:rsidRPr="00227918">
              <w:rPr>
                <w:b/>
              </w:rPr>
              <w:t>Standard 13:</w:t>
            </w:r>
          </w:p>
        </w:tc>
        <w:tc>
          <w:tcPr>
            <w:tcW w:w="3198" w:type="dxa"/>
          </w:tcPr>
          <w:p w14:paraId="5640DB82" w14:textId="77777777" w:rsidR="00810894" w:rsidRDefault="00810894" w:rsidP="00263D6F">
            <w:pPr>
              <w:pStyle w:val="TableText"/>
              <w:jc w:val="both"/>
            </w:pPr>
            <w:r>
              <w:t xml:space="preserve">If you offer a Welsh language service to members of the public in Wales on your main telephone number (or numbers), </w:t>
            </w:r>
            <w:r w:rsidR="00687253">
              <w:t xml:space="preserve">or </w:t>
            </w:r>
            <w:r>
              <w:t>on any helpline numbers or call centre numbers, the telephone number for the Welsh language service must be the same as for the corresponding English language service.</w:t>
            </w:r>
          </w:p>
          <w:p w14:paraId="1131E26C" w14:textId="77777777" w:rsidR="00810894" w:rsidRDefault="00810894" w:rsidP="00263D6F">
            <w:pPr>
              <w:pStyle w:val="TableText"/>
            </w:pPr>
          </w:p>
        </w:tc>
      </w:tr>
      <w:tr w:rsidR="00810894" w:rsidRPr="00513C47" w14:paraId="07CCD4CE" w14:textId="77777777" w:rsidTr="00263D6F">
        <w:tc>
          <w:tcPr>
            <w:tcW w:w="1668" w:type="dxa"/>
          </w:tcPr>
          <w:p w14:paraId="2F0311A1" w14:textId="77777777" w:rsidR="00810894" w:rsidRPr="00227918" w:rsidRDefault="00810894" w:rsidP="00263D6F">
            <w:pPr>
              <w:pStyle w:val="TableText"/>
              <w:rPr>
                <w:b/>
              </w:rPr>
            </w:pPr>
            <w:r w:rsidRPr="00227918">
              <w:rPr>
                <w:b/>
              </w:rPr>
              <w:t>Standard 14:</w:t>
            </w:r>
          </w:p>
        </w:tc>
        <w:tc>
          <w:tcPr>
            <w:tcW w:w="3198" w:type="dxa"/>
          </w:tcPr>
          <w:p w14:paraId="23C81379" w14:textId="77777777" w:rsidR="00810894" w:rsidRDefault="00810894" w:rsidP="00263D6F">
            <w:pPr>
              <w:pStyle w:val="TableText"/>
              <w:jc w:val="both"/>
            </w:pPr>
            <w:r>
              <w:t xml:space="preserve">When you publish your main telephone number, or any helpline numbers or call centre service numbers and where the anticipated audience includes members of the public in Wales, you must state (in Welsh) that you welcome calls in </w:t>
            </w:r>
            <w:r>
              <w:lastRenderedPageBreak/>
              <w:t>Welsh.</w:t>
            </w:r>
          </w:p>
          <w:p w14:paraId="4D9FD575" w14:textId="77777777" w:rsidR="00810894" w:rsidRDefault="00810894" w:rsidP="00263D6F">
            <w:pPr>
              <w:pStyle w:val="TableText"/>
            </w:pPr>
          </w:p>
        </w:tc>
      </w:tr>
      <w:tr w:rsidR="00810894" w:rsidRPr="00513C47" w14:paraId="407C3698" w14:textId="77777777" w:rsidTr="00263D6F">
        <w:tc>
          <w:tcPr>
            <w:tcW w:w="1668" w:type="dxa"/>
          </w:tcPr>
          <w:p w14:paraId="580C9A82" w14:textId="77777777" w:rsidR="00810894" w:rsidRPr="00227918" w:rsidRDefault="00810894" w:rsidP="00263D6F">
            <w:pPr>
              <w:pStyle w:val="TableText"/>
              <w:rPr>
                <w:b/>
              </w:rPr>
            </w:pPr>
            <w:r w:rsidRPr="00227918">
              <w:rPr>
                <w:b/>
              </w:rPr>
              <w:lastRenderedPageBreak/>
              <w:t>Standard 15:</w:t>
            </w:r>
          </w:p>
        </w:tc>
        <w:tc>
          <w:tcPr>
            <w:tcW w:w="3198" w:type="dxa"/>
          </w:tcPr>
          <w:p w14:paraId="7690457D" w14:textId="77777777" w:rsidR="00810894" w:rsidRDefault="00810894" w:rsidP="00263D6F">
            <w:pPr>
              <w:pStyle w:val="TableText"/>
              <w:jc w:val="both"/>
            </w:pPr>
            <w:r>
              <w:t>If you have performance indicators for dealing with telephone calls, you must ensure that those performance indicators do not treat telephone calls made in Welsh any less favourably than calls made in English.</w:t>
            </w:r>
          </w:p>
          <w:p w14:paraId="17C6CB91" w14:textId="77777777" w:rsidR="00810894" w:rsidRDefault="00810894" w:rsidP="00263D6F">
            <w:pPr>
              <w:pStyle w:val="TableText"/>
            </w:pPr>
          </w:p>
        </w:tc>
      </w:tr>
      <w:tr w:rsidR="00810894" w:rsidRPr="00513C47" w14:paraId="5F6CBCE6" w14:textId="77777777" w:rsidTr="00263D6F">
        <w:tc>
          <w:tcPr>
            <w:tcW w:w="1668" w:type="dxa"/>
          </w:tcPr>
          <w:p w14:paraId="7847328B" w14:textId="77777777" w:rsidR="00810894" w:rsidRPr="00227918" w:rsidRDefault="00810894" w:rsidP="00263D6F">
            <w:pPr>
              <w:pStyle w:val="TableText"/>
              <w:rPr>
                <w:b/>
              </w:rPr>
            </w:pPr>
            <w:r w:rsidRPr="00227918">
              <w:rPr>
                <w:b/>
              </w:rPr>
              <w:t>Standard 16:</w:t>
            </w:r>
          </w:p>
        </w:tc>
        <w:tc>
          <w:tcPr>
            <w:tcW w:w="3198" w:type="dxa"/>
          </w:tcPr>
          <w:p w14:paraId="5E6AE9B8" w14:textId="77777777" w:rsidR="00810894" w:rsidRDefault="00810894" w:rsidP="00263D6F">
            <w:pPr>
              <w:pStyle w:val="TableText"/>
              <w:jc w:val="both"/>
            </w:pPr>
            <w:r>
              <w:t>Your main telephone call answering service (or services) must inform members of the public in Wales calling, in Welsh, that they can leave a message in Welsh.</w:t>
            </w:r>
          </w:p>
          <w:p w14:paraId="46950EFC" w14:textId="77777777" w:rsidR="00810894" w:rsidRDefault="00810894" w:rsidP="00263D6F">
            <w:pPr>
              <w:pStyle w:val="TableText"/>
            </w:pPr>
          </w:p>
        </w:tc>
      </w:tr>
      <w:tr w:rsidR="00810894" w:rsidRPr="00513C47" w14:paraId="73EA6F75" w14:textId="77777777" w:rsidTr="00263D6F">
        <w:tc>
          <w:tcPr>
            <w:tcW w:w="1668" w:type="dxa"/>
          </w:tcPr>
          <w:p w14:paraId="6997BE36" w14:textId="77777777" w:rsidR="00810894" w:rsidRPr="00227918" w:rsidRDefault="00810894" w:rsidP="00263D6F">
            <w:pPr>
              <w:pStyle w:val="TableText"/>
              <w:rPr>
                <w:b/>
              </w:rPr>
            </w:pPr>
            <w:r w:rsidRPr="00227918">
              <w:rPr>
                <w:b/>
              </w:rPr>
              <w:t>Standard 17:</w:t>
            </w:r>
          </w:p>
        </w:tc>
        <w:tc>
          <w:tcPr>
            <w:tcW w:w="3198" w:type="dxa"/>
          </w:tcPr>
          <w:p w14:paraId="7D6904B7" w14:textId="77777777" w:rsidR="00810894" w:rsidRDefault="00810894" w:rsidP="00263D6F">
            <w:pPr>
              <w:pStyle w:val="TableText"/>
              <w:jc w:val="both"/>
            </w:pPr>
            <w:r>
              <w:t>When there is no Welsh language service available on your main telephone number (or numbers), or on any helpline numbers or call centre numbers, you must inform members of the public in Wales calling, in Welsh (by way of an automated message or otherwise), when a Welsh language service will be available.</w:t>
            </w:r>
          </w:p>
          <w:p w14:paraId="40E6DE49" w14:textId="77777777" w:rsidR="00810894" w:rsidRDefault="00810894" w:rsidP="00263D6F">
            <w:pPr>
              <w:pStyle w:val="TableText"/>
            </w:pPr>
          </w:p>
        </w:tc>
      </w:tr>
      <w:tr w:rsidR="00810894" w:rsidRPr="00513C47" w14:paraId="7C71C928" w14:textId="77777777" w:rsidTr="00263D6F">
        <w:tc>
          <w:tcPr>
            <w:tcW w:w="1668" w:type="dxa"/>
          </w:tcPr>
          <w:p w14:paraId="03C2CCA6" w14:textId="77777777" w:rsidR="00810894" w:rsidRDefault="00810894" w:rsidP="00263D6F">
            <w:pPr>
              <w:pStyle w:val="TableText"/>
            </w:pPr>
          </w:p>
        </w:tc>
        <w:tc>
          <w:tcPr>
            <w:tcW w:w="3198" w:type="dxa"/>
          </w:tcPr>
          <w:p w14:paraId="6331BA91" w14:textId="77777777" w:rsidR="00810894" w:rsidRPr="00227918" w:rsidRDefault="00810894" w:rsidP="00263D6F">
            <w:pPr>
              <w:pStyle w:val="TableText"/>
              <w:jc w:val="both"/>
              <w:rPr>
                <w:b/>
                <w:i/>
              </w:rPr>
            </w:pPr>
            <w:r w:rsidRPr="00227918">
              <w:rPr>
                <w:b/>
                <w:i/>
              </w:rPr>
              <w:t>(2) Telephone calls made to departments and to members of a body’s staff</w:t>
            </w:r>
          </w:p>
          <w:p w14:paraId="05CF4AB6" w14:textId="77777777" w:rsidR="00810894" w:rsidRPr="000B30C6" w:rsidRDefault="00810894" w:rsidP="00263D6F">
            <w:pPr>
              <w:pStyle w:val="TableText"/>
              <w:rPr>
                <w:i/>
              </w:rPr>
            </w:pPr>
          </w:p>
        </w:tc>
      </w:tr>
      <w:tr w:rsidR="00810894" w:rsidRPr="00513C47" w14:paraId="2913C92C" w14:textId="77777777" w:rsidTr="00263D6F">
        <w:tc>
          <w:tcPr>
            <w:tcW w:w="1668" w:type="dxa"/>
          </w:tcPr>
          <w:p w14:paraId="343F07B5" w14:textId="77777777" w:rsidR="00810894" w:rsidRPr="00227918" w:rsidRDefault="00810894" w:rsidP="00263D6F">
            <w:pPr>
              <w:pStyle w:val="TableText"/>
              <w:rPr>
                <w:b/>
              </w:rPr>
            </w:pPr>
            <w:r w:rsidRPr="00227918">
              <w:rPr>
                <w:b/>
              </w:rPr>
              <w:t>Standard 18:</w:t>
            </w:r>
          </w:p>
        </w:tc>
        <w:tc>
          <w:tcPr>
            <w:tcW w:w="3198" w:type="dxa"/>
          </w:tcPr>
          <w:p w14:paraId="71176E1D" w14:textId="77777777" w:rsidR="00810894" w:rsidRDefault="00810894" w:rsidP="00263D6F">
            <w:pPr>
              <w:pStyle w:val="TableText"/>
              <w:jc w:val="both"/>
            </w:pPr>
            <w:r>
              <w:t>If a member of the public in Wales (“P”) contacts one of your departments on a direct line telephone number (including on staff members’ direct line numbers), and that P wishes to receive a service in Welsh, you must deal with the call in Welsh in its entirety (if necessary by transferring the call to a member of staff who is able to deal with the call in Welsh).</w:t>
            </w:r>
          </w:p>
          <w:p w14:paraId="2AE833B1" w14:textId="77777777" w:rsidR="00810894" w:rsidRPr="000B30C6" w:rsidRDefault="00810894" w:rsidP="00263D6F">
            <w:pPr>
              <w:pStyle w:val="TableText"/>
            </w:pPr>
          </w:p>
        </w:tc>
      </w:tr>
      <w:tr w:rsidR="00810894" w:rsidRPr="00513C47" w14:paraId="5325ED2E" w14:textId="77777777" w:rsidTr="00263D6F">
        <w:tc>
          <w:tcPr>
            <w:tcW w:w="1668" w:type="dxa"/>
          </w:tcPr>
          <w:p w14:paraId="7719557A" w14:textId="77777777" w:rsidR="00810894" w:rsidRPr="00227918" w:rsidRDefault="00810894" w:rsidP="00263D6F">
            <w:pPr>
              <w:pStyle w:val="TableText"/>
              <w:rPr>
                <w:b/>
              </w:rPr>
            </w:pPr>
            <w:r w:rsidRPr="00227918">
              <w:rPr>
                <w:b/>
              </w:rPr>
              <w:t>Standard 19:</w:t>
            </w:r>
          </w:p>
        </w:tc>
        <w:tc>
          <w:tcPr>
            <w:tcW w:w="3198" w:type="dxa"/>
          </w:tcPr>
          <w:p w14:paraId="21F127E0" w14:textId="77777777" w:rsidR="00810894" w:rsidRDefault="00810894" w:rsidP="00263D6F">
            <w:pPr>
              <w:pStyle w:val="TableText"/>
              <w:jc w:val="both"/>
            </w:pPr>
            <w:r>
              <w:t>If a member of the public in Wales (“P”) contacts one of your departments on a direct line telephone number (including on staff members’ direct line numbers), and that P wishes to receive a service in Welsh, you must deal with the call in Welsh until such point as—</w:t>
            </w:r>
          </w:p>
          <w:p w14:paraId="3B938E46" w14:textId="77777777" w:rsidR="00810894" w:rsidRDefault="00810894" w:rsidP="00810894">
            <w:pPr>
              <w:pStyle w:val="N3"/>
              <w:numPr>
                <w:ilvl w:val="2"/>
                <w:numId w:val="7"/>
              </w:numPr>
            </w:pPr>
            <w:r>
              <w:t xml:space="preserve">it is necessary to transfer the call to a member of staff who does not speak </w:t>
            </w:r>
            <w:r>
              <w:lastRenderedPageBreak/>
              <w:t>Welsh who can provide a service on a specific subject matter, and</w:t>
            </w:r>
          </w:p>
          <w:p w14:paraId="26C5DB5D" w14:textId="77777777" w:rsidR="00810894" w:rsidRDefault="00810894" w:rsidP="00263D6F">
            <w:pPr>
              <w:pStyle w:val="N3"/>
            </w:pPr>
            <w:r>
              <w:t>no Welsh speaking member of staff is available to provide a service on that specific subject matter.</w:t>
            </w:r>
          </w:p>
          <w:p w14:paraId="0F7D40A7" w14:textId="77777777" w:rsidR="00810894" w:rsidRDefault="00810894" w:rsidP="00263D6F">
            <w:pPr>
              <w:pStyle w:val="TableText"/>
            </w:pPr>
          </w:p>
        </w:tc>
      </w:tr>
      <w:tr w:rsidR="00810894" w:rsidRPr="00513C47" w14:paraId="1E68DF25" w14:textId="77777777" w:rsidTr="00263D6F">
        <w:tc>
          <w:tcPr>
            <w:tcW w:w="1668" w:type="dxa"/>
          </w:tcPr>
          <w:p w14:paraId="7108E57C" w14:textId="77777777" w:rsidR="00810894" w:rsidRPr="00227918" w:rsidRDefault="00810894" w:rsidP="00263D6F">
            <w:pPr>
              <w:pStyle w:val="TableText"/>
              <w:rPr>
                <w:b/>
              </w:rPr>
            </w:pPr>
            <w:r w:rsidRPr="00227918">
              <w:rPr>
                <w:b/>
              </w:rPr>
              <w:lastRenderedPageBreak/>
              <w:t>Standard 20:</w:t>
            </w:r>
          </w:p>
        </w:tc>
        <w:tc>
          <w:tcPr>
            <w:tcW w:w="3198" w:type="dxa"/>
          </w:tcPr>
          <w:p w14:paraId="7D58B5D6" w14:textId="77777777" w:rsidR="00810894" w:rsidRDefault="00810894" w:rsidP="00263D6F">
            <w:pPr>
              <w:pStyle w:val="TableText"/>
              <w:jc w:val="both"/>
            </w:pPr>
            <w:r>
              <w:t>When a member of the public in Wales (“P”) contacts you on a direct line number (whether on a department’s direct line number or on the direct line number of a member of staff), you must ensure that, when greeting that P, the Welsh language is not treated less favourably than the English language.</w:t>
            </w:r>
          </w:p>
          <w:p w14:paraId="4F44D33E" w14:textId="77777777" w:rsidR="00810894" w:rsidRDefault="00810894" w:rsidP="00263D6F">
            <w:pPr>
              <w:pStyle w:val="TableText"/>
            </w:pPr>
          </w:p>
        </w:tc>
      </w:tr>
      <w:tr w:rsidR="00810894" w:rsidRPr="00513C47" w14:paraId="45B2DA0A" w14:textId="77777777" w:rsidTr="00263D6F">
        <w:tc>
          <w:tcPr>
            <w:tcW w:w="1668" w:type="dxa"/>
          </w:tcPr>
          <w:p w14:paraId="38455E51" w14:textId="77777777" w:rsidR="00810894" w:rsidRDefault="00810894" w:rsidP="00263D6F">
            <w:pPr>
              <w:pStyle w:val="TableText"/>
            </w:pPr>
          </w:p>
        </w:tc>
        <w:tc>
          <w:tcPr>
            <w:tcW w:w="3198" w:type="dxa"/>
          </w:tcPr>
          <w:p w14:paraId="58401507" w14:textId="77777777" w:rsidR="00810894" w:rsidRPr="00227918" w:rsidRDefault="00810894" w:rsidP="00263D6F">
            <w:pPr>
              <w:pStyle w:val="TableText"/>
              <w:jc w:val="both"/>
              <w:rPr>
                <w:b/>
                <w:i/>
              </w:rPr>
            </w:pPr>
            <w:r w:rsidRPr="005823E2">
              <w:rPr>
                <w:i/>
              </w:rPr>
              <w:t>(</w:t>
            </w:r>
            <w:r w:rsidRPr="00227918">
              <w:rPr>
                <w:b/>
                <w:i/>
              </w:rPr>
              <w:t>3) Telephone calls made by a body</w:t>
            </w:r>
          </w:p>
          <w:p w14:paraId="2D7391F3" w14:textId="77777777" w:rsidR="00810894" w:rsidRPr="005823E2" w:rsidRDefault="00810894" w:rsidP="00263D6F">
            <w:pPr>
              <w:pStyle w:val="TableText"/>
              <w:rPr>
                <w:i/>
              </w:rPr>
            </w:pPr>
          </w:p>
        </w:tc>
      </w:tr>
      <w:tr w:rsidR="00810894" w:rsidRPr="00513C47" w14:paraId="0FADFC7D" w14:textId="77777777" w:rsidTr="00263D6F">
        <w:tc>
          <w:tcPr>
            <w:tcW w:w="1668" w:type="dxa"/>
          </w:tcPr>
          <w:p w14:paraId="79638566" w14:textId="77777777" w:rsidR="00810894" w:rsidRPr="00227918" w:rsidRDefault="00810894" w:rsidP="00263D6F">
            <w:pPr>
              <w:pStyle w:val="TableText"/>
              <w:rPr>
                <w:b/>
              </w:rPr>
            </w:pPr>
            <w:r w:rsidRPr="00227918">
              <w:rPr>
                <w:b/>
              </w:rPr>
              <w:t>Standard 21:</w:t>
            </w:r>
          </w:p>
        </w:tc>
        <w:tc>
          <w:tcPr>
            <w:tcW w:w="3198" w:type="dxa"/>
          </w:tcPr>
          <w:p w14:paraId="7A019D1A" w14:textId="77777777" w:rsidR="00810894" w:rsidRDefault="00810894" w:rsidP="00263D6F">
            <w:pPr>
              <w:pStyle w:val="TableText"/>
              <w:jc w:val="both"/>
            </w:pPr>
            <w:r>
              <w:t>When you telephone an individual (“A”) for the first time you must ask A whether A wishes to receive telephone calls from you in Welsh, and if A responds to say that A wishes to receive telephone calls in Welsh you must keep a record of that wish, and conduct telephone calls made to A from then onwards in Welsh.</w:t>
            </w:r>
          </w:p>
          <w:p w14:paraId="2AF4E2D0" w14:textId="77777777" w:rsidR="00810894" w:rsidRPr="005823E2" w:rsidRDefault="00810894" w:rsidP="00263D6F">
            <w:pPr>
              <w:pStyle w:val="TableText"/>
            </w:pPr>
          </w:p>
        </w:tc>
      </w:tr>
      <w:tr w:rsidR="00810894" w:rsidRPr="00513C47" w14:paraId="33B658D6" w14:textId="77777777" w:rsidTr="00263D6F">
        <w:tc>
          <w:tcPr>
            <w:tcW w:w="1668" w:type="dxa"/>
          </w:tcPr>
          <w:p w14:paraId="20BC005C" w14:textId="77777777" w:rsidR="00810894" w:rsidRDefault="00810894" w:rsidP="00263D6F">
            <w:pPr>
              <w:pStyle w:val="TableText"/>
            </w:pPr>
          </w:p>
        </w:tc>
        <w:tc>
          <w:tcPr>
            <w:tcW w:w="3198" w:type="dxa"/>
          </w:tcPr>
          <w:p w14:paraId="67667EB2" w14:textId="77777777" w:rsidR="00810894" w:rsidRPr="00227918" w:rsidRDefault="00810894" w:rsidP="00263D6F">
            <w:pPr>
              <w:pStyle w:val="TableText"/>
              <w:jc w:val="both"/>
              <w:rPr>
                <w:b/>
                <w:i/>
              </w:rPr>
            </w:pPr>
            <w:r w:rsidRPr="005823E2">
              <w:rPr>
                <w:i/>
              </w:rPr>
              <w:t>(</w:t>
            </w:r>
            <w:r>
              <w:rPr>
                <w:b/>
                <w:i/>
              </w:rPr>
              <w:t>4</w:t>
            </w:r>
            <w:r w:rsidRPr="00227918">
              <w:rPr>
                <w:b/>
                <w:i/>
              </w:rPr>
              <w:t>) A body dealing with telephone calls using an automated system</w:t>
            </w:r>
          </w:p>
          <w:p w14:paraId="6217521F" w14:textId="77777777" w:rsidR="00810894" w:rsidRPr="005823E2" w:rsidRDefault="00810894" w:rsidP="00263D6F">
            <w:pPr>
              <w:pStyle w:val="TableText"/>
              <w:rPr>
                <w:i/>
              </w:rPr>
            </w:pPr>
          </w:p>
        </w:tc>
      </w:tr>
      <w:tr w:rsidR="00810894" w:rsidRPr="00513C47" w14:paraId="3FC2FE49" w14:textId="77777777" w:rsidTr="00263D6F">
        <w:tc>
          <w:tcPr>
            <w:tcW w:w="1668" w:type="dxa"/>
          </w:tcPr>
          <w:p w14:paraId="757AE0F5" w14:textId="77777777" w:rsidR="00810894" w:rsidRPr="00227918" w:rsidRDefault="00810894" w:rsidP="00263D6F">
            <w:pPr>
              <w:pStyle w:val="TableText"/>
              <w:rPr>
                <w:b/>
              </w:rPr>
            </w:pPr>
            <w:r w:rsidRPr="00227918">
              <w:rPr>
                <w:b/>
              </w:rPr>
              <w:t>Standard 22:</w:t>
            </w:r>
          </w:p>
        </w:tc>
        <w:tc>
          <w:tcPr>
            <w:tcW w:w="3198" w:type="dxa"/>
          </w:tcPr>
          <w:p w14:paraId="06150155" w14:textId="77777777" w:rsidR="00810894" w:rsidRDefault="00810894" w:rsidP="00263D6F">
            <w:pPr>
              <w:pStyle w:val="TableText"/>
              <w:jc w:val="both"/>
            </w:pPr>
            <w:r>
              <w:t>Any automated telephone systems that you have must provide the complete automated service in Welsh where the anticipated audience includes members of the public in Wales.</w:t>
            </w:r>
          </w:p>
          <w:p w14:paraId="6EE0C3C3" w14:textId="77777777" w:rsidR="00810894" w:rsidRPr="005823E2" w:rsidRDefault="00810894" w:rsidP="00263D6F">
            <w:pPr>
              <w:pStyle w:val="TableText"/>
            </w:pPr>
          </w:p>
        </w:tc>
      </w:tr>
      <w:tr w:rsidR="00810894" w:rsidRPr="009C2560" w14:paraId="1C9A12A3" w14:textId="77777777" w:rsidTr="00263D6F">
        <w:tc>
          <w:tcPr>
            <w:tcW w:w="1668" w:type="dxa"/>
          </w:tcPr>
          <w:p w14:paraId="36A20678" w14:textId="77777777" w:rsidR="00810894" w:rsidRPr="00AD37D3" w:rsidRDefault="00810894" w:rsidP="00263D6F">
            <w:pPr>
              <w:pStyle w:val="TableText"/>
              <w:rPr>
                <w:b/>
              </w:rPr>
            </w:pPr>
            <w:r w:rsidRPr="00AD37D3">
              <w:rPr>
                <w:b/>
              </w:rPr>
              <w:t>3</w:t>
            </w:r>
          </w:p>
        </w:tc>
        <w:tc>
          <w:tcPr>
            <w:tcW w:w="3198" w:type="dxa"/>
          </w:tcPr>
          <w:p w14:paraId="00DEFC2B" w14:textId="77777777" w:rsidR="00810894" w:rsidRPr="009C2560" w:rsidRDefault="00810894" w:rsidP="00263D6F">
            <w:pPr>
              <w:pStyle w:val="TableText"/>
              <w:jc w:val="both"/>
              <w:rPr>
                <w:b/>
              </w:rPr>
            </w:pPr>
            <w:r w:rsidRPr="009C2560">
              <w:rPr>
                <w:b/>
              </w:rPr>
              <w:t>Standards relating to a body holding meetings that are not open to the general public</w:t>
            </w:r>
          </w:p>
          <w:p w14:paraId="057CB78B" w14:textId="77777777" w:rsidR="00810894" w:rsidRPr="009C2560" w:rsidRDefault="00810894" w:rsidP="00263D6F">
            <w:pPr>
              <w:pStyle w:val="TableText"/>
              <w:rPr>
                <w:b/>
              </w:rPr>
            </w:pPr>
          </w:p>
        </w:tc>
      </w:tr>
      <w:tr w:rsidR="00810894" w:rsidRPr="00513C47" w14:paraId="4B916D6D" w14:textId="77777777" w:rsidTr="00263D6F">
        <w:tc>
          <w:tcPr>
            <w:tcW w:w="1668" w:type="dxa"/>
          </w:tcPr>
          <w:p w14:paraId="5DC9AC98" w14:textId="77777777" w:rsidR="00810894" w:rsidRDefault="00810894" w:rsidP="00263D6F">
            <w:pPr>
              <w:pStyle w:val="TableText"/>
            </w:pPr>
          </w:p>
        </w:tc>
        <w:tc>
          <w:tcPr>
            <w:tcW w:w="3198" w:type="dxa"/>
          </w:tcPr>
          <w:p w14:paraId="1CEF38AC" w14:textId="77777777" w:rsidR="00810894" w:rsidRPr="00227918" w:rsidRDefault="00810894" w:rsidP="00263D6F">
            <w:pPr>
              <w:pStyle w:val="TableText"/>
              <w:jc w:val="both"/>
              <w:rPr>
                <w:b/>
                <w:i/>
              </w:rPr>
            </w:pPr>
            <w:r w:rsidRPr="00227918">
              <w:rPr>
                <w:b/>
                <w:i/>
              </w:rPr>
              <w:t xml:space="preserve">(1) Meetings between a body and one invited </w:t>
            </w:r>
            <w:r>
              <w:rPr>
                <w:b/>
                <w:i/>
              </w:rPr>
              <w:t>member of the public</w:t>
            </w:r>
          </w:p>
          <w:p w14:paraId="205DDA6E" w14:textId="77777777" w:rsidR="00810894" w:rsidRPr="005823E2" w:rsidRDefault="00810894" w:rsidP="00263D6F">
            <w:pPr>
              <w:pStyle w:val="TableText"/>
              <w:rPr>
                <w:i/>
              </w:rPr>
            </w:pPr>
          </w:p>
        </w:tc>
      </w:tr>
      <w:tr w:rsidR="00810894" w:rsidRPr="00513C47" w14:paraId="7858BBE5" w14:textId="77777777" w:rsidTr="00263D6F">
        <w:tc>
          <w:tcPr>
            <w:tcW w:w="1668" w:type="dxa"/>
          </w:tcPr>
          <w:p w14:paraId="251FC2AB" w14:textId="77777777" w:rsidR="00810894" w:rsidRPr="00227918" w:rsidRDefault="00810894" w:rsidP="00263D6F">
            <w:pPr>
              <w:pStyle w:val="TableText"/>
              <w:rPr>
                <w:b/>
              </w:rPr>
            </w:pPr>
            <w:r w:rsidRPr="00227918">
              <w:rPr>
                <w:b/>
              </w:rPr>
              <w:t>Standard 23:</w:t>
            </w:r>
          </w:p>
        </w:tc>
        <w:tc>
          <w:tcPr>
            <w:tcW w:w="3198" w:type="dxa"/>
          </w:tcPr>
          <w:p w14:paraId="4E7BEC51" w14:textId="77777777" w:rsidR="00810894" w:rsidRDefault="00810894" w:rsidP="00263D6F">
            <w:pPr>
              <w:pStyle w:val="TableText"/>
              <w:jc w:val="both"/>
            </w:pPr>
            <w:r>
              <w:t xml:space="preserve">If you invite one member of the public in Wales (“P”) only to a meeting— </w:t>
            </w:r>
          </w:p>
          <w:p w14:paraId="0325C33C" w14:textId="77777777" w:rsidR="00810894" w:rsidRDefault="00810894" w:rsidP="00810894">
            <w:pPr>
              <w:pStyle w:val="N3"/>
              <w:numPr>
                <w:ilvl w:val="2"/>
                <w:numId w:val="72"/>
              </w:numPr>
            </w:pPr>
            <w:r>
              <w:t xml:space="preserve">you must ask P whether P </w:t>
            </w:r>
            <w:r>
              <w:lastRenderedPageBreak/>
              <w:t xml:space="preserve">wishes to use the Welsh language at the meeting, and inform P that you will conduct the meeting in Welsh, or, if necessary, provide a translation service from Welsh to English for that purpose, and </w:t>
            </w:r>
          </w:p>
          <w:p w14:paraId="5ABF862C" w14:textId="77777777" w:rsidR="00810894" w:rsidRDefault="00810894" w:rsidP="00263D6F">
            <w:pPr>
              <w:pStyle w:val="N3"/>
            </w:pPr>
            <w:r>
              <w:t xml:space="preserve">if P has informed you that P wishes to use the Welsh language at the meeting, you must conduct the meeting in Welsh or, if necessary, arrange for a simultaneous or a consecutive translation service from Welsh to English to be available at the meeting. </w:t>
            </w:r>
          </w:p>
          <w:p w14:paraId="008B3ABB" w14:textId="77777777" w:rsidR="00810894" w:rsidRPr="005823E2" w:rsidRDefault="00810894" w:rsidP="00263D6F">
            <w:pPr>
              <w:pStyle w:val="N3"/>
              <w:numPr>
                <w:ilvl w:val="0"/>
                <w:numId w:val="0"/>
              </w:numPr>
              <w:ind w:left="737"/>
            </w:pPr>
          </w:p>
        </w:tc>
      </w:tr>
      <w:tr w:rsidR="00810894" w:rsidRPr="00513C47" w14:paraId="7CE075F5" w14:textId="77777777" w:rsidTr="00263D6F">
        <w:tc>
          <w:tcPr>
            <w:tcW w:w="1668" w:type="dxa"/>
          </w:tcPr>
          <w:p w14:paraId="7F2D4796" w14:textId="77777777" w:rsidR="00810894" w:rsidRDefault="00810894" w:rsidP="00263D6F">
            <w:pPr>
              <w:pStyle w:val="TableText"/>
            </w:pPr>
          </w:p>
        </w:tc>
        <w:tc>
          <w:tcPr>
            <w:tcW w:w="3198" w:type="dxa"/>
          </w:tcPr>
          <w:p w14:paraId="07203391" w14:textId="77777777" w:rsidR="00810894" w:rsidRPr="00227918" w:rsidRDefault="00810894" w:rsidP="00263D6F">
            <w:pPr>
              <w:pStyle w:val="TableText"/>
              <w:rPr>
                <w:b/>
                <w:i/>
              </w:rPr>
            </w:pPr>
            <w:r w:rsidRPr="00227918">
              <w:rPr>
                <w:b/>
                <w:i/>
              </w:rPr>
              <w:t>(2) Meetings between a body and more than one invited person</w:t>
            </w:r>
          </w:p>
          <w:p w14:paraId="7966EEB4" w14:textId="77777777" w:rsidR="00810894" w:rsidRPr="0011484B" w:rsidRDefault="00810894" w:rsidP="00263D6F">
            <w:pPr>
              <w:pStyle w:val="TableText"/>
              <w:rPr>
                <w:i/>
              </w:rPr>
            </w:pPr>
          </w:p>
        </w:tc>
      </w:tr>
      <w:tr w:rsidR="00810894" w:rsidRPr="00513C47" w14:paraId="01237E33" w14:textId="77777777" w:rsidTr="00263D6F">
        <w:tc>
          <w:tcPr>
            <w:tcW w:w="1668" w:type="dxa"/>
          </w:tcPr>
          <w:p w14:paraId="4A1A40E6" w14:textId="77777777" w:rsidR="00810894" w:rsidRPr="00227918" w:rsidRDefault="00810894" w:rsidP="00263D6F">
            <w:pPr>
              <w:pStyle w:val="TableText"/>
              <w:rPr>
                <w:b/>
              </w:rPr>
            </w:pPr>
            <w:r w:rsidRPr="00227918">
              <w:rPr>
                <w:b/>
              </w:rPr>
              <w:t>Standard 2</w:t>
            </w:r>
            <w:r>
              <w:rPr>
                <w:b/>
              </w:rPr>
              <w:t>4</w:t>
            </w:r>
            <w:r w:rsidRPr="00227918">
              <w:rPr>
                <w:b/>
              </w:rPr>
              <w:t>:</w:t>
            </w:r>
          </w:p>
        </w:tc>
        <w:tc>
          <w:tcPr>
            <w:tcW w:w="3198" w:type="dxa"/>
          </w:tcPr>
          <w:p w14:paraId="6C388BFF" w14:textId="77777777" w:rsidR="00810894" w:rsidRDefault="00810894" w:rsidP="00263D6F">
            <w:pPr>
              <w:pStyle w:val="TableText"/>
              <w:jc w:val="both"/>
            </w:pPr>
            <w:r>
              <w:t>If you invite more than one person to a meeting, you must ask each member of the public in Wales invited whether they wish to use the Welsh language at the meeting.</w:t>
            </w:r>
          </w:p>
          <w:p w14:paraId="505FAAAD" w14:textId="77777777" w:rsidR="00810894" w:rsidRPr="002F7D39" w:rsidRDefault="00810894" w:rsidP="00263D6F">
            <w:pPr>
              <w:pStyle w:val="TableText"/>
            </w:pPr>
          </w:p>
        </w:tc>
      </w:tr>
      <w:tr w:rsidR="00810894" w:rsidRPr="00513C47" w14:paraId="2A17BAF1" w14:textId="77777777" w:rsidTr="00263D6F">
        <w:tc>
          <w:tcPr>
            <w:tcW w:w="1668" w:type="dxa"/>
          </w:tcPr>
          <w:p w14:paraId="49AD2BB7" w14:textId="77777777" w:rsidR="00810894" w:rsidRPr="00227918" w:rsidRDefault="00810894" w:rsidP="00263D6F">
            <w:pPr>
              <w:pStyle w:val="TableText"/>
              <w:rPr>
                <w:b/>
              </w:rPr>
            </w:pPr>
            <w:r w:rsidRPr="00227918">
              <w:rPr>
                <w:b/>
              </w:rPr>
              <w:t>Standard 2</w:t>
            </w:r>
            <w:r>
              <w:rPr>
                <w:b/>
              </w:rPr>
              <w:t>4</w:t>
            </w:r>
            <w:r w:rsidRPr="00227918">
              <w:rPr>
                <w:b/>
              </w:rPr>
              <w:t>A:</w:t>
            </w:r>
          </w:p>
        </w:tc>
        <w:tc>
          <w:tcPr>
            <w:tcW w:w="3198" w:type="dxa"/>
          </w:tcPr>
          <w:p w14:paraId="1372E65F" w14:textId="77777777" w:rsidR="00810894" w:rsidRDefault="00810894" w:rsidP="00263D6F">
            <w:pPr>
              <w:pStyle w:val="TableText"/>
              <w:jc w:val="both"/>
              <w:rPr>
                <w:color w:val="000000"/>
                <w:spacing w:val="1"/>
                <w:szCs w:val="22"/>
                <w:lang w:val="en-US"/>
              </w:rPr>
            </w:pPr>
            <w:r w:rsidRPr="003537C2">
              <w:rPr>
                <w:color w:val="000000"/>
                <w:spacing w:val="1"/>
                <w:szCs w:val="22"/>
                <w:lang w:val="en-US"/>
              </w:rPr>
              <w:t xml:space="preserve">If you have invited more than one person to a meeting, and at least 10% (but less than 100%) of the </w:t>
            </w:r>
            <w:r w:rsidRPr="00411A03">
              <w:rPr>
                <w:color w:val="000000"/>
                <w:spacing w:val="1"/>
                <w:szCs w:val="22"/>
                <w:lang w:val="en-US"/>
              </w:rPr>
              <w:t xml:space="preserve">members of the public in Wales </w:t>
            </w:r>
            <w:r w:rsidRPr="003537C2">
              <w:rPr>
                <w:color w:val="000000"/>
                <w:spacing w:val="1"/>
                <w:szCs w:val="22"/>
                <w:lang w:val="en-US"/>
              </w:rPr>
              <w:t>invited have informed you that they wish to use the Welsh language at the meeting, you must arrange for a simultaneous</w:t>
            </w:r>
            <w:r>
              <w:rPr>
                <w:color w:val="000000"/>
                <w:spacing w:val="1"/>
                <w:szCs w:val="22"/>
                <w:lang w:val="en-US"/>
              </w:rPr>
              <w:t xml:space="preserve"> or consecutive </w:t>
            </w:r>
            <w:r w:rsidRPr="003537C2">
              <w:rPr>
                <w:color w:val="000000"/>
                <w:spacing w:val="1"/>
                <w:szCs w:val="22"/>
                <w:lang w:val="en-US"/>
              </w:rPr>
              <w:t>translation service from Welsh to English to be available at the meeting.</w:t>
            </w:r>
          </w:p>
          <w:p w14:paraId="39FC961D" w14:textId="77777777" w:rsidR="00810894" w:rsidRDefault="00810894" w:rsidP="00263D6F">
            <w:pPr>
              <w:pStyle w:val="TableText"/>
            </w:pPr>
          </w:p>
        </w:tc>
      </w:tr>
      <w:tr w:rsidR="00810894" w:rsidRPr="00513C47" w14:paraId="683E4BD7" w14:textId="77777777" w:rsidTr="00263D6F">
        <w:tc>
          <w:tcPr>
            <w:tcW w:w="1668" w:type="dxa"/>
          </w:tcPr>
          <w:p w14:paraId="6B6B724F" w14:textId="77777777" w:rsidR="00810894" w:rsidRPr="00227918" w:rsidRDefault="00810894" w:rsidP="00263D6F">
            <w:pPr>
              <w:pStyle w:val="TableText"/>
              <w:rPr>
                <w:b/>
              </w:rPr>
            </w:pPr>
            <w:r w:rsidRPr="00227918">
              <w:rPr>
                <w:b/>
              </w:rPr>
              <w:t>Standard 2</w:t>
            </w:r>
            <w:r>
              <w:rPr>
                <w:b/>
              </w:rPr>
              <w:t>4</w:t>
            </w:r>
            <w:r w:rsidRPr="00227918">
              <w:rPr>
                <w:b/>
              </w:rPr>
              <w:t>B:</w:t>
            </w:r>
          </w:p>
        </w:tc>
        <w:tc>
          <w:tcPr>
            <w:tcW w:w="3198" w:type="dxa"/>
          </w:tcPr>
          <w:p w14:paraId="140D3AD6" w14:textId="77777777" w:rsidR="00810894" w:rsidRDefault="00810894" w:rsidP="00263D6F">
            <w:pPr>
              <w:pStyle w:val="TableText"/>
              <w:jc w:val="both"/>
            </w:pPr>
            <w:r>
              <w:t xml:space="preserve">If you </w:t>
            </w:r>
            <w:r w:rsidRPr="003537C2">
              <w:rPr>
                <w:color w:val="000000"/>
                <w:spacing w:val="1"/>
                <w:szCs w:val="22"/>
                <w:lang w:val="en-US"/>
              </w:rPr>
              <w:t xml:space="preserve">have invited more than one person to a meeting, and at least 20% (but less than 100%) of the </w:t>
            </w:r>
            <w:r w:rsidRPr="00D90317">
              <w:rPr>
                <w:color w:val="000000"/>
                <w:spacing w:val="1"/>
                <w:szCs w:val="22"/>
                <w:lang w:val="en-US"/>
              </w:rPr>
              <w:t xml:space="preserve">members of the public in Wales invited </w:t>
            </w:r>
            <w:r w:rsidRPr="003537C2">
              <w:rPr>
                <w:color w:val="000000"/>
                <w:spacing w:val="1"/>
                <w:szCs w:val="22"/>
                <w:lang w:val="en-US"/>
              </w:rPr>
              <w:t>have informed you that they wish to use the Welsh language at the meeting, you must arrange for a simultaneous</w:t>
            </w:r>
            <w:r>
              <w:rPr>
                <w:color w:val="000000"/>
                <w:spacing w:val="1"/>
                <w:szCs w:val="22"/>
                <w:lang w:val="en-US"/>
              </w:rPr>
              <w:t xml:space="preserve"> or consecutive</w:t>
            </w:r>
            <w:r w:rsidRPr="003537C2">
              <w:rPr>
                <w:color w:val="000000"/>
                <w:spacing w:val="1"/>
                <w:szCs w:val="22"/>
                <w:lang w:val="en-US"/>
              </w:rPr>
              <w:t xml:space="preserve"> translation service from Welsh to English to be available at the meeting.</w:t>
            </w:r>
          </w:p>
          <w:p w14:paraId="5A96DA37" w14:textId="77777777" w:rsidR="00810894" w:rsidRDefault="00810894" w:rsidP="00263D6F">
            <w:pPr>
              <w:pStyle w:val="TableText"/>
            </w:pPr>
          </w:p>
        </w:tc>
      </w:tr>
      <w:tr w:rsidR="00810894" w:rsidRPr="00513C47" w14:paraId="5118C82E" w14:textId="77777777" w:rsidTr="00263D6F">
        <w:tc>
          <w:tcPr>
            <w:tcW w:w="1668" w:type="dxa"/>
          </w:tcPr>
          <w:p w14:paraId="38F06B78" w14:textId="77777777" w:rsidR="00810894" w:rsidRPr="00227918" w:rsidRDefault="00810894" w:rsidP="00263D6F">
            <w:pPr>
              <w:pStyle w:val="TableText"/>
              <w:rPr>
                <w:b/>
              </w:rPr>
            </w:pPr>
            <w:r w:rsidRPr="00227918">
              <w:rPr>
                <w:b/>
              </w:rPr>
              <w:t>Standard 2</w:t>
            </w:r>
            <w:r>
              <w:rPr>
                <w:b/>
              </w:rPr>
              <w:t>4</w:t>
            </w:r>
            <w:r w:rsidRPr="00227918">
              <w:rPr>
                <w:b/>
              </w:rPr>
              <w:t>C:</w:t>
            </w:r>
          </w:p>
        </w:tc>
        <w:tc>
          <w:tcPr>
            <w:tcW w:w="3198" w:type="dxa"/>
          </w:tcPr>
          <w:p w14:paraId="7A57B7CD" w14:textId="77777777" w:rsidR="00810894" w:rsidRDefault="00810894" w:rsidP="00263D6F">
            <w:pPr>
              <w:pStyle w:val="TableText"/>
              <w:jc w:val="both"/>
              <w:rPr>
                <w:color w:val="000000"/>
                <w:spacing w:val="1"/>
                <w:szCs w:val="22"/>
                <w:lang w:val="en-US"/>
              </w:rPr>
            </w:pPr>
            <w:r>
              <w:t xml:space="preserve">If you </w:t>
            </w:r>
            <w:r w:rsidRPr="003537C2">
              <w:rPr>
                <w:color w:val="000000"/>
                <w:spacing w:val="1"/>
                <w:szCs w:val="22"/>
                <w:lang w:val="en-US"/>
              </w:rPr>
              <w:t xml:space="preserve">have invited more than one person to a meeting, and at least </w:t>
            </w:r>
            <w:r w:rsidRPr="003537C2">
              <w:rPr>
                <w:color w:val="000000"/>
                <w:spacing w:val="1"/>
                <w:szCs w:val="22"/>
                <w:lang w:val="en-US"/>
              </w:rPr>
              <w:lastRenderedPageBreak/>
              <w:t xml:space="preserve">30% (but less than 100%) of the </w:t>
            </w:r>
            <w:r w:rsidRPr="00D90317">
              <w:rPr>
                <w:color w:val="000000"/>
                <w:spacing w:val="1"/>
                <w:szCs w:val="22"/>
                <w:lang w:val="en-US"/>
              </w:rPr>
              <w:t xml:space="preserve">members of the public in Wales invited </w:t>
            </w:r>
            <w:r w:rsidRPr="003537C2">
              <w:rPr>
                <w:color w:val="000000"/>
                <w:spacing w:val="1"/>
                <w:szCs w:val="22"/>
                <w:lang w:val="en-US"/>
              </w:rPr>
              <w:t xml:space="preserve">have informed you that they wish to use the Welsh language at the meeting, you must arrange for a simultaneous </w:t>
            </w:r>
            <w:r>
              <w:rPr>
                <w:color w:val="000000"/>
                <w:spacing w:val="1"/>
                <w:szCs w:val="22"/>
                <w:lang w:val="en-US"/>
              </w:rPr>
              <w:t xml:space="preserve">or consecutive </w:t>
            </w:r>
            <w:r w:rsidRPr="003537C2">
              <w:rPr>
                <w:color w:val="000000"/>
                <w:spacing w:val="1"/>
                <w:szCs w:val="22"/>
                <w:lang w:val="en-US"/>
              </w:rPr>
              <w:t>translation service from Welsh to English to be available at the meeting.</w:t>
            </w:r>
          </w:p>
          <w:p w14:paraId="1233322E" w14:textId="77777777" w:rsidR="00810894" w:rsidRDefault="00810894" w:rsidP="00263D6F">
            <w:pPr>
              <w:pStyle w:val="TableText"/>
            </w:pPr>
          </w:p>
        </w:tc>
      </w:tr>
      <w:tr w:rsidR="00810894" w:rsidRPr="00513C47" w14:paraId="3BEF7568" w14:textId="77777777" w:rsidTr="00263D6F">
        <w:tc>
          <w:tcPr>
            <w:tcW w:w="1668" w:type="dxa"/>
          </w:tcPr>
          <w:p w14:paraId="3EC472C3" w14:textId="77777777" w:rsidR="00810894" w:rsidRPr="00227918" w:rsidRDefault="00810894" w:rsidP="00263D6F">
            <w:pPr>
              <w:pStyle w:val="TableText"/>
              <w:rPr>
                <w:b/>
              </w:rPr>
            </w:pPr>
            <w:r w:rsidRPr="00227918">
              <w:rPr>
                <w:b/>
              </w:rPr>
              <w:lastRenderedPageBreak/>
              <w:t>Standard 2</w:t>
            </w:r>
            <w:r>
              <w:rPr>
                <w:b/>
              </w:rPr>
              <w:t>4</w:t>
            </w:r>
            <w:r w:rsidRPr="00227918">
              <w:rPr>
                <w:b/>
              </w:rPr>
              <w:t>CH:</w:t>
            </w:r>
          </w:p>
        </w:tc>
        <w:tc>
          <w:tcPr>
            <w:tcW w:w="3198" w:type="dxa"/>
          </w:tcPr>
          <w:p w14:paraId="11738BD1" w14:textId="77777777" w:rsidR="00810894" w:rsidRDefault="00810894" w:rsidP="00263D6F">
            <w:pPr>
              <w:pStyle w:val="TableText"/>
              <w:jc w:val="both"/>
              <w:rPr>
                <w:color w:val="000000"/>
                <w:szCs w:val="22"/>
                <w:lang w:val="en-US"/>
              </w:rPr>
            </w:pPr>
            <w:r>
              <w:t xml:space="preserve">If you </w:t>
            </w:r>
            <w:r w:rsidRPr="003537C2">
              <w:rPr>
                <w:color w:val="000000"/>
                <w:szCs w:val="22"/>
                <w:lang w:val="en-US"/>
              </w:rPr>
              <w:t xml:space="preserve">have invited more than one person to a meeting, and all of the </w:t>
            </w:r>
            <w:r w:rsidRPr="00D90317">
              <w:rPr>
                <w:color w:val="000000"/>
                <w:szCs w:val="22"/>
                <w:lang w:val="en-US"/>
              </w:rPr>
              <w:t xml:space="preserve">members of the public in Wales invited </w:t>
            </w:r>
            <w:r w:rsidRPr="003537C2">
              <w:rPr>
                <w:color w:val="000000"/>
                <w:szCs w:val="22"/>
                <w:lang w:val="en-US"/>
              </w:rPr>
              <w:t xml:space="preserve">have informed you that they wish to use the Welsh language at the meeting, you must conduct the meeting in Welsh </w:t>
            </w:r>
            <w:r>
              <w:rPr>
                <w:color w:val="000000"/>
                <w:szCs w:val="22"/>
                <w:lang w:val="en-US"/>
              </w:rPr>
              <w:t xml:space="preserve">or, if necessary, arrange for </w:t>
            </w:r>
            <w:r w:rsidRPr="003537C2">
              <w:rPr>
                <w:color w:val="000000"/>
                <w:szCs w:val="22"/>
                <w:lang w:val="en-US"/>
              </w:rPr>
              <w:t>a simultaneous or consecutive translation service</w:t>
            </w:r>
            <w:r>
              <w:rPr>
                <w:color w:val="000000"/>
                <w:szCs w:val="22"/>
                <w:lang w:val="en-US"/>
              </w:rPr>
              <w:t xml:space="preserve"> from Welsh to English to be available at the meeting.</w:t>
            </w:r>
          </w:p>
          <w:p w14:paraId="18C796C3" w14:textId="77777777" w:rsidR="00810894" w:rsidRDefault="00810894" w:rsidP="00263D6F">
            <w:pPr>
              <w:pStyle w:val="TableText"/>
            </w:pPr>
          </w:p>
        </w:tc>
      </w:tr>
      <w:tr w:rsidR="00810894" w:rsidRPr="009C2560" w14:paraId="4230144F" w14:textId="77777777" w:rsidTr="00263D6F">
        <w:tc>
          <w:tcPr>
            <w:tcW w:w="1668" w:type="dxa"/>
          </w:tcPr>
          <w:p w14:paraId="6C77E3F4" w14:textId="77777777" w:rsidR="00810894" w:rsidRPr="00706474" w:rsidRDefault="00810894" w:rsidP="00263D6F">
            <w:pPr>
              <w:pStyle w:val="TableText"/>
              <w:rPr>
                <w:b/>
              </w:rPr>
            </w:pPr>
            <w:r w:rsidRPr="00706474">
              <w:rPr>
                <w:b/>
              </w:rPr>
              <w:t>4</w:t>
            </w:r>
          </w:p>
        </w:tc>
        <w:tc>
          <w:tcPr>
            <w:tcW w:w="3198" w:type="dxa"/>
          </w:tcPr>
          <w:p w14:paraId="4E710B4A" w14:textId="77777777" w:rsidR="00810894" w:rsidRPr="009C2560" w:rsidRDefault="00810894" w:rsidP="00263D6F">
            <w:pPr>
              <w:pStyle w:val="TableText"/>
              <w:jc w:val="both"/>
              <w:rPr>
                <w:b/>
              </w:rPr>
            </w:pPr>
            <w:r w:rsidRPr="009C2560">
              <w:rPr>
                <w:b/>
              </w:rPr>
              <w:t>Standards relating to meetings arranged by a body that are open to the public</w:t>
            </w:r>
          </w:p>
          <w:p w14:paraId="61CAF544" w14:textId="77777777" w:rsidR="00810894" w:rsidRPr="009C2560" w:rsidRDefault="00810894" w:rsidP="00263D6F">
            <w:pPr>
              <w:pStyle w:val="TableText"/>
              <w:rPr>
                <w:b/>
              </w:rPr>
            </w:pPr>
          </w:p>
        </w:tc>
      </w:tr>
      <w:tr w:rsidR="00810894" w:rsidRPr="00513C47" w14:paraId="4495166D" w14:textId="77777777" w:rsidTr="00263D6F">
        <w:tc>
          <w:tcPr>
            <w:tcW w:w="1668" w:type="dxa"/>
          </w:tcPr>
          <w:p w14:paraId="4987F609" w14:textId="77777777" w:rsidR="00810894" w:rsidRPr="007A2E20" w:rsidRDefault="00810894" w:rsidP="00263D6F">
            <w:pPr>
              <w:pStyle w:val="TableText"/>
              <w:rPr>
                <w:b/>
              </w:rPr>
            </w:pPr>
            <w:r w:rsidRPr="007A2E20">
              <w:rPr>
                <w:b/>
              </w:rPr>
              <w:t xml:space="preserve">Standard </w:t>
            </w:r>
            <w:r>
              <w:rPr>
                <w:b/>
              </w:rPr>
              <w:t>25</w:t>
            </w:r>
            <w:r w:rsidRPr="007A2E20">
              <w:rPr>
                <w:b/>
              </w:rPr>
              <w:t>:</w:t>
            </w:r>
          </w:p>
        </w:tc>
        <w:tc>
          <w:tcPr>
            <w:tcW w:w="3198" w:type="dxa"/>
          </w:tcPr>
          <w:p w14:paraId="7FF6A137" w14:textId="77777777" w:rsidR="00810894" w:rsidRDefault="00810894" w:rsidP="00263D6F">
            <w:pPr>
              <w:pStyle w:val="TableText"/>
              <w:jc w:val="both"/>
            </w:pPr>
            <w:r>
              <w:t>If you arrange a meeting that is open to members of the public in Wales and at which public participation by a member of the public in Wales is allowed, you must state on any material advertising it, and on any invitation to it, that anyone attending is welcome to use the Welsh language at the meeting.</w:t>
            </w:r>
          </w:p>
          <w:p w14:paraId="3393B50A" w14:textId="77777777" w:rsidR="00810894" w:rsidRDefault="00810894" w:rsidP="00263D6F">
            <w:pPr>
              <w:pStyle w:val="TableText"/>
            </w:pPr>
          </w:p>
        </w:tc>
      </w:tr>
      <w:tr w:rsidR="00810894" w:rsidRPr="00513C47" w14:paraId="19682C8F" w14:textId="77777777" w:rsidTr="00263D6F">
        <w:tc>
          <w:tcPr>
            <w:tcW w:w="1668" w:type="dxa"/>
          </w:tcPr>
          <w:p w14:paraId="268A2C9D" w14:textId="77777777" w:rsidR="00810894" w:rsidRPr="007A2E20" w:rsidRDefault="00810894" w:rsidP="00263D6F">
            <w:pPr>
              <w:pStyle w:val="TableText"/>
              <w:rPr>
                <w:b/>
              </w:rPr>
            </w:pPr>
            <w:r w:rsidRPr="007A2E20">
              <w:rPr>
                <w:b/>
              </w:rPr>
              <w:t xml:space="preserve">Standard </w:t>
            </w:r>
            <w:r>
              <w:rPr>
                <w:b/>
              </w:rPr>
              <w:t>26</w:t>
            </w:r>
            <w:r w:rsidRPr="007A2E20">
              <w:rPr>
                <w:b/>
              </w:rPr>
              <w:t>:</w:t>
            </w:r>
          </w:p>
        </w:tc>
        <w:tc>
          <w:tcPr>
            <w:tcW w:w="3198" w:type="dxa"/>
          </w:tcPr>
          <w:p w14:paraId="1DDE54C9" w14:textId="77777777" w:rsidR="00810894" w:rsidRDefault="00810894" w:rsidP="00263D6F">
            <w:pPr>
              <w:pStyle w:val="TableText"/>
              <w:jc w:val="both"/>
            </w:pPr>
            <w:r>
              <w:t xml:space="preserve">When you send invitations to a meeting that you arrange which is open to </w:t>
            </w:r>
            <w:r w:rsidRPr="007D2C07">
              <w:t>members of the public in Wales and at which public participation by a member of the public in Wales is allowed</w:t>
            </w:r>
            <w:r>
              <w:t>, you must send the invitations in Welsh.</w:t>
            </w:r>
          </w:p>
          <w:p w14:paraId="75675D03" w14:textId="77777777" w:rsidR="00810894" w:rsidRDefault="00810894" w:rsidP="00263D6F">
            <w:pPr>
              <w:pStyle w:val="TableText"/>
            </w:pPr>
          </w:p>
        </w:tc>
      </w:tr>
      <w:tr w:rsidR="00810894" w:rsidRPr="00513C47" w14:paraId="40557E0A" w14:textId="77777777" w:rsidTr="00263D6F">
        <w:tc>
          <w:tcPr>
            <w:tcW w:w="1668" w:type="dxa"/>
          </w:tcPr>
          <w:p w14:paraId="4C823627" w14:textId="77777777" w:rsidR="00810894" w:rsidRPr="007A2E20" w:rsidRDefault="00810894" w:rsidP="00263D6F">
            <w:pPr>
              <w:pStyle w:val="TableText"/>
              <w:rPr>
                <w:b/>
              </w:rPr>
            </w:pPr>
            <w:r w:rsidRPr="007A2E20">
              <w:rPr>
                <w:b/>
              </w:rPr>
              <w:t xml:space="preserve">Standard </w:t>
            </w:r>
            <w:r>
              <w:rPr>
                <w:b/>
              </w:rPr>
              <w:t>27</w:t>
            </w:r>
            <w:r w:rsidRPr="007A2E20">
              <w:rPr>
                <w:b/>
              </w:rPr>
              <w:t>:</w:t>
            </w:r>
          </w:p>
        </w:tc>
        <w:tc>
          <w:tcPr>
            <w:tcW w:w="3198" w:type="dxa"/>
          </w:tcPr>
          <w:p w14:paraId="3A644598" w14:textId="77777777" w:rsidR="00810894" w:rsidRDefault="00810894" w:rsidP="00263D6F">
            <w:pPr>
              <w:pStyle w:val="TableText"/>
              <w:jc w:val="both"/>
            </w:pPr>
            <w:r>
              <w:t>If you invite persons to speak at a meeting that you arrange which is open to members of the public in Wales and at which public participation by a member of the public in Wales is allowed, you must—</w:t>
            </w:r>
          </w:p>
          <w:p w14:paraId="33CEA060" w14:textId="77777777" w:rsidR="00810894" w:rsidRDefault="00810894" w:rsidP="00810894">
            <w:pPr>
              <w:pStyle w:val="N3"/>
              <w:numPr>
                <w:ilvl w:val="2"/>
                <w:numId w:val="8"/>
              </w:numPr>
            </w:pPr>
            <w:r>
              <w:t xml:space="preserve">ask each person invited to speak whether that person wishes to use the Welsh </w:t>
            </w:r>
            <w:r>
              <w:lastRenderedPageBreak/>
              <w:t>language, and</w:t>
            </w:r>
          </w:p>
          <w:p w14:paraId="18EB59A5" w14:textId="77777777" w:rsidR="00810894" w:rsidRDefault="00810894" w:rsidP="00263D6F">
            <w:pPr>
              <w:pStyle w:val="N3"/>
            </w:pPr>
            <w:r>
              <w:t>if that person (or at least one of those persons) has informed you that that person wishes to use the Welsh language at the meeting, provide a simultaneous translation service from Welsh to English for that purpose (unless you conduct the meeting in Welsh without a translation service).</w:t>
            </w:r>
          </w:p>
          <w:p w14:paraId="17DACF75" w14:textId="77777777" w:rsidR="00810894" w:rsidRDefault="00810894" w:rsidP="00263D6F">
            <w:pPr>
              <w:pStyle w:val="TableText"/>
              <w:jc w:val="both"/>
            </w:pPr>
          </w:p>
        </w:tc>
      </w:tr>
      <w:tr w:rsidR="00810894" w:rsidRPr="00513C47" w14:paraId="2E08ADCE" w14:textId="77777777" w:rsidTr="00263D6F">
        <w:tc>
          <w:tcPr>
            <w:tcW w:w="1668" w:type="dxa"/>
          </w:tcPr>
          <w:p w14:paraId="2AD12ADD" w14:textId="77777777" w:rsidR="00810894" w:rsidRPr="0034034D" w:rsidRDefault="00810894" w:rsidP="00263D6F">
            <w:pPr>
              <w:pStyle w:val="TableText"/>
              <w:rPr>
                <w:b/>
              </w:rPr>
            </w:pPr>
            <w:r w:rsidRPr="0034034D">
              <w:rPr>
                <w:b/>
              </w:rPr>
              <w:lastRenderedPageBreak/>
              <w:t xml:space="preserve">Standard </w:t>
            </w:r>
            <w:r>
              <w:rPr>
                <w:b/>
              </w:rPr>
              <w:t>28</w:t>
            </w:r>
            <w:r w:rsidRPr="0034034D">
              <w:rPr>
                <w:b/>
              </w:rPr>
              <w:t>:</w:t>
            </w:r>
          </w:p>
        </w:tc>
        <w:tc>
          <w:tcPr>
            <w:tcW w:w="3198" w:type="dxa"/>
          </w:tcPr>
          <w:p w14:paraId="356622F9" w14:textId="77777777" w:rsidR="00810894" w:rsidRDefault="00810894" w:rsidP="00263D6F">
            <w:pPr>
              <w:pStyle w:val="TableText"/>
              <w:jc w:val="both"/>
            </w:pPr>
            <w:r>
              <w:t>If you arrange a meeting that is open to members of the public in Wales and at which public participation by a member of the public in Wales is allowed, you must ensure that a simultaneous translation service from Welsh to English is available at the meeting, and you must orally inform those present in Welsh—</w:t>
            </w:r>
          </w:p>
          <w:p w14:paraId="2A587743" w14:textId="77777777" w:rsidR="00810894" w:rsidRDefault="00810894" w:rsidP="00810894">
            <w:pPr>
              <w:pStyle w:val="N3"/>
              <w:numPr>
                <w:ilvl w:val="2"/>
                <w:numId w:val="9"/>
              </w:numPr>
            </w:pPr>
            <w:r>
              <w:t>that they are welcome to use the Welsh language, and</w:t>
            </w:r>
          </w:p>
          <w:p w14:paraId="1EE3FFC9" w14:textId="77777777" w:rsidR="00810894" w:rsidRDefault="00810894" w:rsidP="00263D6F">
            <w:pPr>
              <w:pStyle w:val="N3"/>
            </w:pPr>
            <w:r>
              <w:t>that a simultaneous translation service is available.</w:t>
            </w:r>
          </w:p>
          <w:p w14:paraId="2BD88F92" w14:textId="77777777" w:rsidR="00810894" w:rsidRDefault="00810894" w:rsidP="00263D6F">
            <w:pPr>
              <w:pStyle w:val="TableText"/>
            </w:pPr>
          </w:p>
        </w:tc>
      </w:tr>
      <w:tr w:rsidR="00810894" w:rsidRPr="00513C47" w14:paraId="715EF304" w14:textId="77777777" w:rsidTr="00263D6F">
        <w:tc>
          <w:tcPr>
            <w:tcW w:w="1668" w:type="dxa"/>
          </w:tcPr>
          <w:p w14:paraId="1E00828B" w14:textId="77777777" w:rsidR="00810894" w:rsidRPr="0034034D" w:rsidRDefault="00810894" w:rsidP="00263D6F">
            <w:pPr>
              <w:pStyle w:val="TableText"/>
              <w:rPr>
                <w:b/>
              </w:rPr>
            </w:pPr>
            <w:r w:rsidRPr="0034034D">
              <w:rPr>
                <w:b/>
              </w:rPr>
              <w:t xml:space="preserve">Standard </w:t>
            </w:r>
            <w:r>
              <w:rPr>
                <w:b/>
              </w:rPr>
              <w:t>29</w:t>
            </w:r>
            <w:r w:rsidRPr="0034034D">
              <w:rPr>
                <w:b/>
              </w:rPr>
              <w:t>:</w:t>
            </w:r>
          </w:p>
        </w:tc>
        <w:tc>
          <w:tcPr>
            <w:tcW w:w="3198" w:type="dxa"/>
          </w:tcPr>
          <w:p w14:paraId="149CC5A5" w14:textId="77777777" w:rsidR="00810894" w:rsidRDefault="00810894" w:rsidP="00263D6F">
            <w:pPr>
              <w:pStyle w:val="TableText"/>
              <w:jc w:val="both"/>
            </w:pPr>
            <w:r>
              <w:t>If you produce and display any written material at a meeting that you arrange which is open to members of the public in Wales, you must ensure that the material is displayed in Welsh, and you must not treat any Welsh language text less favourably than the English language text.</w:t>
            </w:r>
          </w:p>
          <w:p w14:paraId="5D5718CA" w14:textId="77777777" w:rsidR="00810894" w:rsidRDefault="00810894" w:rsidP="00263D6F">
            <w:pPr>
              <w:pStyle w:val="TableText"/>
            </w:pPr>
          </w:p>
        </w:tc>
      </w:tr>
      <w:tr w:rsidR="00810894" w:rsidRPr="00513C47" w14:paraId="3C587B06" w14:textId="77777777" w:rsidTr="00263D6F">
        <w:tc>
          <w:tcPr>
            <w:tcW w:w="1668" w:type="dxa"/>
          </w:tcPr>
          <w:p w14:paraId="629DE766" w14:textId="77777777" w:rsidR="00810894" w:rsidRPr="0034034D" w:rsidRDefault="00810894" w:rsidP="00263D6F">
            <w:pPr>
              <w:pStyle w:val="TableText"/>
              <w:rPr>
                <w:b/>
              </w:rPr>
            </w:pPr>
            <w:r w:rsidRPr="0034034D">
              <w:rPr>
                <w:b/>
              </w:rPr>
              <w:t>5</w:t>
            </w:r>
          </w:p>
        </w:tc>
        <w:tc>
          <w:tcPr>
            <w:tcW w:w="3198" w:type="dxa"/>
          </w:tcPr>
          <w:p w14:paraId="5EC31323" w14:textId="77777777" w:rsidR="00810894" w:rsidRPr="0034034D" w:rsidRDefault="00810894" w:rsidP="00263D6F">
            <w:pPr>
              <w:pStyle w:val="TableText"/>
              <w:jc w:val="both"/>
              <w:rPr>
                <w:b/>
              </w:rPr>
            </w:pPr>
            <w:r w:rsidRPr="0034034D">
              <w:rPr>
                <w:b/>
              </w:rPr>
              <w:t>Standards relating to public events organised or funded by a body</w:t>
            </w:r>
          </w:p>
          <w:p w14:paraId="7CC212CF" w14:textId="77777777" w:rsidR="00810894" w:rsidRPr="0034034D" w:rsidRDefault="00810894" w:rsidP="00263D6F">
            <w:pPr>
              <w:pStyle w:val="TableText"/>
              <w:rPr>
                <w:b/>
              </w:rPr>
            </w:pPr>
          </w:p>
        </w:tc>
      </w:tr>
      <w:tr w:rsidR="00810894" w:rsidRPr="00513C47" w14:paraId="471B4EB3" w14:textId="77777777" w:rsidTr="00263D6F">
        <w:tc>
          <w:tcPr>
            <w:tcW w:w="1668" w:type="dxa"/>
          </w:tcPr>
          <w:p w14:paraId="29745758" w14:textId="77777777" w:rsidR="00810894" w:rsidRPr="0034034D" w:rsidRDefault="00810894" w:rsidP="00263D6F">
            <w:pPr>
              <w:pStyle w:val="TableText"/>
              <w:rPr>
                <w:b/>
              </w:rPr>
            </w:pPr>
            <w:r w:rsidRPr="0034034D">
              <w:rPr>
                <w:b/>
              </w:rPr>
              <w:t>Standard 3</w:t>
            </w:r>
            <w:r>
              <w:rPr>
                <w:b/>
              </w:rPr>
              <w:t>0</w:t>
            </w:r>
            <w:r w:rsidRPr="0034034D">
              <w:rPr>
                <w:b/>
              </w:rPr>
              <w:t>:</w:t>
            </w:r>
          </w:p>
        </w:tc>
        <w:tc>
          <w:tcPr>
            <w:tcW w:w="3198" w:type="dxa"/>
          </w:tcPr>
          <w:p w14:paraId="6F478D5A" w14:textId="77777777" w:rsidR="00810894" w:rsidRDefault="00810894" w:rsidP="00263D6F">
            <w:pPr>
              <w:pStyle w:val="TableText"/>
              <w:jc w:val="both"/>
            </w:pPr>
            <w:r>
              <w:t>If you organise a public event, or fund at least 50% of a public event, you must ensure that, in promoting the event, the Welsh language is treated no less favourably than the English language (for example, in the way the event is advertised or publicised).</w:t>
            </w:r>
          </w:p>
          <w:p w14:paraId="2706B35A" w14:textId="77777777" w:rsidR="00810894" w:rsidRPr="001F62AF" w:rsidRDefault="00810894" w:rsidP="00263D6F">
            <w:pPr>
              <w:pStyle w:val="TableText"/>
            </w:pPr>
          </w:p>
        </w:tc>
      </w:tr>
      <w:tr w:rsidR="00810894" w:rsidRPr="00513C47" w14:paraId="5D8A175B" w14:textId="77777777" w:rsidTr="00263D6F">
        <w:tc>
          <w:tcPr>
            <w:tcW w:w="1668" w:type="dxa"/>
          </w:tcPr>
          <w:p w14:paraId="7DA6FC0B" w14:textId="77777777" w:rsidR="00810894" w:rsidRPr="0034034D" w:rsidRDefault="00810894" w:rsidP="00263D6F">
            <w:pPr>
              <w:pStyle w:val="TableText"/>
              <w:rPr>
                <w:b/>
              </w:rPr>
            </w:pPr>
            <w:r w:rsidRPr="0034034D">
              <w:rPr>
                <w:b/>
              </w:rPr>
              <w:t>Standard 3</w:t>
            </w:r>
            <w:r>
              <w:rPr>
                <w:b/>
              </w:rPr>
              <w:t>1</w:t>
            </w:r>
            <w:r w:rsidRPr="0034034D">
              <w:rPr>
                <w:b/>
              </w:rPr>
              <w:t>:</w:t>
            </w:r>
          </w:p>
        </w:tc>
        <w:tc>
          <w:tcPr>
            <w:tcW w:w="3198" w:type="dxa"/>
          </w:tcPr>
          <w:p w14:paraId="0A203C18" w14:textId="77777777" w:rsidR="00810894" w:rsidRDefault="00810894" w:rsidP="00263D6F">
            <w:pPr>
              <w:pStyle w:val="TableText"/>
              <w:jc w:val="both"/>
            </w:pPr>
            <w:r>
              <w:t xml:space="preserve">If you organise a public event, or </w:t>
            </w:r>
            <w:r>
              <w:lastRenderedPageBreak/>
              <w:t xml:space="preserve">fund at least 50% of a public event, you must ensure that the Welsh language is treated no less favourably than the English language at the event (for example, in relation to services offered to members of the public in Wales attending the event, in relation to signs displayed at the event and in relation to audio announcements made at the event). </w:t>
            </w:r>
          </w:p>
          <w:p w14:paraId="11AE0F35" w14:textId="77777777" w:rsidR="00810894" w:rsidRDefault="00810894" w:rsidP="00263D6F">
            <w:pPr>
              <w:pStyle w:val="TableText"/>
            </w:pPr>
          </w:p>
        </w:tc>
      </w:tr>
      <w:tr w:rsidR="00810894" w:rsidRPr="00513C47" w14:paraId="4959B698" w14:textId="77777777" w:rsidTr="00263D6F">
        <w:tc>
          <w:tcPr>
            <w:tcW w:w="1668" w:type="dxa"/>
          </w:tcPr>
          <w:p w14:paraId="15AED341" w14:textId="77777777" w:rsidR="00810894" w:rsidRPr="0034034D" w:rsidRDefault="00810894" w:rsidP="00263D6F">
            <w:pPr>
              <w:pStyle w:val="TableText"/>
              <w:rPr>
                <w:b/>
              </w:rPr>
            </w:pPr>
            <w:r w:rsidRPr="0034034D">
              <w:rPr>
                <w:b/>
              </w:rPr>
              <w:lastRenderedPageBreak/>
              <w:t>6</w:t>
            </w:r>
          </w:p>
        </w:tc>
        <w:tc>
          <w:tcPr>
            <w:tcW w:w="3198" w:type="dxa"/>
          </w:tcPr>
          <w:p w14:paraId="6EEB2C3E" w14:textId="77777777" w:rsidR="00810894" w:rsidRPr="0034034D" w:rsidRDefault="00810894" w:rsidP="00263D6F">
            <w:pPr>
              <w:pStyle w:val="TableText"/>
              <w:jc w:val="both"/>
              <w:rPr>
                <w:b/>
              </w:rPr>
            </w:pPr>
            <w:r w:rsidRPr="0034034D">
              <w:rPr>
                <w:b/>
              </w:rPr>
              <w:t>Standard relating to a body’s publicity and advertising</w:t>
            </w:r>
          </w:p>
          <w:p w14:paraId="4F0D393D" w14:textId="77777777" w:rsidR="00810894" w:rsidRPr="0034034D" w:rsidRDefault="00810894" w:rsidP="00263D6F">
            <w:pPr>
              <w:pStyle w:val="TableText"/>
              <w:rPr>
                <w:b/>
              </w:rPr>
            </w:pPr>
          </w:p>
        </w:tc>
      </w:tr>
      <w:tr w:rsidR="00810894" w:rsidRPr="00513C47" w14:paraId="37BCD369" w14:textId="77777777" w:rsidTr="00263D6F">
        <w:tc>
          <w:tcPr>
            <w:tcW w:w="1668" w:type="dxa"/>
          </w:tcPr>
          <w:p w14:paraId="11BED278" w14:textId="77777777" w:rsidR="00810894" w:rsidRPr="0034034D" w:rsidRDefault="00810894" w:rsidP="00263D6F">
            <w:pPr>
              <w:pStyle w:val="TableText"/>
              <w:rPr>
                <w:b/>
              </w:rPr>
            </w:pPr>
            <w:r w:rsidRPr="0034034D">
              <w:rPr>
                <w:b/>
              </w:rPr>
              <w:t>Standard 3</w:t>
            </w:r>
            <w:r>
              <w:rPr>
                <w:b/>
              </w:rPr>
              <w:t>2</w:t>
            </w:r>
            <w:r w:rsidRPr="0034034D">
              <w:rPr>
                <w:b/>
              </w:rPr>
              <w:t>:</w:t>
            </w:r>
          </w:p>
        </w:tc>
        <w:tc>
          <w:tcPr>
            <w:tcW w:w="3198" w:type="dxa"/>
          </w:tcPr>
          <w:p w14:paraId="609CF2A0" w14:textId="77777777" w:rsidR="00810894" w:rsidRDefault="00810894" w:rsidP="00263D6F">
            <w:pPr>
              <w:pStyle w:val="TableText"/>
              <w:jc w:val="both"/>
            </w:pPr>
            <w:r>
              <w:t>Any publicity or advertising material that you produce must be produced in Welsh where the anticipated audience includes members of the public in Wales, and if you produce the material in Welsh and in English, you must not treat the Welsh language version less favourably than you treat the English language version.</w:t>
            </w:r>
          </w:p>
          <w:p w14:paraId="0014C456" w14:textId="77777777" w:rsidR="00810894" w:rsidRPr="001F62AF" w:rsidRDefault="00810894" w:rsidP="00263D6F">
            <w:pPr>
              <w:pStyle w:val="TableText"/>
            </w:pPr>
          </w:p>
        </w:tc>
      </w:tr>
      <w:tr w:rsidR="00810894" w:rsidRPr="00513C47" w14:paraId="70F6B5D1" w14:textId="77777777" w:rsidTr="00263D6F">
        <w:tc>
          <w:tcPr>
            <w:tcW w:w="1668" w:type="dxa"/>
          </w:tcPr>
          <w:p w14:paraId="62073783" w14:textId="77777777" w:rsidR="00810894" w:rsidRPr="0034034D" w:rsidRDefault="00810894" w:rsidP="00263D6F">
            <w:pPr>
              <w:pStyle w:val="TableText"/>
              <w:rPr>
                <w:b/>
              </w:rPr>
            </w:pPr>
            <w:r w:rsidRPr="0034034D">
              <w:rPr>
                <w:b/>
              </w:rPr>
              <w:t>7</w:t>
            </w:r>
          </w:p>
        </w:tc>
        <w:tc>
          <w:tcPr>
            <w:tcW w:w="3198" w:type="dxa"/>
          </w:tcPr>
          <w:p w14:paraId="49E9984C" w14:textId="77777777" w:rsidR="00810894" w:rsidRPr="0034034D" w:rsidRDefault="00810894" w:rsidP="00263D6F">
            <w:pPr>
              <w:pStyle w:val="TableText"/>
              <w:jc w:val="both"/>
              <w:rPr>
                <w:b/>
              </w:rPr>
            </w:pPr>
            <w:r w:rsidRPr="0034034D">
              <w:rPr>
                <w:b/>
              </w:rPr>
              <w:t>Standards relating to a body displaying material in public</w:t>
            </w:r>
          </w:p>
          <w:p w14:paraId="2184712E" w14:textId="77777777" w:rsidR="00810894" w:rsidRPr="0034034D" w:rsidRDefault="00810894" w:rsidP="00263D6F">
            <w:pPr>
              <w:pStyle w:val="TableText"/>
              <w:rPr>
                <w:b/>
              </w:rPr>
            </w:pPr>
          </w:p>
        </w:tc>
      </w:tr>
      <w:tr w:rsidR="00810894" w:rsidRPr="00513C47" w14:paraId="13A23EF5" w14:textId="77777777" w:rsidTr="00263D6F">
        <w:tc>
          <w:tcPr>
            <w:tcW w:w="1668" w:type="dxa"/>
          </w:tcPr>
          <w:p w14:paraId="43AA1766" w14:textId="77777777" w:rsidR="00810894" w:rsidRPr="0034034D" w:rsidRDefault="00810894" w:rsidP="00263D6F">
            <w:pPr>
              <w:pStyle w:val="TableText"/>
              <w:rPr>
                <w:b/>
              </w:rPr>
            </w:pPr>
            <w:r w:rsidRPr="0034034D">
              <w:rPr>
                <w:b/>
              </w:rPr>
              <w:t>Standard 3</w:t>
            </w:r>
            <w:r>
              <w:rPr>
                <w:b/>
              </w:rPr>
              <w:t>3</w:t>
            </w:r>
            <w:r w:rsidRPr="0034034D">
              <w:rPr>
                <w:b/>
              </w:rPr>
              <w:t>:</w:t>
            </w:r>
          </w:p>
        </w:tc>
        <w:tc>
          <w:tcPr>
            <w:tcW w:w="3198" w:type="dxa"/>
          </w:tcPr>
          <w:p w14:paraId="6F508349" w14:textId="77777777" w:rsidR="00810894" w:rsidRDefault="00810894" w:rsidP="00263D6F">
            <w:pPr>
              <w:pStyle w:val="TableText"/>
              <w:jc w:val="both"/>
            </w:pPr>
            <w:r>
              <w:t>Any material that you produce and display in public in Wales must be displayed in Welsh, and you must not treat any Welsh language version of the material less favourably than the English language version.</w:t>
            </w:r>
          </w:p>
          <w:p w14:paraId="7EC9828C" w14:textId="77777777" w:rsidR="00810894" w:rsidRPr="001F62AF" w:rsidRDefault="00810894" w:rsidP="00263D6F">
            <w:pPr>
              <w:pStyle w:val="TableText"/>
            </w:pPr>
          </w:p>
        </w:tc>
      </w:tr>
      <w:tr w:rsidR="00810894" w:rsidRPr="00513C47" w14:paraId="03566DAD" w14:textId="77777777" w:rsidTr="00263D6F">
        <w:tc>
          <w:tcPr>
            <w:tcW w:w="1668" w:type="dxa"/>
          </w:tcPr>
          <w:p w14:paraId="5255E77D" w14:textId="77777777" w:rsidR="00810894" w:rsidRPr="0034034D" w:rsidRDefault="00810894" w:rsidP="00263D6F">
            <w:pPr>
              <w:pStyle w:val="TableText"/>
              <w:rPr>
                <w:b/>
              </w:rPr>
            </w:pPr>
            <w:r w:rsidRPr="0034034D">
              <w:rPr>
                <w:b/>
              </w:rPr>
              <w:t>Standard 3</w:t>
            </w:r>
            <w:r>
              <w:rPr>
                <w:b/>
              </w:rPr>
              <w:t>4</w:t>
            </w:r>
            <w:r w:rsidRPr="0034034D">
              <w:rPr>
                <w:b/>
              </w:rPr>
              <w:t>:</w:t>
            </w:r>
          </w:p>
        </w:tc>
        <w:tc>
          <w:tcPr>
            <w:tcW w:w="3198" w:type="dxa"/>
          </w:tcPr>
          <w:p w14:paraId="449E7FE0" w14:textId="77777777" w:rsidR="00810894" w:rsidRDefault="00810894" w:rsidP="00263D6F">
            <w:pPr>
              <w:pStyle w:val="TableText"/>
              <w:jc w:val="both"/>
            </w:pPr>
            <w:r>
              <w:t>Any material that you produce and display at a public exhibition held in Wales organised by you must be displayed in Welsh, and you must not treat any Welsh language version of the material less favourably than you treat an English language version.</w:t>
            </w:r>
          </w:p>
          <w:p w14:paraId="0F9C8992" w14:textId="77777777" w:rsidR="00810894" w:rsidRDefault="00810894" w:rsidP="00263D6F">
            <w:pPr>
              <w:pStyle w:val="TableText"/>
            </w:pPr>
          </w:p>
        </w:tc>
      </w:tr>
      <w:tr w:rsidR="00810894" w:rsidRPr="00513C47" w14:paraId="6159CDCC" w14:textId="77777777" w:rsidTr="00263D6F">
        <w:tc>
          <w:tcPr>
            <w:tcW w:w="1668" w:type="dxa"/>
          </w:tcPr>
          <w:p w14:paraId="25BA2BD7" w14:textId="77777777" w:rsidR="00810894" w:rsidRPr="0034034D" w:rsidRDefault="00810894" w:rsidP="00263D6F">
            <w:pPr>
              <w:pStyle w:val="TableText"/>
              <w:rPr>
                <w:b/>
              </w:rPr>
            </w:pPr>
            <w:r w:rsidRPr="0034034D">
              <w:rPr>
                <w:b/>
              </w:rPr>
              <w:t>8</w:t>
            </w:r>
          </w:p>
        </w:tc>
        <w:tc>
          <w:tcPr>
            <w:tcW w:w="3198" w:type="dxa"/>
          </w:tcPr>
          <w:p w14:paraId="72308E1A" w14:textId="77777777" w:rsidR="00810894" w:rsidRPr="0034034D" w:rsidRDefault="00810894" w:rsidP="00263D6F">
            <w:pPr>
              <w:pStyle w:val="TableText"/>
              <w:jc w:val="both"/>
              <w:rPr>
                <w:b/>
              </w:rPr>
            </w:pPr>
            <w:r w:rsidRPr="0034034D">
              <w:rPr>
                <w:b/>
              </w:rPr>
              <w:t>Standards relating to a body producing and publishing documents</w:t>
            </w:r>
            <w:r>
              <w:rPr>
                <w:b/>
              </w:rPr>
              <w:t xml:space="preserve"> or forms</w:t>
            </w:r>
          </w:p>
          <w:p w14:paraId="4BC861B9" w14:textId="77777777" w:rsidR="00810894" w:rsidRPr="0034034D" w:rsidRDefault="00810894" w:rsidP="00263D6F">
            <w:pPr>
              <w:pStyle w:val="TableText"/>
              <w:rPr>
                <w:b/>
              </w:rPr>
            </w:pPr>
          </w:p>
        </w:tc>
      </w:tr>
      <w:tr w:rsidR="00810894" w:rsidRPr="00513C47" w14:paraId="1E02BF6D" w14:textId="77777777" w:rsidTr="00263D6F">
        <w:tc>
          <w:tcPr>
            <w:tcW w:w="1668" w:type="dxa"/>
          </w:tcPr>
          <w:p w14:paraId="4D38F1E9" w14:textId="77777777" w:rsidR="00810894" w:rsidRPr="0034034D" w:rsidRDefault="00810894" w:rsidP="00263D6F">
            <w:pPr>
              <w:pStyle w:val="TableText"/>
              <w:rPr>
                <w:b/>
              </w:rPr>
            </w:pPr>
            <w:r w:rsidRPr="0034034D">
              <w:rPr>
                <w:b/>
              </w:rPr>
              <w:t xml:space="preserve">Standard </w:t>
            </w:r>
            <w:r>
              <w:rPr>
                <w:b/>
              </w:rPr>
              <w:t>35</w:t>
            </w:r>
            <w:r w:rsidRPr="0034034D">
              <w:rPr>
                <w:b/>
              </w:rPr>
              <w:t>:</w:t>
            </w:r>
          </w:p>
        </w:tc>
        <w:tc>
          <w:tcPr>
            <w:tcW w:w="3198" w:type="dxa"/>
          </w:tcPr>
          <w:p w14:paraId="1CA55994" w14:textId="77777777" w:rsidR="00810894" w:rsidRDefault="00810894" w:rsidP="00263D6F">
            <w:pPr>
              <w:pStyle w:val="TableText"/>
              <w:jc w:val="both"/>
            </w:pPr>
            <w:r>
              <w:t>If you produce a document or form which is available to members of the public in Wales, you must produce it in Welsh.</w:t>
            </w:r>
          </w:p>
          <w:p w14:paraId="0E6A45C1" w14:textId="77777777" w:rsidR="00810894" w:rsidRPr="001F62AF" w:rsidRDefault="00810894" w:rsidP="00263D6F">
            <w:pPr>
              <w:pStyle w:val="TableText"/>
            </w:pPr>
          </w:p>
        </w:tc>
      </w:tr>
      <w:tr w:rsidR="00810894" w:rsidRPr="00513C47" w14:paraId="0E109594" w14:textId="77777777" w:rsidTr="00263D6F">
        <w:tc>
          <w:tcPr>
            <w:tcW w:w="1668" w:type="dxa"/>
          </w:tcPr>
          <w:p w14:paraId="6A7688EB" w14:textId="77777777" w:rsidR="00810894" w:rsidRPr="0034034D" w:rsidRDefault="00810894" w:rsidP="00263D6F">
            <w:pPr>
              <w:pStyle w:val="TableText"/>
              <w:rPr>
                <w:b/>
              </w:rPr>
            </w:pPr>
            <w:r w:rsidRPr="0034034D">
              <w:rPr>
                <w:b/>
              </w:rPr>
              <w:t xml:space="preserve">Standard </w:t>
            </w:r>
            <w:r>
              <w:rPr>
                <w:b/>
              </w:rPr>
              <w:t>36</w:t>
            </w:r>
            <w:r w:rsidRPr="0034034D">
              <w:rPr>
                <w:b/>
              </w:rPr>
              <w:t>:</w:t>
            </w:r>
          </w:p>
        </w:tc>
        <w:tc>
          <w:tcPr>
            <w:tcW w:w="3198" w:type="dxa"/>
          </w:tcPr>
          <w:p w14:paraId="606F94C8" w14:textId="77777777" w:rsidR="00810894" w:rsidRDefault="00810894" w:rsidP="00263D6F">
            <w:pPr>
              <w:pStyle w:val="TableText"/>
              <w:jc w:val="both"/>
            </w:pPr>
            <w:r>
              <w:t xml:space="preserve">When you send a document or </w:t>
            </w:r>
            <w:r>
              <w:lastRenderedPageBreak/>
              <w:t>form to an individual (“A”) for the first time, you must ask A whether A wishes to receive documents or forms in Welsh, and if A responds to say that A wishes to receive documents or forms in Welsh you must—</w:t>
            </w:r>
          </w:p>
          <w:p w14:paraId="33ABAEB3" w14:textId="77777777" w:rsidR="00810894" w:rsidRDefault="00810894" w:rsidP="00810894">
            <w:pPr>
              <w:pStyle w:val="N3"/>
              <w:numPr>
                <w:ilvl w:val="2"/>
                <w:numId w:val="68"/>
              </w:numPr>
            </w:pPr>
            <w:r>
              <w:t>keep a record of A’s wish, and</w:t>
            </w:r>
          </w:p>
          <w:p w14:paraId="5C59CE09" w14:textId="77777777" w:rsidR="00810894" w:rsidRDefault="00810894" w:rsidP="00810894">
            <w:pPr>
              <w:pStyle w:val="N3"/>
              <w:numPr>
                <w:ilvl w:val="2"/>
                <w:numId w:val="68"/>
              </w:numPr>
            </w:pPr>
            <w:r>
              <w:t>send any documents or forms you send to A from then onwards in Welsh.</w:t>
            </w:r>
          </w:p>
          <w:p w14:paraId="7C421445" w14:textId="77777777" w:rsidR="00810894" w:rsidRDefault="00810894" w:rsidP="00263D6F">
            <w:pPr>
              <w:pStyle w:val="N3"/>
              <w:numPr>
                <w:ilvl w:val="0"/>
                <w:numId w:val="0"/>
              </w:numPr>
              <w:ind w:left="737"/>
            </w:pPr>
          </w:p>
        </w:tc>
      </w:tr>
      <w:tr w:rsidR="00810894" w:rsidRPr="00513C47" w14:paraId="59083530" w14:textId="77777777" w:rsidTr="00263D6F">
        <w:tc>
          <w:tcPr>
            <w:tcW w:w="1668" w:type="dxa"/>
          </w:tcPr>
          <w:p w14:paraId="2D4701A5" w14:textId="77777777" w:rsidR="00810894" w:rsidRPr="0034034D" w:rsidRDefault="00810894" w:rsidP="00263D6F">
            <w:pPr>
              <w:pStyle w:val="TableText"/>
              <w:rPr>
                <w:b/>
              </w:rPr>
            </w:pPr>
            <w:r w:rsidRPr="0034034D">
              <w:rPr>
                <w:b/>
              </w:rPr>
              <w:lastRenderedPageBreak/>
              <w:t xml:space="preserve">Standard </w:t>
            </w:r>
            <w:r>
              <w:rPr>
                <w:b/>
              </w:rPr>
              <w:t>37</w:t>
            </w:r>
            <w:r w:rsidRPr="0034034D">
              <w:rPr>
                <w:b/>
              </w:rPr>
              <w:t>:</w:t>
            </w:r>
          </w:p>
        </w:tc>
        <w:tc>
          <w:tcPr>
            <w:tcW w:w="3198" w:type="dxa"/>
          </w:tcPr>
          <w:p w14:paraId="1816D73C" w14:textId="77777777" w:rsidR="00810894" w:rsidRDefault="00810894" w:rsidP="00263D6F">
            <w:pPr>
              <w:pStyle w:val="TableText"/>
              <w:jc w:val="both"/>
            </w:pPr>
            <w:r w:rsidRPr="001F2831">
              <w:t xml:space="preserve">If you don’t know whether </w:t>
            </w:r>
            <w:r>
              <w:t>an individual</w:t>
            </w:r>
            <w:r w:rsidRPr="001F2831">
              <w:t xml:space="preserve"> (“</w:t>
            </w:r>
            <w:r>
              <w:t>A</w:t>
            </w:r>
            <w:r w:rsidRPr="001F2831">
              <w:t xml:space="preserve">”) wishes to receive </w:t>
            </w:r>
            <w:r>
              <w:t xml:space="preserve">documents or </w:t>
            </w:r>
            <w:r w:rsidRPr="001F2831">
              <w:t xml:space="preserve">forms from you in Welsh, when you send a </w:t>
            </w:r>
            <w:r>
              <w:t xml:space="preserve">document or a </w:t>
            </w:r>
            <w:r w:rsidRPr="001F2831">
              <w:t xml:space="preserve">form to </w:t>
            </w:r>
            <w:r>
              <w:t>A</w:t>
            </w:r>
            <w:r w:rsidRPr="001F2831">
              <w:t xml:space="preserve"> you must provide a Welsh language version</w:t>
            </w:r>
            <w:r>
              <w:t>.</w:t>
            </w:r>
          </w:p>
          <w:p w14:paraId="3F4BC66E" w14:textId="77777777" w:rsidR="00810894" w:rsidRDefault="00810894" w:rsidP="00263D6F">
            <w:pPr>
              <w:pStyle w:val="TableText"/>
              <w:jc w:val="both"/>
            </w:pPr>
          </w:p>
        </w:tc>
      </w:tr>
      <w:tr w:rsidR="00810894" w:rsidRPr="00513C47" w14:paraId="57B15A0A" w14:textId="77777777" w:rsidTr="00263D6F">
        <w:tc>
          <w:tcPr>
            <w:tcW w:w="1668" w:type="dxa"/>
          </w:tcPr>
          <w:p w14:paraId="2AED5A5D" w14:textId="77777777" w:rsidR="00810894" w:rsidRPr="0034034D" w:rsidRDefault="00810894" w:rsidP="00263D6F">
            <w:pPr>
              <w:pStyle w:val="TableText"/>
              <w:rPr>
                <w:b/>
              </w:rPr>
            </w:pPr>
            <w:r w:rsidRPr="0034034D">
              <w:rPr>
                <w:b/>
              </w:rPr>
              <w:t xml:space="preserve">Standard </w:t>
            </w:r>
            <w:r>
              <w:rPr>
                <w:b/>
              </w:rPr>
              <w:t>38</w:t>
            </w:r>
            <w:r w:rsidRPr="0034034D">
              <w:rPr>
                <w:b/>
              </w:rPr>
              <w:t>:</w:t>
            </w:r>
          </w:p>
        </w:tc>
        <w:tc>
          <w:tcPr>
            <w:tcW w:w="3198" w:type="dxa"/>
          </w:tcPr>
          <w:p w14:paraId="6EB07926" w14:textId="77777777" w:rsidR="00810894" w:rsidRPr="009C5CAC" w:rsidRDefault="00810894" w:rsidP="00263D6F">
            <w:pPr>
              <w:pStyle w:val="TableText"/>
              <w:jc w:val="both"/>
            </w:pPr>
            <w:r w:rsidRPr="009C5CAC">
              <w:t>If you produce a document (but not a form) which is available to members of the public in Wales, and no other standard has required you to produce the document in Welsh, you must produce it in Welsh—</w:t>
            </w:r>
          </w:p>
          <w:p w14:paraId="03249F12" w14:textId="77777777" w:rsidR="00810894" w:rsidRPr="009C5CAC" w:rsidRDefault="00810894" w:rsidP="00810894">
            <w:pPr>
              <w:pStyle w:val="N3"/>
              <w:numPr>
                <w:ilvl w:val="2"/>
                <w:numId w:val="10"/>
              </w:numPr>
            </w:pPr>
            <w:r w:rsidRPr="009C5CAC">
              <w:t>if the subject matter of the document suggests that it should be produced in Welsh, or</w:t>
            </w:r>
          </w:p>
          <w:p w14:paraId="2EF7172F" w14:textId="77777777" w:rsidR="00810894" w:rsidRPr="009C5CAC" w:rsidRDefault="00810894" w:rsidP="00263D6F">
            <w:pPr>
              <w:pStyle w:val="N3"/>
            </w:pPr>
            <w:r w:rsidRPr="009C5CAC">
              <w:t>if the anticipated audience, and their expectations, suggests that the document should be produced in Welsh.</w:t>
            </w:r>
          </w:p>
          <w:p w14:paraId="58412EE8" w14:textId="77777777" w:rsidR="00810894" w:rsidRPr="009C5CAC" w:rsidRDefault="00810894" w:rsidP="00263D6F">
            <w:pPr>
              <w:pStyle w:val="TableText"/>
            </w:pPr>
          </w:p>
        </w:tc>
      </w:tr>
      <w:tr w:rsidR="00810894" w:rsidRPr="00513C47" w14:paraId="5CDD4B25" w14:textId="77777777" w:rsidTr="00263D6F">
        <w:tc>
          <w:tcPr>
            <w:tcW w:w="1668" w:type="dxa"/>
          </w:tcPr>
          <w:p w14:paraId="49D810B7" w14:textId="77777777" w:rsidR="00810894" w:rsidRPr="0034034D" w:rsidRDefault="00810894" w:rsidP="00263D6F">
            <w:pPr>
              <w:pStyle w:val="TableText"/>
              <w:rPr>
                <w:b/>
              </w:rPr>
            </w:pPr>
            <w:r w:rsidRPr="0034034D">
              <w:rPr>
                <w:b/>
              </w:rPr>
              <w:t xml:space="preserve">Standard </w:t>
            </w:r>
            <w:r>
              <w:rPr>
                <w:b/>
              </w:rPr>
              <w:t>39</w:t>
            </w:r>
            <w:r w:rsidRPr="0034034D">
              <w:rPr>
                <w:b/>
              </w:rPr>
              <w:t>:</w:t>
            </w:r>
          </w:p>
        </w:tc>
        <w:tc>
          <w:tcPr>
            <w:tcW w:w="3198" w:type="dxa"/>
          </w:tcPr>
          <w:p w14:paraId="01062995" w14:textId="77777777" w:rsidR="00810894" w:rsidRPr="009C5CAC" w:rsidRDefault="00810894" w:rsidP="00263D6F">
            <w:pPr>
              <w:pStyle w:val="TableText"/>
              <w:jc w:val="both"/>
            </w:pPr>
            <w:r w:rsidRPr="009C5CAC">
              <w:t>If you produce a document or form in Welsh and in English you must—</w:t>
            </w:r>
          </w:p>
          <w:p w14:paraId="6475D839" w14:textId="77777777" w:rsidR="00810894" w:rsidRPr="009C5CAC" w:rsidRDefault="00810894" w:rsidP="00810894">
            <w:pPr>
              <w:pStyle w:val="TableText"/>
              <w:numPr>
                <w:ilvl w:val="0"/>
                <w:numId w:val="62"/>
              </w:numPr>
              <w:jc w:val="both"/>
            </w:pPr>
            <w:r w:rsidRPr="009C5CAC">
              <w:t>not treat any Welsh language version less favourably than you treat the English language version (whether separate versions or not)</w:t>
            </w:r>
            <w:r>
              <w:t>,</w:t>
            </w:r>
          </w:p>
          <w:p w14:paraId="17F4EB29" w14:textId="77777777" w:rsidR="00810894" w:rsidRPr="009C5CAC" w:rsidRDefault="00810894" w:rsidP="00810894">
            <w:pPr>
              <w:pStyle w:val="TableText"/>
              <w:numPr>
                <w:ilvl w:val="0"/>
                <w:numId w:val="62"/>
              </w:numPr>
              <w:jc w:val="both"/>
            </w:pPr>
            <w:r w:rsidRPr="009C5CAC">
              <w:t xml:space="preserve">not differentiate between the Welsh and English version in relation to any requirements relevant to the document or form (for example, in relation to any deadline for submitting the form, or in relation to the time allowed to </w:t>
            </w:r>
            <w:r w:rsidRPr="009C5CAC">
              <w:lastRenderedPageBreak/>
              <w:t>respond to the content of the document or form)</w:t>
            </w:r>
            <w:r>
              <w:t>,</w:t>
            </w:r>
            <w:r w:rsidRPr="009C5CAC">
              <w:t xml:space="preserve"> and</w:t>
            </w:r>
          </w:p>
          <w:p w14:paraId="29EE4AC7" w14:textId="77777777" w:rsidR="00810894" w:rsidRPr="009C5CAC" w:rsidRDefault="00810894" w:rsidP="00810894">
            <w:pPr>
              <w:pStyle w:val="TableText"/>
              <w:numPr>
                <w:ilvl w:val="0"/>
                <w:numId w:val="62"/>
              </w:numPr>
              <w:jc w:val="both"/>
            </w:pPr>
            <w:r w:rsidRPr="009C5CAC">
              <w:t>ensure that the English language version clearly states that the document or form is also available in Welsh.</w:t>
            </w:r>
          </w:p>
          <w:p w14:paraId="35B787B0" w14:textId="77777777" w:rsidR="00810894" w:rsidRPr="009C5CAC" w:rsidRDefault="00810894" w:rsidP="00263D6F">
            <w:pPr>
              <w:pStyle w:val="TableText"/>
            </w:pPr>
          </w:p>
        </w:tc>
      </w:tr>
      <w:tr w:rsidR="00810894" w:rsidRPr="008E572C" w14:paraId="4F6D089A" w14:textId="77777777" w:rsidTr="00263D6F">
        <w:tc>
          <w:tcPr>
            <w:tcW w:w="1668" w:type="dxa"/>
          </w:tcPr>
          <w:p w14:paraId="3098ACF9" w14:textId="77777777" w:rsidR="00810894" w:rsidRPr="0034034D" w:rsidRDefault="00810894" w:rsidP="00263D6F">
            <w:pPr>
              <w:pStyle w:val="TableText"/>
              <w:rPr>
                <w:b/>
              </w:rPr>
            </w:pPr>
            <w:r>
              <w:rPr>
                <w:b/>
              </w:rPr>
              <w:lastRenderedPageBreak/>
              <w:t>9</w:t>
            </w:r>
          </w:p>
        </w:tc>
        <w:tc>
          <w:tcPr>
            <w:tcW w:w="3198" w:type="dxa"/>
          </w:tcPr>
          <w:p w14:paraId="6C30A0D3" w14:textId="77777777" w:rsidR="00810894" w:rsidRPr="0034034D" w:rsidRDefault="00810894" w:rsidP="00263D6F">
            <w:pPr>
              <w:pStyle w:val="TableText"/>
              <w:jc w:val="both"/>
              <w:rPr>
                <w:b/>
              </w:rPr>
            </w:pPr>
            <w:r w:rsidRPr="0034034D">
              <w:rPr>
                <w:b/>
              </w:rPr>
              <w:t>Standards relating to a body’s websites and on-line services</w:t>
            </w:r>
            <w:r>
              <w:rPr>
                <w:b/>
              </w:rPr>
              <w:t xml:space="preserve"> (including portals)</w:t>
            </w:r>
          </w:p>
          <w:p w14:paraId="2096ACB9" w14:textId="77777777" w:rsidR="00810894" w:rsidRPr="0034034D" w:rsidRDefault="00810894" w:rsidP="00263D6F">
            <w:pPr>
              <w:pStyle w:val="TableText"/>
              <w:rPr>
                <w:b/>
              </w:rPr>
            </w:pPr>
          </w:p>
        </w:tc>
      </w:tr>
      <w:tr w:rsidR="00810894" w:rsidRPr="008E572C" w14:paraId="26E311C3" w14:textId="77777777" w:rsidTr="00263D6F">
        <w:tc>
          <w:tcPr>
            <w:tcW w:w="1668" w:type="dxa"/>
          </w:tcPr>
          <w:p w14:paraId="24EFDC28" w14:textId="77777777" w:rsidR="00810894" w:rsidRPr="008E572C" w:rsidRDefault="00810894" w:rsidP="00263D6F">
            <w:pPr>
              <w:pStyle w:val="TableText"/>
              <w:rPr>
                <w:i/>
              </w:rPr>
            </w:pPr>
          </w:p>
        </w:tc>
        <w:tc>
          <w:tcPr>
            <w:tcW w:w="3198" w:type="dxa"/>
          </w:tcPr>
          <w:p w14:paraId="20DDA6B3" w14:textId="77777777" w:rsidR="00810894" w:rsidRPr="0034034D" w:rsidRDefault="00810894" w:rsidP="00263D6F">
            <w:pPr>
              <w:pStyle w:val="TableText"/>
              <w:rPr>
                <w:b/>
                <w:i/>
              </w:rPr>
            </w:pPr>
            <w:r w:rsidRPr="0034034D">
              <w:rPr>
                <w:b/>
                <w:i/>
              </w:rPr>
              <w:t>(1) Websites published by a body</w:t>
            </w:r>
          </w:p>
          <w:p w14:paraId="7250F565" w14:textId="77777777" w:rsidR="00810894" w:rsidRPr="008E572C" w:rsidRDefault="00810894" w:rsidP="00263D6F">
            <w:pPr>
              <w:pStyle w:val="TableText"/>
              <w:rPr>
                <w:i/>
              </w:rPr>
            </w:pPr>
          </w:p>
        </w:tc>
      </w:tr>
      <w:tr w:rsidR="00810894" w:rsidRPr="008E572C" w14:paraId="486912F4" w14:textId="77777777" w:rsidTr="00263D6F">
        <w:tc>
          <w:tcPr>
            <w:tcW w:w="1668" w:type="dxa"/>
          </w:tcPr>
          <w:p w14:paraId="702D393B" w14:textId="77777777" w:rsidR="00810894" w:rsidRPr="0034034D" w:rsidRDefault="00810894" w:rsidP="00263D6F">
            <w:pPr>
              <w:pStyle w:val="TableText"/>
              <w:rPr>
                <w:b/>
              </w:rPr>
            </w:pPr>
            <w:r w:rsidRPr="0034034D">
              <w:rPr>
                <w:b/>
              </w:rPr>
              <w:t xml:space="preserve">Standard </w:t>
            </w:r>
            <w:r>
              <w:rPr>
                <w:b/>
              </w:rPr>
              <w:t>40</w:t>
            </w:r>
            <w:r w:rsidRPr="0034034D">
              <w:rPr>
                <w:b/>
              </w:rPr>
              <w:t>:</w:t>
            </w:r>
          </w:p>
        </w:tc>
        <w:tc>
          <w:tcPr>
            <w:tcW w:w="3198" w:type="dxa"/>
          </w:tcPr>
          <w:p w14:paraId="11F99302" w14:textId="77777777" w:rsidR="00810894" w:rsidRDefault="00810894" w:rsidP="00263D6F">
            <w:pPr>
              <w:pStyle w:val="TableText"/>
              <w:jc w:val="both"/>
            </w:pPr>
            <w:r>
              <w:t>You must ensure that—</w:t>
            </w:r>
          </w:p>
          <w:p w14:paraId="2E896FE5" w14:textId="77777777" w:rsidR="00810894" w:rsidRPr="008D561F" w:rsidRDefault="00810894" w:rsidP="00810894">
            <w:pPr>
              <w:pStyle w:val="N3"/>
              <w:numPr>
                <w:ilvl w:val="2"/>
                <w:numId w:val="11"/>
              </w:numPr>
            </w:pPr>
            <w:r w:rsidRPr="008D561F">
              <w:t>the text of each page of your website</w:t>
            </w:r>
            <w:r>
              <w:t xml:space="preserve"> </w:t>
            </w:r>
            <w:r w:rsidRPr="008D561F">
              <w:t>is available in Welsh,</w:t>
            </w:r>
          </w:p>
          <w:p w14:paraId="6996788F" w14:textId="77777777" w:rsidR="00810894" w:rsidRPr="008E572C" w:rsidRDefault="00810894" w:rsidP="00263D6F">
            <w:pPr>
              <w:pStyle w:val="N3"/>
            </w:pPr>
            <w:r w:rsidRPr="008E572C">
              <w:t>every Welsh language page on your website is fully functional, and</w:t>
            </w:r>
          </w:p>
          <w:p w14:paraId="4C9BF405" w14:textId="77777777" w:rsidR="00810894" w:rsidRDefault="00810894" w:rsidP="00263D6F">
            <w:pPr>
              <w:pStyle w:val="N3"/>
            </w:pPr>
            <w:r w:rsidRPr="008E572C">
              <w:t>the Welsh language is not treated less favourably than the English language on your website.</w:t>
            </w:r>
          </w:p>
          <w:p w14:paraId="15ED3724" w14:textId="77777777" w:rsidR="00810894" w:rsidRPr="008E572C" w:rsidRDefault="00810894" w:rsidP="00263D6F">
            <w:pPr>
              <w:pStyle w:val="TableText"/>
            </w:pPr>
          </w:p>
        </w:tc>
      </w:tr>
      <w:tr w:rsidR="00810894" w:rsidRPr="008E572C" w14:paraId="5C10D937" w14:textId="77777777" w:rsidTr="00263D6F">
        <w:tc>
          <w:tcPr>
            <w:tcW w:w="1668" w:type="dxa"/>
          </w:tcPr>
          <w:p w14:paraId="0209014C" w14:textId="77777777" w:rsidR="00810894" w:rsidRPr="0034034D" w:rsidRDefault="00810894" w:rsidP="00263D6F">
            <w:pPr>
              <w:pStyle w:val="TableText"/>
              <w:rPr>
                <w:b/>
              </w:rPr>
            </w:pPr>
            <w:r w:rsidRPr="0034034D">
              <w:rPr>
                <w:b/>
              </w:rPr>
              <w:t xml:space="preserve">Standard </w:t>
            </w:r>
            <w:r>
              <w:rPr>
                <w:b/>
              </w:rPr>
              <w:t>41</w:t>
            </w:r>
            <w:r w:rsidRPr="0034034D">
              <w:rPr>
                <w:b/>
              </w:rPr>
              <w:t>:</w:t>
            </w:r>
          </w:p>
        </w:tc>
        <w:tc>
          <w:tcPr>
            <w:tcW w:w="3198" w:type="dxa"/>
          </w:tcPr>
          <w:p w14:paraId="2E836E3E" w14:textId="77777777" w:rsidR="00810894" w:rsidRDefault="00810894" w:rsidP="00263D6F">
            <w:pPr>
              <w:pStyle w:val="TableText"/>
              <w:jc w:val="both"/>
            </w:pPr>
            <w:r>
              <w:t>You must ensure that—</w:t>
            </w:r>
          </w:p>
          <w:p w14:paraId="03290BC2" w14:textId="77777777" w:rsidR="00810894" w:rsidRPr="008D561F" w:rsidRDefault="00810894" w:rsidP="00810894">
            <w:pPr>
              <w:pStyle w:val="N3"/>
              <w:numPr>
                <w:ilvl w:val="2"/>
                <w:numId w:val="12"/>
              </w:numPr>
            </w:pPr>
            <w:r w:rsidRPr="008D561F">
              <w:t>the text of the homepage of your website is available in Welsh,</w:t>
            </w:r>
          </w:p>
          <w:p w14:paraId="58B4C3AD" w14:textId="77777777" w:rsidR="00810894" w:rsidRPr="008E572C" w:rsidRDefault="00810894" w:rsidP="00263D6F">
            <w:pPr>
              <w:pStyle w:val="N3"/>
            </w:pPr>
            <w:r w:rsidRPr="008E572C">
              <w:t>any Welsh language text on your homepage (or, where relevant, your Welsh language homepage) is fully functional, and</w:t>
            </w:r>
          </w:p>
          <w:p w14:paraId="29C3B884" w14:textId="77777777" w:rsidR="00810894" w:rsidRDefault="00810894" w:rsidP="00263D6F">
            <w:pPr>
              <w:pStyle w:val="N3"/>
            </w:pPr>
            <w:r w:rsidRPr="008E572C">
              <w:t>the Welsh language is treated no less favourably than the English language in relation to the homepage of your website.</w:t>
            </w:r>
          </w:p>
          <w:p w14:paraId="548A6350" w14:textId="77777777" w:rsidR="00810894" w:rsidRPr="008D561F" w:rsidRDefault="00810894" w:rsidP="00263D6F">
            <w:pPr>
              <w:pStyle w:val="TableText"/>
            </w:pPr>
          </w:p>
        </w:tc>
      </w:tr>
      <w:tr w:rsidR="00810894" w:rsidRPr="008E572C" w14:paraId="4F9A59BE" w14:textId="77777777" w:rsidTr="00263D6F">
        <w:tc>
          <w:tcPr>
            <w:tcW w:w="1668" w:type="dxa"/>
          </w:tcPr>
          <w:p w14:paraId="0D69F511" w14:textId="77777777" w:rsidR="00810894" w:rsidRPr="0034034D" w:rsidRDefault="00810894" w:rsidP="00263D6F">
            <w:pPr>
              <w:pStyle w:val="TableText"/>
              <w:rPr>
                <w:b/>
              </w:rPr>
            </w:pPr>
            <w:r w:rsidRPr="0034034D">
              <w:rPr>
                <w:b/>
              </w:rPr>
              <w:t xml:space="preserve">Standard </w:t>
            </w:r>
            <w:r>
              <w:rPr>
                <w:b/>
              </w:rPr>
              <w:t>42</w:t>
            </w:r>
            <w:r w:rsidRPr="0034034D">
              <w:rPr>
                <w:b/>
              </w:rPr>
              <w:t>:</w:t>
            </w:r>
          </w:p>
        </w:tc>
        <w:tc>
          <w:tcPr>
            <w:tcW w:w="3198" w:type="dxa"/>
          </w:tcPr>
          <w:p w14:paraId="34EB37BC" w14:textId="77777777" w:rsidR="00810894" w:rsidRDefault="00810894" w:rsidP="00263D6F">
            <w:pPr>
              <w:pStyle w:val="TableText"/>
              <w:jc w:val="both"/>
            </w:pPr>
            <w:r>
              <w:t>You must ensure that when you publish a new page on your website or amend a page—</w:t>
            </w:r>
          </w:p>
          <w:p w14:paraId="3EC607BB" w14:textId="77777777" w:rsidR="00810894" w:rsidRPr="001C7FA5" w:rsidRDefault="00810894" w:rsidP="00810894">
            <w:pPr>
              <w:pStyle w:val="N3"/>
              <w:numPr>
                <w:ilvl w:val="2"/>
                <w:numId w:val="13"/>
              </w:numPr>
            </w:pPr>
            <w:r w:rsidRPr="001C7FA5">
              <w:t>the text of that page is available in Welsh,</w:t>
            </w:r>
          </w:p>
          <w:p w14:paraId="4E236201" w14:textId="77777777" w:rsidR="00810894" w:rsidRPr="008E572C" w:rsidRDefault="00810894" w:rsidP="00263D6F">
            <w:pPr>
              <w:pStyle w:val="N3"/>
            </w:pPr>
            <w:r w:rsidRPr="008E572C">
              <w:t>any Welsh language version of that page is fully functional, and</w:t>
            </w:r>
          </w:p>
          <w:p w14:paraId="3E73AEBC" w14:textId="77777777" w:rsidR="00810894" w:rsidRDefault="00810894" w:rsidP="00263D6F">
            <w:pPr>
              <w:pStyle w:val="N3"/>
            </w:pPr>
            <w:r w:rsidRPr="008E572C">
              <w:t xml:space="preserve">the Welsh language is </w:t>
            </w:r>
            <w:r w:rsidRPr="008E572C">
              <w:lastRenderedPageBreak/>
              <w:t>treated no less favourably than the English language in relation to that page.</w:t>
            </w:r>
          </w:p>
          <w:p w14:paraId="77032B20" w14:textId="77777777" w:rsidR="00810894" w:rsidRPr="008D561F" w:rsidRDefault="00810894" w:rsidP="00263D6F">
            <w:pPr>
              <w:pStyle w:val="TableText"/>
            </w:pPr>
          </w:p>
        </w:tc>
      </w:tr>
      <w:tr w:rsidR="00810894" w:rsidRPr="008E572C" w14:paraId="7EF311A9" w14:textId="77777777" w:rsidTr="00263D6F">
        <w:tc>
          <w:tcPr>
            <w:tcW w:w="1668" w:type="dxa"/>
          </w:tcPr>
          <w:p w14:paraId="6F71B63F" w14:textId="77777777" w:rsidR="00810894" w:rsidRPr="0034034D" w:rsidRDefault="00810894" w:rsidP="00263D6F">
            <w:pPr>
              <w:pStyle w:val="TableText"/>
              <w:rPr>
                <w:b/>
              </w:rPr>
            </w:pPr>
            <w:r w:rsidRPr="0034034D">
              <w:rPr>
                <w:b/>
              </w:rPr>
              <w:lastRenderedPageBreak/>
              <w:t xml:space="preserve">Standard </w:t>
            </w:r>
            <w:r>
              <w:rPr>
                <w:b/>
              </w:rPr>
              <w:t>43</w:t>
            </w:r>
            <w:r w:rsidRPr="0034034D">
              <w:rPr>
                <w:b/>
              </w:rPr>
              <w:t>:</w:t>
            </w:r>
          </w:p>
        </w:tc>
        <w:tc>
          <w:tcPr>
            <w:tcW w:w="3198" w:type="dxa"/>
          </w:tcPr>
          <w:p w14:paraId="78698220" w14:textId="77777777" w:rsidR="00810894" w:rsidRDefault="00810894" w:rsidP="00263D6F">
            <w:pPr>
              <w:pStyle w:val="TableText"/>
              <w:jc w:val="both"/>
            </w:pPr>
            <w:r w:rsidRPr="008E572C">
              <w:t>If you have a Welsh language web page that corresponds to an English language web page, you must state clearly on the English language web page that the page is also available in Welsh, and you must provide a direct link to the Welsh page on the corresponding English page.</w:t>
            </w:r>
          </w:p>
          <w:p w14:paraId="02B1ED8E" w14:textId="77777777" w:rsidR="00810894" w:rsidRPr="008E572C" w:rsidRDefault="00810894" w:rsidP="00263D6F">
            <w:pPr>
              <w:pStyle w:val="TableText"/>
            </w:pPr>
          </w:p>
        </w:tc>
      </w:tr>
      <w:tr w:rsidR="00810894" w:rsidRPr="008E572C" w14:paraId="74769A46" w14:textId="77777777" w:rsidTr="00263D6F">
        <w:tc>
          <w:tcPr>
            <w:tcW w:w="1668" w:type="dxa"/>
          </w:tcPr>
          <w:p w14:paraId="4DF97FA0" w14:textId="77777777" w:rsidR="00810894" w:rsidRPr="0034034D" w:rsidRDefault="00810894" w:rsidP="00263D6F">
            <w:pPr>
              <w:pStyle w:val="TableText"/>
              <w:rPr>
                <w:b/>
              </w:rPr>
            </w:pPr>
            <w:r w:rsidRPr="0034034D">
              <w:rPr>
                <w:b/>
              </w:rPr>
              <w:t xml:space="preserve">Standard </w:t>
            </w:r>
            <w:r>
              <w:rPr>
                <w:b/>
              </w:rPr>
              <w:t>44</w:t>
            </w:r>
            <w:r w:rsidRPr="0034034D">
              <w:rPr>
                <w:b/>
              </w:rPr>
              <w:t>:</w:t>
            </w:r>
          </w:p>
        </w:tc>
        <w:tc>
          <w:tcPr>
            <w:tcW w:w="3198" w:type="dxa"/>
          </w:tcPr>
          <w:p w14:paraId="77A1F803" w14:textId="77777777" w:rsidR="00810894" w:rsidRDefault="00810894" w:rsidP="00263D6F">
            <w:pPr>
              <w:pStyle w:val="TableText"/>
              <w:jc w:val="both"/>
            </w:pPr>
            <w:r w:rsidRPr="008E572C">
              <w:t>You must provide the interface and menus on every page of your website in Welsh.</w:t>
            </w:r>
          </w:p>
          <w:p w14:paraId="1BB47198" w14:textId="77777777" w:rsidR="00810894" w:rsidRPr="008E572C" w:rsidRDefault="00810894" w:rsidP="00263D6F">
            <w:pPr>
              <w:pStyle w:val="TableText"/>
            </w:pPr>
          </w:p>
        </w:tc>
      </w:tr>
      <w:tr w:rsidR="00810894" w:rsidRPr="008E572C" w14:paraId="2D4F2C50" w14:textId="77777777" w:rsidTr="00263D6F">
        <w:tc>
          <w:tcPr>
            <w:tcW w:w="1668" w:type="dxa"/>
          </w:tcPr>
          <w:p w14:paraId="05096944" w14:textId="77777777" w:rsidR="00810894" w:rsidRPr="008E572C" w:rsidRDefault="00810894" w:rsidP="00263D6F">
            <w:pPr>
              <w:pStyle w:val="TableText"/>
              <w:rPr>
                <w:i/>
              </w:rPr>
            </w:pPr>
          </w:p>
        </w:tc>
        <w:tc>
          <w:tcPr>
            <w:tcW w:w="3198" w:type="dxa"/>
          </w:tcPr>
          <w:p w14:paraId="551816AA" w14:textId="77777777" w:rsidR="00810894" w:rsidRDefault="00810894" w:rsidP="00263D6F">
            <w:pPr>
              <w:pStyle w:val="TableText"/>
              <w:jc w:val="both"/>
              <w:rPr>
                <w:i/>
              </w:rPr>
            </w:pPr>
            <w:r w:rsidRPr="008E572C">
              <w:rPr>
                <w:i/>
              </w:rPr>
              <w:t>(</w:t>
            </w:r>
            <w:r w:rsidRPr="0034034D">
              <w:rPr>
                <w:b/>
                <w:i/>
              </w:rPr>
              <w:t>2) Apps published by a body</w:t>
            </w:r>
          </w:p>
          <w:p w14:paraId="182A641B" w14:textId="77777777" w:rsidR="00810894" w:rsidRPr="008E572C" w:rsidRDefault="00810894" w:rsidP="00263D6F">
            <w:pPr>
              <w:pStyle w:val="TableText"/>
              <w:rPr>
                <w:i/>
              </w:rPr>
            </w:pPr>
          </w:p>
        </w:tc>
      </w:tr>
      <w:tr w:rsidR="00810894" w:rsidRPr="008E572C" w14:paraId="7A1E69B0" w14:textId="77777777" w:rsidTr="00263D6F">
        <w:tc>
          <w:tcPr>
            <w:tcW w:w="1668" w:type="dxa"/>
          </w:tcPr>
          <w:p w14:paraId="5163BDFF" w14:textId="77777777" w:rsidR="00810894" w:rsidRPr="0034034D" w:rsidRDefault="00810894" w:rsidP="00263D6F">
            <w:pPr>
              <w:pStyle w:val="TableText"/>
              <w:rPr>
                <w:b/>
              </w:rPr>
            </w:pPr>
            <w:r w:rsidRPr="0034034D">
              <w:rPr>
                <w:b/>
              </w:rPr>
              <w:t xml:space="preserve">Standard </w:t>
            </w:r>
            <w:r>
              <w:rPr>
                <w:b/>
              </w:rPr>
              <w:t>45</w:t>
            </w:r>
            <w:r w:rsidRPr="0034034D">
              <w:rPr>
                <w:b/>
              </w:rPr>
              <w:t>:</w:t>
            </w:r>
          </w:p>
        </w:tc>
        <w:tc>
          <w:tcPr>
            <w:tcW w:w="3198" w:type="dxa"/>
          </w:tcPr>
          <w:p w14:paraId="7A7CBDAB" w14:textId="77777777" w:rsidR="00810894" w:rsidRDefault="00810894" w:rsidP="00263D6F">
            <w:pPr>
              <w:pStyle w:val="TableText"/>
              <w:jc w:val="both"/>
            </w:pPr>
            <w:r w:rsidRPr="008E572C">
              <w:t xml:space="preserve">All apps that you publish </w:t>
            </w:r>
            <w:r>
              <w:t>for use by</w:t>
            </w:r>
            <w:r w:rsidRPr="001907EE">
              <w:t xml:space="preserve"> members of the public in Wales </w:t>
            </w:r>
            <w:r w:rsidRPr="008E572C">
              <w:t>must function fully in Welsh, and the Welsh language must be treated no less favourably than the English language in relation to that app.</w:t>
            </w:r>
          </w:p>
          <w:p w14:paraId="1E8547C1" w14:textId="77777777" w:rsidR="00810894" w:rsidRPr="008E572C" w:rsidRDefault="00810894" w:rsidP="00263D6F">
            <w:pPr>
              <w:pStyle w:val="TableText"/>
            </w:pPr>
          </w:p>
        </w:tc>
      </w:tr>
      <w:tr w:rsidR="00810894" w:rsidRPr="008E572C" w14:paraId="6371B046" w14:textId="77777777" w:rsidTr="00263D6F">
        <w:tc>
          <w:tcPr>
            <w:tcW w:w="1668" w:type="dxa"/>
          </w:tcPr>
          <w:p w14:paraId="7BC97613" w14:textId="77777777" w:rsidR="00810894" w:rsidRPr="0034034D" w:rsidRDefault="00810894" w:rsidP="00263D6F">
            <w:pPr>
              <w:pStyle w:val="TableText"/>
              <w:rPr>
                <w:b/>
              </w:rPr>
            </w:pPr>
          </w:p>
        </w:tc>
        <w:tc>
          <w:tcPr>
            <w:tcW w:w="3198" w:type="dxa"/>
          </w:tcPr>
          <w:p w14:paraId="7AC3C1E4" w14:textId="77777777" w:rsidR="00810894" w:rsidRPr="00470F29" w:rsidRDefault="00810894" w:rsidP="00470F29">
            <w:pPr>
              <w:pStyle w:val="N2"/>
              <w:numPr>
                <w:ilvl w:val="1"/>
                <w:numId w:val="74"/>
              </w:numPr>
              <w:tabs>
                <w:tab w:val="num" w:pos="720"/>
              </w:tabs>
              <w:ind w:firstLine="0"/>
              <w:rPr>
                <w:rStyle w:val="cf01"/>
                <w:rFonts w:ascii="Times New Roman" w:hAnsi="Times New Roman" w:cs="Times New Roman"/>
                <w:sz w:val="21"/>
                <w:szCs w:val="21"/>
              </w:rPr>
            </w:pPr>
            <w:r w:rsidRPr="00470F29">
              <w:rPr>
                <w:rStyle w:val="cf01"/>
                <w:rFonts w:ascii="Times New Roman" w:hAnsi="Times New Roman" w:cs="Times New Roman"/>
                <w:sz w:val="21"/>
                <w:szCs w:val="21"/>
              </w:rPr>
              <w:t>Live chat facility</w:t>
            </w:r>
          </w:p>
          <w:p w14:paraId="42F245EF" w14:textId="77777777" w:rsidR="00810894" w:rsidRPr="0019569D" w:rsidRDefault="00810894" w:rsidP="00263D6F">
            <w:pPr>
              <w:pStyle w:val="N2"/>
              <w:numPr>
                <w:ilvl w:val="0"/>
                <w:numId w:val="0"/>
              </w:numPr>
              <w:ind w:left="170"/>
            </w:pPr>
          </w:p>
        </w:tc>
      </w:tr>
      <w:tr w:rsidR="00810894" w:rsidRPr="008E572C" w14:paraId="2D68645F" w14:textId="77777777" w:rsidTr="00263D6F">
        <w:tc>
          <w:tcPr>
            <w:tcW w:w="1668" w:type="dxa"/>
          </w:tcPr>
          <w:p w14:paraId="1B844E17" w14:textId="77777777" w:rsidR="00810894" w:rsidRPr="0034034D" w:rsidRDefault="00810894" w:rsidP="00263D6F">
            <w:pPr>
              <w:pStyle w:val="TableText"/>
              <w:rPr>
                <w:b/>
              </w:rPr>
            </w:pPr>
            <w:r>
              <w:rPr>
                <w:b/>
              </w:rPr>
              <w:t>Standard 46:</w:t>
            </w:r>
          </w:p>
        </w:tc>
        <w:tc>
          <w:tcPr>
            <w:tcW w:w="3198" w:type="dxa"/>
          </w:tcPr>
          <w:p w14:paraId="3DB487F8" w14:textId="77777777" w:rsidR="00810894" w:rsidRPr="00B61A0F" w:rsidRDefault="00810894" w:rsidP="00263D6F">
            <w:pPr>
              <w:pStyle w:val="pf0"/>
              <w:rPr>
                <w:rStyle w:val="cf01"/>
                <w:rFonts w:ascii="Times New Roman" w:hAnsi="Times New Roman" w:cs="Times New Roman"/>
                <w:b w:val="0"/>
                <w:bCs w:val="0"/>
                <w:i w:val="0"/>
                <w:iCs w:val="0"/>
                <w:sz w:val="21"/>
                <w:szCs w:val="21"/>
              </w:rPr>
            </w:pPr>
            <w:r w:rsidRPr="00B61A0F">
              <w:rPr>
                <w:rStyle w:val="cf01"/>
                <w:rFonts w:ascii="Times New Roman" w:hAnsi="Times New Roman" w:cs="Times New Roman"/>
                <w:b w:val="0"/>
                <w:bCs w:val="0"/>
                <w:i w:val="0"/>
                <w:iCs w:val="0"/>
                <w:sz w:val="21"/>
                <w:szCs w:val="21"/>
              </w:rPr>
              <w:t>If you have a live chat facility for use by members of the public in Wales—</w:t>
            </w:r>
          </w:p>
          <w:p w14:paraId="51D11719" w14:textId="77777777" w:rsidR="00810894" w:rsidRDefault="00810894" w:rsidP="00810894">
            <w:pPr>
              <w:pStyle w:val="N3"/>
              <w:numPr>
                <w:ilvl w:val="2"/>
                <w:numId w:val="73"/>
              </w:numPr>
            </w:pPr>
            <w:r>
              <w:t>you must provide it in Welsh, and</w:t>
            </w:r>
          </w:p>
          <w:p w14:paraId="5D700A66" w14:textId="77777777" w:rsidR="00810894" w:rsidRDefault="00810894" w:rsidP="00810894">
            <w:pPr>
              <w:pStyle w:val="N3"/>
              <w:numPr>
                <w:ilvl w:val="2"/>
                <w:numId w:val="73"/>
              </w:numPr>
            </w:pPr>
            <w:r>
              <w:t>you must state (in Welsh) on your website that your live chat facility is available in Welsh and how it can be accessed.</w:t>
            </w:r>
          </w:p>
          <w:p w14:paraId="2E4BCF9C" w14:textId="77777777" w:rsidR="00810894" w:rsidRPr="0019569D" w:rsidRDefault="00810894" w:rsidP="00263D6F">
            <w:pPr>
              <w:pStyle w:val="N3"/>
              <w:numPr>
                <w:ilvl w:val="0"/>
                <w:numId w:val="0"/>
              </w:numPr>
              <w:ind w:left="737"/>
              <w:rPr>
                <w:rStyle w:val="cf01"/>
                <w:b w:val="0"/>
                <w:bCs w:val="0"/>
                <w:i w:val="0"/>
                <w:iCs w:val="0"/>
              </w:rPr>
            </w:pPr>
          </w:p>
        </w:tc>
      </w:tr>
      <w:tr w:rsidR="00810894" w:rsidRPr="008E572C" w14:paraId="152B9733" w14:textId="77777777" w:rsidTr="00263D6F">
        <w:tc>
          <w:tcPr>
            <w:tcW w:w="1668" w:type="dxa"/>
          </w:tcPr>
          <w:p w14:paraId="18DF5C0B" w14:textId="77777777" w:rsidR="00810894" w:rsidRDefault="00810894" w:rsidP="00263D6F">
            <w:pPr>
              <w:pStyle w:val="TableText"/>
              <w:rPr>
                <w:b/>
              </w:rPr>
            </w:pPr>
            <w:r>
              <w:rPr>
                <w:b/>
              </w:rPr>
              <w:t>Standard 47:</w:t>
            </w:r>
          </w:p>
        </w:tc>
        <w:tc>
          <w:tcPr>
            <w:tcW w:w="3198" w:type="dxa"/>
          </w:tcPr>
          <w:p w14:paraId="4BDAC911" w14:textId="77777777" w:rsidR="00810894" w:rsidRPr="00B61A0F" w:rsidRDefault="00810894" w:rsidP="00263D6F">
            <w:pPr>
              <w:pStyle w:val="TableText"/>
              <w:jc w:val="both"/>
              <w:rPr>
                <w:rStyle w:val="cf01"/>
                <w:rFonts w:ascii="Times New Roman" w:hAnsi="Times New Roman" w:cs="Times New Roman"/>
                <w:b w:val="0"/>
                <w:bCs w:val="0"/>
                <w:i w:val="0"/>
                <w:iCs w:val="0"/>
                <w:sz w:val="21"/>
                <w:szCs w:val="21"/>
              </w:rPr>
            </w:pPr>
            <w:r w:rsidRPr="00B61A0F">
              <w:rPr>
                <w:rStyle w:val="cf01"/>
                <w:rFonts w:ascii="Times New Roman" w:hAnsi="Times New Roman" w:cs="Times New Roman"/>
                <w:b w:val="0"/>
                <w:bCs w:val="0"/>
                <w:i w:val="0"/>
                <w:iCs w:val="0"/>
                <w:sz w:val="21"/>
                <w:szCs w:val="21"/>
              </w:rPr>
              <w:t>If you have a live chat facility for use by members of the public in Wales</w:t>
            </w:r>
            <w:r w:rsidR="005E00C6">
              <w:rPr>
                <w:rStyle w:val="cf01"/>
                <w:rFonts w:ascii="Times New Roman" w:hAnsi="Times New Roman" w:cs="Times New Roman"/>
                <w:b w:val="0"/>
                <w:bCs w:val="0"/>
                <w:i w:val="0"/>
                <w:iCs w:val="0"/>
                <w:sz w:val="21"/>
                <w:szCs w:val="21"/>
              </w:rPr>
              <w:t>,</w:t>
            </w:r>
            <w:r w:rsidRPr="007E2199">
              <w:rPr>
                <w:szCs w:val="21"/>
              </w:rPr>
              <w:t xml:space="preserve"> you must state (in Welsh) on your website that your live chat facility is available in Welsh and how it can be accessed, and you must provide it in Welsh until such point as</w:t>
            </w:r>
            <w:r w:rsidRPr="00B61A0F">
              <w:rPr>
                <w:rStyle w:val="cf01"/>
                <w:rFonts w:ascii="Times New Roman" w:hAnsi="Times New Roman" w:cs="Times New Roman"/>
                <w:b w:val="0"/>
                <w:bCs w:val="0"/>
                <w:i w:val="0"/>
                <w:iCs w:val="0"/>
                <w:sz w:val="21"/>
                <w:szCs w:val="21"/>
              </w:rPr>
              <w:t>—</w:t>
            </w:r>
          </w:p>
          <w:p w14:paraId="23607E6C" w14:textId="77777777" w:rsidR="00810894" w:rsidRPr="00A8175A" w:rsidRDefault="00810894" w:rsidP="00810894">
            <w:pPr>
              <w:pStyle w:val="N3"/>
              <w:numPr>
                <w:ilvl w:val="2"/>
                <w:numId w:val="77"/>
              </w:numPr>
              <w:rPr>
                <w:szCs w:val="21"/>
              </w:rPr>
            </w:pPr>
            <w:r w:rsidRPr="0047458B">
              <w:t xml:space="preserve">it is necessary to transfer the </w:t>
            </w:r>
            <w:r>
              <w:t>live chat</w:t>
            </w:r>
            <w:r w:rsidRPr="0047458B">
              <w:t xml:space="preserve"> to a member of staff who does not speak Welsh who can provide a service on a </w:t>
            </w:r>
            <w:r w:rsidRPr="0047458B">
              <w:lastRenderedPageBreak/>
              <w:t>specific subject matter</w:t>
            </w:r>
            <w:r>
              <w:t>,</w:t>
            </w:r>
            <w:r w:rsidRPr="0047458B">
              <w:t xml:space="preserve"> </w:t>
            </w:r>
            <w:r>
              <w:t>and</w:t>
            </w:r>
          </w:p>
          <w:p w14:paraId="47DEC8A1" w14:textId="77777777" w:rsidR="00810894" w:rsidRPr="005208B3" w:rsidRDefault="00810894" w:rsidP="00263D6F">
            <w:pPr>
              <w:pStyle w:val="N3"/>
            </w:pPr>
            <w:r w:rsidRPr="003E3B41">
              <w:t xml:space="preserve">no Welsh speaking member of staff is available to provide a service on that specific subject </w:t>
            </w:r>
            <w:r>
              <w:t>matter.</w:t>
            </w:r>
          </w:p>
          <w:p w14:paraId="48C3A8B2" w14:textId="77777777" w:rsidR="00810894" w:rsidRDefault="00810894" w:rsidP="00263D6F">
            <w:pPr>
              <w:pStyle w:val="N3"/>
              <w:numPr>
                <w:ilvl w:val="0"/>
                <w:numId w:val="0"/>
              </w:numPr>
              <w:ind w:left="737"/>
              <w:rPr>
                <w:rStyle w:val="cf01"/>
                <w:b w:val="0"/>
                <w:bCs w:val="0"/>
                <w:i w:val="0"/>
                <w:iCs w:val="0"/>
                <w:szCs w:val="21"/>
              </w:rPr>
            </w:pPr>
          </w:p>
        </w:tc>
      </w:tr>
      <w:tr w:rsidR="00810894" w:rsidRPr="008E572C" w14:paraId="18BB23D2" w14:textId="77777777" w:rsidTr="00263D6F">
        <w:tc>
          <w:tcPr>
            <w:tcW w:w="1668" w:type="dxa"/>
          </w:tcPr>
          <w:p w14:paraId="44542D89" w14:textId="77777777" w:rsidR="00810894" w:rsidRPr="0034034D" w:rsidRDefault="00810894" w:rsidP="00263D6F">
            <w:pPr>
              <w:pStyle w:val="TableText"/>
              <w:rPr>
                <w:b/>
              </w:rPr>
            </w:pPr>
            <w:r w:rsidRPr="0034034D">
              <w:rPr>
                <w:b/>
              </w:rPr>
              <w:lastRenderedPageBreak/>
              <w:t>1</w:t>
            </w:r>
            <w:r>
              <w:rPr>
                <w:b/>
              </w:rPr>
              <w:t>0</w:t>
            </w:r>
          </w:p>
        </w:tc>
        <w:tc>
          <w:tcPr>
            <w:tcW w:w="3198" w:type="dxa"/>
          </w:tcPr>
          <w:p w14:paraId="6C63A879" w14:textId="77777777" w:rsidR="00810894" w:rsidRPr="0034034D" w:rsidRDefault="00810894" w:rsidP="00263D6F">
            <w:pPr>
              <w:pStyle w:val="TableText"/>
              <w:jc w:val="both"/>
              <w:rPr>
                <w:b/>
              </w:rPr>
            </w:pPr>
            <w:r w:rsidRPr="0034034D">
              <w:rPr>
                <w:b/>
              </w:rPr>
              <w:t>Standards relating to a body’s use of social media</w:t>
            </w:r>
          </w:p>
          <w:p w14:paraId="464323A4" w14:textId="77777777" w:rsidR="00810894" w:rsidRPr="0034034D" w:rsidRDefault="00810894" w:rsidP="00263D6F">
            <w:pPr>
              <w:pStyle w:val="TableText"/>
              <w:rPr>
                <w:b/>
              </w:rPr>
            </w:pPr>
          </w:p>
        </w:tc>
      </w:tr>
      <w:tr w:rsidR="00810894" w:rsidRPr="008E572C" w14:paraId="59E328E3" w14:textId="77777777" w:rsidTr="00263D6F">
        <w:tc>
          <w:tcPr>
            <w:tcW w:w="1668" w:type="dxa"/>
          </w:tcPr>
          <w:p w14:paraId="5E59EF93" w14:textId="77777777" w:rsidR="00810894" w:rsidRPr="0034034D" w:rsidRDefault="00810894" w:rsidP="00263D6F">
            <w:pPr>
              <w:pStyle w:val="TableText"/>
              <w:rPr>
                <w:b/>
              </w:rPr>
            </w:pPr>
            <w:r w:rsidRPr="0034034D">
              <w:rPr>
                <w:b/>
              </w:rPr>
              <w:t xml:space="preserve">Standard </w:t>
            </w:r>
            <w:r>
              <w:rPr>
                <w:b/>
              </w:rPr>
              <w:t>48</w:t>
            </w:r>
            <w:r w:rsidRPr="0034034D">
              <w:rPr>
                <w:b/>
              </w:rPr>
              <w:t>:</w:t>
            </w:r>
          </w:p>
          <w:p w14:paraId="3B48D4C3" w14:textId="77777777" w:rsidR="00810894" w:rsidRPr="008E572C" w:rsidRDefault="00810894" w:rsidP="00263D6F">
            <w:pPr>
              <w:pStyle w:val="TableText"/>
            </w:pPr>
          </w:p>
        </w:tc>
        <w:tc>
          <w:tcPr>
            <w:tcW w:w="3198" w:type="dxa"/>
          </w:tcPr>
          <w:p w14:paraId="74170811" w14:textId="77777777" w:rsidR="00810894" w:rsidRDefault="00810894" w:rsidP="00263D6F">
            <w:pPr>
              <w:pStyle w:val="TableText"/>
              <w:jc w:val="both"/>
            </w:pPr>
            <w:r w:rsidRPr="008E572C">
              <w:t>When you use social media</w:t>
            </w:r>
            <w:r w:rsidR="005E00C6">
              <w:t>,</w:t>
            </w:r>
            <w:r>
              <w:t xml:space="preserve"> </w:t>
            </w:r>
            <w:r w:rsidRPr="008E572C">
              <w:t>you must not treat the Welsh language less favourably than the English language.</w:t>
            </w:r>
          </w:p>
          <w:p w14:paraId="329D5C1A" w14:textId="77777777" w:rsidR="00810894" w:rsidRPr="008E572C" w:rsidRDefault="00810894" w:rsidP="00263D6F">
            <w:pPr>
              <w:pStyle w:val="TableText"/>
            </w:pPr>
          </w:p>
        </w:tc>
      </w:tr>
      <w:tr w:rsidR="00810894" w:rsidRPr="008E572C" w14:paraId="7ABCF85B" w14:textId="77777777" w:rsidTr="00263D6F">
        <w:tc>
          <w:tcPr>
            <w:tcW w:w="1668" w:type="dxa"/>
          </w:tcPr>
          <w:p w14:paraId="7AA46554" w14:textId="77777777" w:rsidR="00810894" w:rsidRPr="0034034D" w:rsidRDefault="00810894" w:rsidP="00263D6F">
            <w:pPr>
              <w:pStyle w:val="TableText"/>
              <w:rPr>
                <w:b/>
              </w:rPr>
            </w:pPr>
            <w:r w:rsidRPr="0034034D">
              <w:rPr>
                <w:b/>
              </w:rPr>
              <w:t xml:space="preserve">Standard </w:t>
            </w:r>
            <w:r>
              <w:rPr>
                <w:b/>
              </w:rPr>
              <w:t>49</w:t>
            </w:r>
            <w:r w:rsidRPr="0034034D">
              <w:rPr>
                <w:b/>
              </w:rPr>
              <w:t>:</w:t>
            </w:r>
          </w:p>
        </w:tc>
        <w:tc>
          <w:tcPr>
            <w:tcW w:w="3198" w:type="dxa"/>
          </w:tcPr>
          <w:p w14:paraId="0FD031B1" w14:textId="77777777" w:rsidR="00810894" w:rsidRDefault="00810894" w:rsidP="00263D6F">
            <w:pPr>
              <w:pStyle w:val="TableText"/>
              <w:jc w:val="both"/>
            </w:pPr>
            <w:r w:rsidRPr="008E572C">
              <w:t xml:space="preserve">If a </w:t>
            </w:r>
            <w:r>
              <w:t xml:space="preserve">member of the public in Wales </w:t>
            </w:r>
            <w:r w:rsidRPr="008E572C">
              <w:t>contacts you by social media in Welsh, you must reply in We</w:t>
            </w:r>
            <w:r w:rsidR="007E2199">
              <w:t>lsh</w:t>
            </w:r>
            <w:r w:rsidRPr="008E572C">
              <w:t xml:space="preserve"> (if an answer is required).</w:t>
            </w:r>
          </w:p>
          <w:p w14:paraId="410F159D" w14:textId="77777777" w:rsidR="00810894" w:rsidRPr="008E572C" w:rsidRDefault="00810894" w:rsidP="00263D6F">
            <w:pPr>
              <w:pStyle w:val="TableText"/>
            </w:pPr>
          </w:p>
        </w:tc>
      </w:tr>
      <w:tr w:rsidR="00D30C2A" w:rsidRPr="008E572C" w14:paraId="30DF889A" w14:textId="77777777">
        <w:tc>
          <w:tcPr>
            <w:tcW w:w="1668" w:type="dxa"/>
          </w:tcPr>
          <w:p w14:paraId="3E90B079" w14:textId="77777777" w:rsidR="00D30C2A" w:rsidRPr="0034034D" w:rsidRDefault="00D30C2A">
            <w:pPr>
              <w:pStyle w:val="TableText"/>
              <w:rPr>
                <w:b/>
              </w:rPr>
            </w:pPr>
            <w:r>
              <w:rPr>
                <w:b/>
              </w:rPr>
              <w:t>11</w:t>
            </w:r>
          </w:p>
        </w:tc>
        <w:tc>
          <w:tcPr>
            <w:tcW w:w="3198" w:type="dxa"/>
          </w:tcPr>
          <w:p w14:paraId="4FCEDDB5" w14:textId="77777777" w:rsidR="00D30C2A" w:rsidRPr="0034034D" w:rsidRDefault="00D30C2A">
            <w:pPr>
              <w:pStyle w:val="TableText"/>
              <w:jc w:val="both"/>
              <w:rPr>
                <w:b/>
              </w:rPr>
            </w:pPr>
            <w:r w:rsidRPr="0034034D">
              <w:rPr>
                <w:b/>
              </w:rPr>
              <w:t xml:space="preserve">Standard relating to </w:t>
            </w:r>
            <w:r>
              <w:rPr>
                <w:b/>
              </w:rPr>
              <w:t>audio and video content</w:t>
            </w:r>
          </w:p>
          <w:p w14:paraId="4E1C5B18" w14:textId="77777777" w:rsidR="00D30C2A" w:rsidRPr="008E572C" w:rsidRDefault="00D30C2A">
            <w:pPr>
              <w:pStyle w:val="TableText"/>
              <w:jc w:val="both"/>
            </w:pPr>
          </w:p>
        </w:tc>
      </w:tr>
      <w:tr w:rsidR="00D30C2A" w:rsidRPr="008E572C" w14:paraId="445CB221" w14:textId="77777777" w:rsidTr="00263D6F">
        <w:tc>
          <w:tcPr>
            <w:tcW w:w="1668" w:type="dxa"/>
          </w:tcPr>
          <w:p w14:paraId="0A885078" w14:textId="77777777" w:rsidR="00D30C2A" w:rsidRPr="0034034D" w:rsidRDefault="00D30C2A" w:rsidP="00263D6F">
            <w:pPr>
              <w:pStyle w:val="TableText"/>
              <w:rPr>
                <w:b/>
              </w:rPr>
            </w:pPr>
            <w:r>
              <w:rPr>
                <w:b/>
              </w:rPr>
              <w:t>Standard 50</w:t>
            </w:r>
          </w:p>
        </w:tc>
        <w:tc>
          <w:tcPr>
            <w:tcW w:w="3198" w:type="dxa"/>
          </w:tcPr>
          <w:p w14:paraId="2A83BAE0" w14:textId="77777777" w:rsidR="00D30C2A" w:rsidRDefault="00D30C2A" w:rsidP="00D30C2A">
            <w:pPr>
              <w:pStyle w:val="TableText"/>
              <w:jc w:val="both"/>
            </w:pPr>
            <w:r w:rsidRPr="005208B3">
              <w:t>Any audio content or video content that you produce must be produced in Welsh if the intended audience are members of the public in Wales</w:t>
            </w:r>
            <w:r w:rsidRPr="008E572C">
              <w:t xml:space="preserve"> and the Welsh language must be treated no less favourably than the English language in relation to that </w:t>
            </w:r>
            <w:r>
              <w:t>content.</w:t>
            </w:r>
          </w:p>
          <w:p w14:paraId="1AA4EE75" w14:textId="77777777" w:rsidR="00D30C2A" w:rsidRPr="008E572C" w:rsidRDefault="00D30C2A" w:rsidP="00263D6F">
            <w:pPr>
              <w:pStyle w:val="TableText"/>
              <w:jc w:val="both"/>
            </w:pPr>
          </w:p>
        </w:tc>
      </w:tr>
      <w:tr w:rsidR="00810894" w:rsidRPr="008E572C" w14:paraId="0DBF4882" w14:textId="77777777" w:rsidTr="00263D6F">
        <w:tc>
          <w:tcPr>
            <w:tcW w:w="1668" w:type="dxa"/>
          </w:tcPr>
          <w:p w14:paraId="332A7B99" w14:textId="77777777" w:rsidR="00810894" w:rsidRPr="0034034D" w:rsidRDefault="00D30C2A" w:rsidP="00263D6F">
            <w:pPr>
              <w:pStyle w:val="TableText"/>
              <w:rPr>
                <w:b/>
              </w:rPr>
            </w:pPr>
            <w:r w:rsidRPr="0034034D">
              <w:rPr>
                <w:b/>
              </w:rPr>
              <w:t>1</w:t>
            </w:r>
            <w:r>
              <w:rPr>
                <w:b/>
              </w:rPr>
              <w:t>2</w:t>
            </w:r>
          </w:p>
        </w:tc>
        <w:tc>
          <w:tcPr>
            <w:tcW w:w="3198" w:type="dxa"/>
          </w:tcPr>
          <w:p w14:paraId="7FD46DBA" w14:textId="77777777" w:rsidR="00810894" w:rsidRPr="0034034D" w:rsidRDefault="00810894" w:rsidP="00263D6F">
            <w:pPr>
              <w:pStyle w:val="TableText"/>
              <w:jc w:val="both"/>
              <w:rPr>
                <w:b/>
              </w:rPr>
            </w:pPr>
            <w:r w:rsidRPr="0034034D">
              <w:rPr>
                <w:b/>
              </w:rPr>
              <w:t>Standard relating to self</w:t>
            </w:r>
            <w:r w:rsidR="005F3936">
              <w:rPr>
                <w:b/>
              </w:rPr>
              <w:t>-</w:t>
            </w:r>
            <w:r w:rsidRPr="0034034D">
              <w:rPr>
                <w:b/>
              </w:rPr>
              <w:t>service machines</w:t>
            </w:r>
          </w:p>
          <w:p w14:paraId="13826DE9" w14:textId="77777777" w:rsidR="00810894" w:rsidRPr="0034034D" w:rsidRDefault="00810894" w:rsidP="00263D6F">
            <w:pPr>
              <w:pStyle w:val="TableText"/>
              <w:rPr>
                <w:b/>
              </w:rPr>
            </w:pPr>
          </w:p>
        </w:tc>
      </w:tr>
      <w:tr w:rsidR="00810894" w:rsidRPr="008E572C" w14:paraId="25C3D590" w14:textId="77777777" w:rsidTr="00263D6F">
        <w:tc>
          <w:tcPr>
            <w:tcW w:w="1668" w:type="dxa"/>
          </w:tcPr>
          <w:p w14:paraId="7E4D53ED" w14:textId="77777777" w:rsidR="00810894" w:rsidRPr="0034034D" w:rsidRDefault="00810894" w:rsidP="00263D6F">
            <w:pPr>
              <w:pStyle w:val="TableText"/>
              <w:rPr>
                <w:b/>
              </w:rPr>
            </w:pPr>
            <w:r w:rsidRPr="0034034D">
              <w:rPr>
                <w:b/>
              </w:rPr>
              <w:t xml:space="preserve">Standard </w:t>
            </w:r>
            <w:r w:rsidR="00D30C2A">
              <w:rPr>
                <w:b/>
              </w:rPr>
              <w:t>51</w:t>
            </w:r>
            <w:r w:rsidRPr="0034034D">
              <w:rPr>
                <w:b/>
              </w:rPr>
              <w:t>:</w:t>
            </w:r>
          </w:p>
        </w:tc>
        <w:tc>
          <w:tcPr>
            <w:tcW w:w="3198" w:type="dxa"/>
          </w:tcPr>
          <w:p w14:paraId="7799ADD8" w14:textId="77777777" w:rsidR="00810894" w:rsidRDefault="00810894" w:rsidP="00263D6F">
            <w:pPr>
              <w:pStyle w:val="TableText"/>
              <w:jc w:val="both"/>
            </w:pPr>
            <w:r w:rsidRPr="008E572C">
              <w:t>You must ensure that any self-service machines</w:t>
            </w:r>
            <w:r>
              <w:t xml:space="preserve"> </w:t>
            </w:r>
            <w:r w:rsidRPr="008E572C">
              <w:t xml:space="preserve">that you have </w:t>
            </w:r>
            <w:r w:rsidR="005E00C6">
              <w:t>in Wales</w:t>
            </w:r>
            <w:r w:rsidR="005E00C6" w:rsidRPr="008E572C">
              <w:t xml:space="preserve"> </w:t>
            </w:r>
            <w:r w:rsidRPr="008E572C">
              <w:t>function fully in Welsh, and the Welsh language must be treated no less favourably than the English language in relation to that machine.</w:t>
            </w:r>
          </w:p>
          <w:p w14:paraId="5DAF3652" w14:textId="77777777" w:rsidR="00810894" w:rsidRPr="008E572C" w:rsidRDefault="00810894" w:rsidP="00263D6F">
            <w:pPr>
              <w:pStyle w:val="TableText"/>
              <w:jc w:val="both"/>
            </w:pPr>
          </w:p>
        </w:tc>
      </w:tr>
      <w:tr w:rsidR="00810894" w:rsidRPr="008E572C" w14:paraId="37CCF24B" w14:textId="77777777" w:rsidTr="00263D6F">
        <w:tc>
          <w:tcPr>
            <w:tcW w:w="1668" w:type="dxa"/>
          </w:tcPr>
          <w:p w14:paraId="64E4ACC2" w14:textId="77777777" w:rsidR="00810894" w:rsidRPr="0034034D" w:rsidRDefault="007E2199" w:rsidP="00263D6F">
            <w:pPr>
              <w:pStyle w:val="TableText"/>
              <w:rPr>
                <w:b/>
              </w:rPr>
            </w:pPr>
            <w:r w:rsidRPr="0034034D">
              <w:rPr>
                <w:b/>
              </w:rPr>
              <w:t>1</w:t>
            </w:r>
            <w:r>
              <w:rPr>
                <w:b/>
              </w:rPr>
              <w:t>3</w:t>
            </w:r>
          </w:p>
        </w:tc>
        <w:tc>
          <w:tcPr>
            <w:tcW w:w="3198" w:type="dxa"/>
          </w:tcPr>
          <w:p w14:paraId="33C47834" w14:textId="77777777" w:rsidR="00810894" w:rsidRPr="0034034D" w:rsidRDefault="00810894" w:rsidP="00263D6F">
            <w:pPr>
              <w:pStyle w:val="TableText"/>
              <w:jc w:val="both"/>
              <w:rPr>
                <w:b/>
              </w:rPr>
            </w:pPr>
            <w:r w:rsidRPr="0034034D">
              <w:rPr>
                <w:b/>
              </w:rPr>
              <w:t xml:space="preserve">Standards relating to signs </w:t>
            </w:r>
            <w:r>
              <w:rPr>
                <w:b/>
              </w:rPr>
              <w:t xml:space="preserve">and notices </w:t>
            </w:r>
            <w:r w:rsidRPr="0034034D">
              <w:rPr>
                <w:b/>
              </w:rPr>
              <w:t>displayed by a body</w:t>
            </w:r>
          </w:p>
          <w:p w14:paraId="134421AF" w14:textId="77777777" w:rsidR="00810894" w:rsidRPr="0034034D" w:rsidRDefault="00810894" w:rsidP="00263D6F">
            <w:pPr>
              <w:pStyle w:val="TableText"/>
              <w:rPr>
                <w:b/>
              </w:rPr>
            </w:pPr>
          </w:p>
        </w:tc>
      </w:tr>
      <w:tr w:rsidR="00810894" w:rsidRPr="008E572C" w14:paraId="747EFAD9" w14:textId="77777777" w:rsidTr="00263D6F">
        <w:tc>
          <w:tcPr>
            <w:tcW w:w="1668" w:type="dxa"/>
          </w:tcPr>
          <w:p w14:paraId="4C77F82B" w14:textId="77777777" w:rsidR="00810894" w:rsidRPr="0034034D" w:rsidRDefault="00810894" w:rsidP="00263D6F">
            <w:pPr>
              <w:pStyle w:val="TableText"/>
              <w:rPr>
                <w:b/>
              </w:rPr>
            </w:pPr>
            <w:r w:rsidRPr="0034034D">
              <w:rPr>
                <w:b/>
              </w:rPr>
              <w:t xml:space="preserve">Standard </w:t>
            </w:r>
            <w:r>
              <w:rPr>
                <w:b/>
              </w:rPr>
              <w:t>5</w:t>
            </w:r>
            <w:r w:rsidR="00E406E5">
              <w:rPr>
                <w:b/>
              </w:rPr>
              <w:t>2</w:t>
            </w:r>
            <w:r w:rsidRPr="0034034D">
              <w:rPr>
                <w:b/>
              </w:rPr>
              <w:t>:</w:t>
            </w:r>
          </w:p>
        </w:tc>
        <w:tc>
          <w:tcPr>
            <w:tcW w:w="3198" w:type="dxa"/>
          </w:tcPr>
          <w:p w14:paraId="31786A0E" w14:textId="77777777" w:rsidR="00810894" w:rsidRDefault="00810894" w:rsidP="00263D6F">
            <w:pPr>
              <w:pStyle w:val="TableText"/>
              <w:jc w:val="both"/>
            </w:pPr>
            <w:r w:rsidRPr="008E572C">
              <w:t>When you</w:t>
            </w:r>
            <w:r>
              <w:t>—</w:t>
            </w:r>
            <w:r w:rsidRPr="008E572C">
              <w:t xml:space="preserve"> </w:t>
            </w:r>
          </w:p>
          <w:p w14:paraId="73896C28" w14:textId="77777777" w:rsidR="00810894" w:rsidRDefault="00810894" w:rsidP="00810894">
            <w:pPr>
              <w:pStyle w:val="TableText"/>
              <w:numPr>
                <w:ilvl w:val="0"/>
                <w:numId w:val="63"/>
              </w:numPr>
              <w:jc w:val="both"/>
            </w:pPr>
            <w:r w:rsidRPr="008E572C">
              <w:t xml:space="preserve">erect a new sign </w:t>
            </w:r>
            <w:r>
              <w:t xml:space="preserve">in Wales </w:t>
            </w:r>
            <w:r w:rsidRPr="008E572C">
              <w:t xml:space="preserve">or renew a sign </w:t>
            </w:r>
            <w:r>
              <w:t xml:space="preserve">erected in Wales </w:t>
            </w:r>
            <w:r w:rsidRPr="008E572C">
              <w:t>(including temporary signs)</w:t>
            </w:r>
            <w:r>
              <w:t>, or</w:t>
            </w:r>
          </w:p>
          <w:p w14:paraId="7A0728E6" w14:textId="77777777" w:rsidR="00810894" w:rsidRDefault="00810894" w:rsidP="00810894">
            <w:pPr>
              <w:pStyle w:val="TableText"/>
              <w:numPr>
                <w:ilvl w:val="0"/>
                <w:numId w:val="63"/>
              </w:numPr>
              <w:jc w:val="both"/>
            </w:pPr>
            <w:r>
              <w:t>publish or display a notice in Wales</w:t>
            </w:r>
            <w:r w:rsidR="00AA0C8C">
              <w:t>,</w:t>
            </w:r>
          </w:p>
          <w:p w14:paraId="7FB8EED2" w14:textId="77777777" w:rsidR="00810894" w:rsidRDefault="00810894" w:rsidP="00263D6F">
            <w:pPr>
              <w:pStyle w:val="TableText"/>
              <w:jc w:val="both"/>
            </w:pPr>
            <w:r w:rsidRPr="008E572C">
              <w:t>any text displayed on the sign</w:t>
            </w:r>
            <w:r>
              <w:t xml:space="preserve"> or </w:t>
            </w:r>
            <w:r>
              <w:lastRenderedPageBreak/>
              <w:t>notice</w:t>
            </w:r>
            <w:r w:rsidRPr="008E572C">
              <w:t xml:space="preserve"> must be displayed in Welsh (whether on the same sign </w:t>
            </w:r>
            <w:r>
              <w:t xml:space="preserve">or notice </w:t>
            </w:r>
            <w:r w:rsidRPr="008E572C">
              <w:t>as you display corresponding English language text or on a separate sign</w:t>
            </w:r>
            <w:r>
              <w:t xml:space="preserve"> or notice</w:t>
            </w:r>
            <w:r w:rsidRPr="008E572C">
              <w:t>); and if the same text is displayed in Welsh and in English, you must not treat the Welsh language text less favourably than the English language text.</w:t>
            </w:r>
          </w:p>
          <w:p w14:paraId="74AEE473" w14:textId="77777777" w:rsidR="00810894" w:rsidRPr="008E572C" w:rsidRDefault="00810894" w:rsidP="00263D6F">
            <w:pPr>
              <w:pStyle w:val="TableText"/>
            </w:pPr>
          </w:p>
        </w:tc>
      </w:tr>
      <w:tr w:rsidR="00810894" w:rsidRPr="008E572C" w14:paraId="630178BD" w14:textId="77777777" w:rsidTr="00263D6F">
        <w:tc>
          <w:tcPr>
            <w:tcW w:w="1668" w:type="dxa"/>
          </w:tcPr>
          <w:p w14:paraId="466A4666" w14:textId="77777777" w:rsidR="00810894" w:rsidRPr="0034034D" w:rsidRDefault="00810894" w:rsidP="00263D6F">
            <w:pPr>
              <w:pStyle w:val="TableText"/>
              <w:rPr>
                <w:b/>
              </w:rPr>
            </w:pPr>
            <w:r w:rsidRPr="0034034D">
              <w:rPr>
                <w:b/>
              </w:rPr>
              <w:lastRenderedPageBreak/>
              <w:t xml:space="preserve">Standard </w:t>
            </w:r>
            <w:r>
              <w:rPr>
                <w:b/>
              </w:rPr>
              <w:t>5</w:t>
            </w:r>
            <w:r w:rsidR="00E406E5">
              <w:rPr>
                <w:b/>
              </w:rPr>
              <w:t>3</w:t>
            </w:r>
            <w:r w:rsidRPr="0034034D">
              <w:rPr>
                <w:b/>
              </w:rPr>
              <w:t>:</w:t>
            </w:r>
          </w:p>
        </w:tc>
        <w:tc>
          <w:tcPr>
            <w:tcW w:w="3198" w:type="dxa"/>
          </w:tcPr>
          <w:p w14:paraId="761BA2B9" w14:textId="77777777" w:rsidR="00810894" w:rsidRDefault="00810894" w:rsidP="00263D6F">
            <w:pPr>
              <w:pStyle w:val="TableText"/>
              <w:jc w:val="both"/>
            </w:pPr>
            <w:r w:rsidRPr="008E572C">
              <w:t>When you</w:t>
            </w:r>
            <w:r>
              <w:t>—</w:t>
            </w:r>
          </w:p>
          <w:p w14:paraId="1D3E9416" w14:textId="77777777" w:rsidR="00810894" w:rsidRDefault="00810894" w:rsidP="00810894">
            <w:pPr>
              <w:pStyle w:val="TableText"/>
              <w:numPr>
                <w:ilvl w:val="0"/>
                <w:numId w:val="64"/>
              </w:numPr>
              <w:jc w:val="both"/>
            </w:pPr>
            <w:r w:rsidRPr="008E572C">
              <w:t>erect a new sign</w:t>
            </w:r>
            <w:r>
              <w:t xml:space="preserve"> in Wales</w:t>
            </w:r>
            <w:r w:rsidRPr="008E572C">
              <w:t xml:space="preserve"> or renew a sign</w:t>
            </w:r>
            <w:r>
              <w:t xml:space="preserve"> erected in Wales</w:t>
            </w:r>
            <w:r w:rsidRPr="008E572C">
              <w:t xml:space="preserve"> (including temporary signs)</w:t>
            </w:r>
            <w:r w:rsidR="005E00C6">
              <w:t>,</w:t>
            </w:r>
            <w:r>
              <w:t xml:space="preserve"> or</w:t>
            </w:r>
          </w:p>
          <w:p w14:paraId="04C3D3A8" w14:textId="77777777" w:rsidR="00810894" w:rsidRDefault="00810894" w:rsidP="00810894">
            <w:pPr>
              <w:pStyle w:val="TableText"/>
              <w:numPr>
                <w:ilvl w:val="0"/>
                <w:numId w:val="64"/>
              </w:numPr>
              <w:jc w:val="both"/>
            </w:pPr>
            <w:r>
              <w:t>publish or display a notice in Wales</w:t>
            </w:r>
            <w:r w:rsidR="005E00C6">
              <w:t>,</w:t>
            </w:r>
            <w:r w:rsidRPr="008E572C">
              <w:t xml:space="preserve"> </w:t>
            </w:r>
          </w:p>
          <w:p w14:paraId="679B8854" w14:textId="77777777" w:rsidR="00810894" w:rsidRDefault="00810894" w:rsidP="00263D6F">
            <w:pPr>
              <w:pStyle w:val="TableText"/>
              <w:jc w:val="both"/>
            </w:pPr>
            <w:r w:rsidRPr="008E572C">
              <w:t>which conveys the same information in Welsh and in English, the Welsh-language text must be positioned so that it is likely to be read first.</w:t>
            </w:r>
          </w:p>
          <w:p w14:paraId="54C9F67A" w14:textId="77777777" w:rsidR="00810894" w:rsidRPr="008E572C" w:rsidRDefault="00810894" w:rsidP="00263D6F">
            <w:pPr>
              <w:pStyle w:val="TableText"/>
            </w:pPr>
          </w:p>
        </w:tc>
      </w:tr>
      <w:tr w:rsidR="00810894" w:rsidRPr="008E572C" w14:paraId="708B25B6" w14:textId="77777777" w:rsidTr="00263D6F">
        <w:tc>
          <w:tcPr>
            <w:tcW w:w="1668" w:type="dxa"/>
          </w:tcPr>
          <w:p w14:paraId="4A81E35F" w14:textId="77777777" w:rsidR="00810894" w:rsidRPr="0034034D" w:rsidRDefault="007E2199" w:rsidP="00263D6F">
            <w:pPr>
              <w:pStyle w:val="TableText"/>
              <w:rPr>
                <w:b/>
              </w:rPr>
            </w:pPr>
            <w:r w:rsidRPr="0034034D">
              <w:rPr>
                <w:b/>
              </w:rPr>
              <w:t>1</w:t>
            </w:r>
            <w:r>
              <w:rPr>
                <w:b/>
              </w:rPr>
              <w:t>4</w:t>
            </w:r>
          </w:p>
        </w:tc>
        <w:tc>
          <w:tcPr>
            <w:tcW w:w="3198" w:type="dxa"/>
          </w:tcPr>
          <w:p w14:paraId="73FC7EE3" w14:textId="77777777" w:rsidR="00810894" w:rsidRPr="0034034D" w:rsidRDefault="00810894" w:rsidP="00263D6F">
            <w:pPr>
              <w:pStyle w:val="TableText"/>
              <w:jc w:val="both"/>
              <w:rPr>
                <w:b/>
              </w:rPr>
            </w:pPr>
            <w:r w:rsidRPr="0034034D">
              <w:rPr>
                <w:b/>
              </w:rPr>
              <w:t>Standards relating to a body receiving visitors at its buildings</w:t>
            </w:r>
          </w:p>
          <w:p w14:paraId="389CC054" w14:textId="77777777" w:rsidR="00810894" w:rsidRPr="0034034D" w:rsidRDefault="00810894" w:rsidP="00263D6F">
            <w:pPr>
              <w:pStyle w:val="TableText"/>
              <w:rPr>
                <w:b/>
              </w:rPr>
            </w:pPr>
          </w:p>
        </w:tc>
      </w:tr>
      <w:tr w:rsidR="00810894" w:rsidRPr="008E572C" w14:paraId="1613EF99" w14:textId="77777777" w:rsidTr="00263D6F">
        <w:tc>
          <w:tcPr>
            <w:tcW w:w="1668" w:type="dxa"/>
          </w:tcPr>
          <w:p w14:paraId="2532B719" w14:textId="77777777" w:rsidR="00810894" w:rsidRPr="0034034D" w:rsidRDefault="00810894" w:rsidP="00263D6F">
            <w:pPr>
              <w:pStyle w:val="TableText"/>
              <w:rPr>
                <w:b/>
              </w:rPr>
            </w:pPr>
            <w:r w:rsidRPr="0034034D">
              <w:rPr>
                <w:b/>
              </w:rPr>
              <w:t xml:space="preserve">Standard </w:t>
            </w:r>
            <w:r>
              <w:rPr>
                <w:b/>
              </w:rPr>
              <w:t>5</w:t>
            </w:r>
            <w:r w:rsidR="00E406E5">
              <w:rPr>
                <w:b/>
              </w:rPr>
              <w:t>4</w:t>
            </w:r>
            <w:r w:rsidRPr="0034034D">
              <w:rPr>
                <w:b/>
              </w:rPr>
              <w:t>:</w:t>
            </w:r>
          </w:p>
        </w:tc>
        <w:tc>
          <w:tcPr>
            <w:tcW w:w="3198" w:type="dxa"/>
          </w:tcPr>
          <w:p w14:paraId="25A6F6DA" w14:textId="77777777" w:rsidR="00810894" w:rsidRDefault="00810894" w:rsidP="00263D6F">
            <w:pPr>
              <w:pStyle w:val="TableText"/>
              <w:jc w:val="both"/>
            </w:pPr>
            <w:r w:rsidRPr="008E572C">
              <w:t xml:space="preserve">Any reception service you make available in English must also be available in Welsh, and any </w:t>
            </w:r>
            <w:r>
              <w:t xml:space="preserve">member of the public in Wales </w:t>
            </w:r>
            <w:r w:rsidRPr="009C5CAC">
              <w:t>(“P”) who requires a Welsh language reception service must not be treated less favourably than a P who</w:t>
            </w:r>
            <w:r w:rsidRPr="008E572C">
              <w:t xml:space="preserve"> requires an English language reception service.</w:t>
            </w:r>
          </w:p>
          <w:p w14:paraId="1158C896" w14:textId="77777777" w:rsidR="00810894" w:rsidRPr="008E572C" w:rsidRDefault="00810894" w:rsidP="00263D6F">
            <w:pPr>
              <w:pStyle w:val="TableText"/>
            </w:pPr>
          </w:p>
        </w:tc>
      </w:tr>
      <w:tr w:rsidR="00810894" w:rsidRPr="008E572C" w14:paraId="777C7E5C" w14:textId="77777777" w:rsidTr="00263D6F">
        <w:tc>
          <w:tcPr>
            <w:tcW w:w="1668" w:type="dxa"/>
          </w:tcPr>
          <w:p w14:paraId="15DB708A" w14:textId="77777777" w:rsidR="00810894" w:rsidRPr="0034034D" w:rsidRDefault="00810894" w:rsidP="00263D6F">
            <w:pPr>
              <w:pStyle w:val="TableText"/>
              <w:rPr>
                <w:b/>
              </w:rPr>
            </w:pPr>
            <w:r w:rsidRPr="0034034D">
              <w:rPr>
                <w:b/>
              </w:rPr>
              <w:t xml:space="preserve">Standard </w:t>
            </w:r>
            <w:r>
              <w:rPr>
                <w:b/>
              </w:rPr>
              <w:t>5</w:t>
            </w:r>
            <w:r w:rsidR="00E406E5">
              <w:rPr>
                <w:b/>
              </w:rPr>
              <w:t>5</w:t>
            </w:r>
            <w:r w:rsidRPr="0034034D">
              <w:rPr>
                <w:b/>
              </w:rPr>
              <w:t>:</w:t>
            </w:r>
          </w:p>
        </w:tc>
        <w:tc>
          <w:tcPr>
            <w:tcW w:w="3198" w:type="dxa"/>
          </w:tcPr>
          <w:p w14:paraId="1E791B34" w14:textId="77777777" w:rsidR="00810894" w:rsidRDefault="00810894" w:rsidP="00263D6F">
            <w:pPr>
              <w:pStyle w:val="TableText"/>
              <w:jc w:val="both"/>
            </w:pPr>
            <w:r w:rsidRPr="008E572C">
              <w:t xml:space="preserve">If you arrange a visit or appointment in advance for a </w:t>
            </w:r>
            <w:r>
              <w:t>member of the public in Wales</w:t>
            </w:r>
            <w:r w:rsidRPr="008E572C">
              <w:t xml:space="preserve"> (“P”) which will mean that P will come to your reception, you must ask P whether P wishes to receive a Welsh language reception service (unless you already know whether P wishes to receive that service in Welsh).</w:t>
            </w:r>
          </w:p>
          <w:p w14:paraId="27154ECB" w14:textId="77777777" w:rsidR="00810894" w:rsidRPr="008E572C" w:rsidRDefault="00810894" w:rsidP="00263D6F">
            <w:pPr>
              <w:pStyle w:val="TableText"/>
            </w:pPr>
          </w:p>
        </w:tc>
      </w:tr>
      <w:tr w:rsidR="00810894" w:rsidRPr="008E572C" w14:paraId="7405ADDB" w14:textId="77777777" w:rsidTr="00263D6F">
        <w:tc>
          <w:tcPr>
            <w:tcW w:w="1668" w:type="dxa"/>
          </w:tcPr>
          <w:p w14:paraId="7E088D99" w14:textId="77777777" w:rsidR="00810894" w:rsidRPr="0034034D" w:rsidRDefault="00810894" w:rsidP="00263D6F">
            <w:pPr>
              <w:pStyle w:val="TableText"/>
              <w:rPr>
                <w:b/>
              </w:rPr>
            </w:pPr>
            <w:r w:rsidRPr="0034034D">
              <w:rPr>
                <w:b/>
              </w:rPr>
              <w:t xml:space="preserve">Standard </w:t>
            </w:r>
            <w:r>
              <w:rPr>
                <w:b/>
              </w:rPr>
              <w:t>5</w:t>
            </w:r>
            <w:r w:rsidR="00E406E5">
              <w:rPr>
                <w:b/>
              </w:rPr>
              <w:t>5</w:t>
            </w:r>
            <w:r w:rsidRPr="0034034D">
              <w:rPr>
                <w:b/>
              </w:rPr>
              <w:t>A:</w:t>
            </w:r>
          </w:p>
        </w:tc>
        <w:tc>
          <w:tcPr>
            <w:tcW w:w="3198" w:type="dxa"/>
          </w:tcPr>
          <w:p w14:paraId="292D224A" w14:textId="77777777" w:rsidR="00810894" w:rsidRDefault="00810894" w:rsidP="00263D6F">
            <w:pPr>
              <w:pStyle w:val="TableText"/>
              <w:jc w:val="both"/>
            </w:pPr>
            <w:r>
              <w:t>You must provide a face to face Welsh language reception service for a member of the public in Wales (“P”) at your reception if you have arranged a visit or appointment for P in advance and —</w:t>
            </w:r>
          </w:p>
          <w:p w14:paraId="43894687" w14:textId="77777777" w:rsidR="00810894" w:rsidRPr="001C7FA5" w:rsidRDefault="00810894" w:rsidP="00810894">
            <w:pPr>
              <w:pStyle w:val="N3"/>
              <w:numPr>
                <w:ilvl w:val="2"/>
                <w:numId w:val="14"/>
              </w:numPr>
            </w:pPr>
            <w:r w:rsidRPr="001C7FA5">
              <w:t xml:space="preserve">P has informed you in </w:t>
            </w:r>
            <w:r w:rsidRPr="001C7FA5">
              <w:lastRenderedPageBreak/>
              <w:t>advance that P wishes to receive the service in Welsh, or</w:t>
            </w:r>
          </w:p>
          <w:p w14:paraId="04637420" w14:textId="77777777" w:rsidR="00810894" w:rsidRDefault="00810894" w:rsidP="00263D6F">
            <w:pPr>
              <w:pStyle w:val="N3"/>
            </w:pPr>
            <w:r w:rsidRPr="008E572C">
              <w:t>you are already aware that P wishes to receive the service in Welsh.</w:t>
            </w:r>
          </w:p>
          <w:p w14:paraId="766AA33F" w14:textId="77777777" w:rsidR="00810894" w:rsidRPr="008E572C" w:rsidRDefault="00810894" w:rsidP="00263D6F">
            <w:pPr>
              <w:pStyle w:val="TableText"/>
            </w:pPr>
          </w:p>
        </w:tc>
      </w:tr>
      <w:tr w:rsidR="00810894" w:rsidRPr="008E572C" w14:paraId="429AFBC7" w14:textId="77777777" w:rsidTr="00263D6F">
        <w:tc>
          <w:tcPr>
            <w:tcW w:w="1668" w:type="dxa"/>
          </w:tcPr>
          <w:p w14:paraId="18EBA212" w14:textId="77777777" w:rsidR="00810894" w:rsidRPr="0034034D" w:rsidRDefault="00810894" w:rsidP="00263D6F">
            <w:pPr>
              <w:pStyle w:val="TableText"/>
              <w:rPr>
                <w:b/>
              </w:rPr>
            </w:pPr>
            <w:r w:rsidRPr="0034034D">
              <w:rPr>
                <w:b/>
              </w:rPr>
              <w:lastRenderedPageBreak/>
              <w:t xml:space="preserve">Standard </w:t>
            </w:r>
            <w:r>
              <w:rPr>
                <w:b/>
              </w:rPr>
              <w:t>5</w:t>
            </w:r>
            <w:r w:rsidR="00E406E5">
              <w:rPr>
                <w:b/>
              </w:rPr>
              <w:t>6</w:t>
            </w:r>
            <w:r w:rsidRPr="0034034D">
              <w:rPr>
                <w:b/>
              </w:rPr>
              <w:t>:</w:t>
            </w:r>
          </w:p>
        </w:tc>
        <w:tc>
          <w:tcPr>
            <w:tcW w:w="3198" w:type="dxa"/>
          </w:tcPr>
          <w:p w14:paraId="22B55B97" w14:textId="77777777" w:rsidR="00810894" w:rsidRDefault="00810894" w:rsidP="00263D6F">
            <w:pPr>
              <w:pStyle w:val="TableText"/>
              <w:jc w:val="both"/>
            </w:pPr>
            <w:r w:rsidRPr="008E572C">
              <w:t>If you have no face to face Welsh language reception service available</w:t>
            </w:r>
            <w:r>
              <w:t xml:space="preserve"> at your reception</w:t>
            </w:r>
            <w:r w:rsidRPr="008E572C">
              <w:t>, you must ensure that a Welsh language reception service is available over a phone in your reception.</w:t>
            </w:r>
          </w:p>
          <w:p w14:paraId="22877B89" w14:textId="77777777" w:rsidR="00810894" w:rsidRPr="008E572C" w:rsidRDefault="00810894" w:rsidP="00263D6F">
            <w:pPr>
              <w:pStyle w:val="TableText"/>
            </w:pPr>
          </w:p>
        </w:tc>
      </w:tr>
      <w:tr w:rsidR="00810894" w:rsidRPr="008E572C" w14:paraId="3371C17A" w14:textId="77777777" w:rsidTr="00263D6F">
        <w:tc>
          <w:tcPr>
            <w:tcW w:w="1668" w:type="dxa"/>
          </w:tcPr>
          <w:p w14:paraId="4EB9E64C" w14:textId="77777777" w:rsidR="00810894" w:rsidRPr="00E15FC1" w:rsidRDefault="00810894" w:rsidP="00263D6F">
            <w:pPr>
              <w:pStyle w:val="TableText"/>
              <w:rPr>
                <w:b/>
              </w:rPr>
            </w:pPr>
            <w:r w:rsidRPr="00E15FC1">
              <w:rPr>
                <w:b/>
              </w:rPr>
              <w:t xml:space="preserve">Standard </w:t>
            </w:r>
            <w:r>
              <w:rPr>
                <w:b/>
              </w:rPr>
              <w:t>5</w:t>
            </w:r>
            <w:r w:rsidR="00E406E5">
              <w:rPr>
                <w:b/>
              </w:rPr>
              <w:t>7</w:t>
            </w:r>
            <w:r w:rsidRPr="00E15FC1">
              <w:rPr>
                <w:b/>
              </w:rPr>
              <w:t>:</w:t>
            </w:r>
          </w:p>
        </w:tc>
        <w:tc>
          <w:tcPr>
            <w:tcW w:w="3198" w:type="dxa"/>
          </w:tcPr>
          <w:p w14:paraId="4CC4C5C1" w14:textId="77777777" w:rsidR="00810894" w:rsidRDefault="00810894" w:rsidP="00263D6F">
            <w:pPr>
              <w:pStyle w:val="TableText"/>
              <w:jc w:val="both"/>
            </w:pPr>
            <w:r w:rsidRPr="008E572C">
              <w:t>You must display a sign in your reception which states (in Welsh) that persons are welcome to use the Welsh language at the reception.</w:t>
            </w:r>
          </w:p>
          <w:p w14:paraId="33E35647" w14:textId="77777777" w:rsidR="00810894" w:rsidRPr="008E572C" w:rsidRDefault="00810894" w:rsidP="00263D6F">
            <w:pPr>
              <w:pStyle w:val="TableText"/>
            </w:pPr>
          </w:p>
        </w:tc>
      </w:tr>
      <w:tr w:rsidR="00810894" w:rsidRPr="008E572C" w14:paraId="5CEE4AE3" w14:textId="77777777" w:rsidTr="00263D6F">
        <w:tc>
          <w:tcPr>
            <w:tcW w:w="1668" w:type="dxa"/>
          </w:tcPr>
          <w:p w14:paraId="2E183D70" w14:textId="77777777" w:rsidR="00810894" w:rsidRPr="00E15FC1" w:rsidRDefault="00810894" w:rsidP="00263D6F">
            <w:pPr>
              <w:pStyle w:val="TableText"/>
              <w:rPr>
                <w:b/>
              </w:rPr>
            </w:pPr>
            <w:r w:rsidRPr="00E15FC1">
              <w:rPr>
                <w:b/>
              </w:rPr>
              <w:t xml:space="preserve">Standard </w:t>
            </w:r>
            <w:r>
              <w:rPr>
                <w:b/>
              </w:rPr>
              <w:t>5</w:t>
            </w:r>
            <w:r w:rsidR="00E406E5">
              <w:rPr>
                <w:b/>
              </w:rPr>
              <w:t>8</w:t>
            </w:r>
            <w:r w:rsidRPr="00E15FC1">
              <w:rPr>
                <w:b/>
              </w:rPr>
              <w:t>:</w:t>
            </w:r>
          </w:p>
        </w:tc>
        <w:tc>
          <w:tcPr>
            <w:tcW w:w="3198" w:type="dxa"/>
          </w:tcPr>
          <w:p w14:paraId="72F9BC8A" w14:textId="77777777" w:rsidR="00810894" w:rsidRDefault="00810894" w:rsidP="00263D6F">
            <w:pPr>
              <w:pStyle w:val="TableText"/>
              <w:jc w:val="both"/>
            </w:pPr>
            <w:r w:rsidRPr="008E572C">
              <w:t>You must ensure that staff at the reception who are able to provide a Welsh language reception service wear a badge to convey that.</w:t>
            </w:r>
          </w:p>
          <w:p w14:paraId="71C2E594" w14:textId="77777777" w:rsidR="00810894" w:rsidRPr="008E572C" w:rsidRDefault="00810894" w:rsidP="00263D6F">
            <w:pPr>
              <w:pStyle w:val="TableText"/>
            </w:pPr>
          </w:p>
        </w:tc>
      </w:tr>
      <w:tr w:rsidR="00810894" w:rsidRPr="008E572C" w14:paraId="1510787B" w14:textId="77777777" w:rsidTr="00263D6F">
        <w:tc>
          <w:tcPr>
            <w:tcW w:w="1668" w:type="dxa"/>
          </w:tcPr>
          <w:p w14:paraId="3CBBC480" w14:textId="77777777" w:rsidR="00810894" w:rsidRPr="002E25EA" w:rsidRDefault="007E2199" w:rsidP="00263D6F">
            <w:pPr>
              <w:pStyle w:val="TableText"/>
              <w:rPr>
                <w:b/>
              </w:rPr>
            </w:pPr>
            <w:r w:rsidRPr="002E25EA">
              <w:rPr>
                <w:b/>
              </w:rPr>
              <w:t>1</w:t>
            </w:r>
            <w:r>
              <w:rPr>
                <w:b/>
              </w:rPr>
              <w:t>5</w:t>
            </w:r>
          </w:p>
        </w:tc>
        <w:tc>
          <w:tcPr>
            <w:tcW w:w="3198" w:type="dxa"/>
          </w:tcPr>
          <w:p w14:paraId="0A6E3AC5" w14:textId="77777777" w:rsidR="00810894" w:rsidRDefault="00810894" w:rsidP="00263D6F">
            <w:pPr>
              <w:pStyle w:val="TableText"/>
              <w:jc w:val="both"/>
              <w:rPr>
                <w:b/>
              </w:rPr>
            </w:pPr>
            <w:r w:rsidRPr="002E25EA">
              <w:rPr>
                <w:b/>
              </w:rPr>
              <w:t>Standards relating to a body awarding grants</w:t>
            </w:r>
          </w:p>
          <w:p w14:paraId="41D149FE" w14:textId="77777777" w:rsidR="00810894" w:rsidRPr="002E25EA" w:rsidRDefault="00810894" w:rsidP="00263D6F">
            <w:pPr>
              <w:pStyle w:val="TableText"/>
              <w:rPr>
                <w:b/>
              </w:rPr>
            </w:pPr>
          </w:p>
        </w:tc>
      </w:tr>
      <w:tr w:rsidR="00810894" w:rsidRPr="008E572C" w14:paraId="561CD97F" w14:textId="77777777" w:rsidTr="00263D6F">
        <w:tc>
          <w:tcPr>
            <w:tcW w:w="1668" w:type="dxa"/>
          </w:tcPr>
          <w:p w14:paraId="33EACD0B" w14:textId="77777777" w:rsidR="00810894" w:rsidRPr="002E25EA" w:rsidRDefault="00810894" w:rsidP="00263D6F">
            <w:pPr>
              <w:pStyle w:val="TableText"/>
              <w:rPr>
                <w:b/>
              </w:rPr>
            </w:pPr>
            <w:r w:rsidRPr="002E25EA">
              <w:rPr>
                <w:b/>
              </w:rPr>
              <w:t xml:space="preserve">Standard </w:t>
            </w:r>
            <w:r>
              <w:rPr>
                <w:b/>
              </w:rPr>
              <w:t>5</w:t>
            </w:r>
            <w:r w:rsidR="00E406E5">
              <w:rPr>
                <w:b/>
              </w:rPr>
              <w:t>9</w:t>
            </w:r>
            <w:r w:rsidRPr="002E25EA">
              <w:rPr>
                <w:b/>
              </w:rPr>
              <w:t>:</w:t>
            </w:r>
          </w:p>
        </w:tc>
        <w:tc>
          <w:tcPr>
            <w:tcW w:w="3198" w:type="dxa"/>
          </w:tcPr>
          <w:p w14:paraId="51C8E7FA" w14:textId="77777777" w:rsidR="00810894" w:rsidRDefault="00810894" w:rsidP="00263D6F">
            <w:pPr>
              <w:pStyle w:val="TableText"/>
              <w:jc w:val="both"/>
            </w:pPr>
            <w:r w:rsidRPr="008E572C">
              <w:t xml:space="preserve">Any documents that you publish which relate to applications for a grant </w:t>
            </w:r>
            <w:r>
              <w:t xml:space="preserve">which members of the public in Wales may apply for, </w:t>
            </w:r>
            <w:r w:rsidRPr="008E572C">
              <w:t>must be published in Welsh, and you must not treat a Welsh language version of such documents less favourably than an English language version.</w:t>
            </w:r>
          </w:p>
          <w:p w14:paraId="23783884" w14:textId="77777777" w:rsidR="00810894" w:rsidRPr="008E572C" w:rsidRDefault="00810894" w:rsidP="00263D6F">
            <w:pPr>
              <w:pStyle w:val="TableText"/>
            </w:pPr>
          </w:p>
        </w:tc>
      </w:tr>
      <w:tr w:rsidR="00810894" w:rsidRPr="008E572C" w14:paraId="7223E5FF" w14:textId="77777777" w:rsidTr="00263D6F">
        <w:tc>
          <w:tcPr>
            <w:tcW w:w="1668" w:type="dxa"/>
          </w:tcPr>
          <w:p w14:paraId="2BD0CA29" w14:textId="77777777" w:rsidR="00810894" w:rsidRPr="002E25EA" w:rsidRDefault="00810894" w:rsidP="00263D6F">
            <w:pPr>
              <w:pStyle w:val="TableText"/>
              <w:rPr>
                <w:b/>
              </w:rPr>
            </w:pPr>
            <w:r w:rsidRPr="002E25EA">
              <w:rPr>
                <w:b/>
              </w:rPr>
              <w:t xml:space="preserve">Standard </w:t>
            </w:r>
            <w:r w:rsidR="00E406E5">
              <w:rPr>
                <w:b/>
              </w:rPr>
              <w:t>60</w:t>
            </w:r>
            <w:r w:rsidRPr="002E25EA">
              <w:rPr>
                <w:b/>
              </w:rPr>
              <w:t>:</w:t>
            </w:r>
          </w:p>
        </w:tc>
        <w:tc>
          <w:tcPr>
            <w:tcW w:w="3198" w:type="dxa"/>
          </w:tcPr>
          <w:p w14:paraId="03E84564" w14:textId="77777777" w:rsidR="00810894" w:rsidRDefault="00810894" w:rsidP="00263D6F">
            <w:pPr>
              <w:pStyle w:val="TableText"/>
              <w:jc w:val="both"/>
            </w:pPr>
            <w:r w:rsidRPr="008E572C">
              <w:t>When you invite applications for a grant</w:t>
            </w:r>
            <w:r>
              <w:t xml:space="preserve"> from members of the public in Wales</w:t>
            </w:r>
            <w:r w:rsidRPr="008E572C">
              <w:t>, you must</w:t>
            </w:r>
            <w:r>
              <w:t>—</w:t>
            </w:r>
          </w:p>
          <w:p w14:paraId="00BAAD2D" w14:textId="77777777" w:rsidR="00810894" w:rsidRDefault="00810894" w:rsidP="00810894">
            <w:pPr>
              <w:pStyle w:val="N3"/>
              <w:numPr>
                <w:ilvl w:val="2"/>
                <w:numId w:val="78"/>
              </w:numPr>
            </w:pPr>
            <w:r w:rsidRPr="008E572C">
              <w:t xml:space="preserve">state in the invitation that applications may be submitted in Welsh and that any application submitted in Welsh will be treated no less favourably than an application submitted in </w:t>
            </w:r>
            <w:r>
              <w:t>English</w:t>
            </w:r>
            <w:r w:rsidR="008A7F30">
              <w:t>,</w:t>
            </w:r>
            <w:r>
              <w:t xml:space="preserve"> and</w:t>
            </w:r>
          </w:p>
          <w:p w14:paraId="14925265" w14:textId="77777777" w:rsidR="00810894" w:rsidRDefault="00810894" w:rsidP="00263D6F">
            <w:pPr>
              <w:pStyle w:val="N3"/>
            </w:pPr>
            <w:r w:rsidRPr="00AD3001">
              <w:t xml:space="preserve">not treat applications for a grant submitted in Welsh less favourably than applications submitted in English (including, amongst other matters, in </w:t>
            </w:r>
            <w:r w:rsidRPr="00AD3001">
              <w:lastRenderedPageBreak/>
              <w:t>relation to the closing date for receiving applications and in relation to the time-scale for informing applicants of decisions)</w:t>
            </w:r>
            <w:r>
              <w:t>.</w:t>
            </w:r>
          </w:p>
          <w:p w14:paraId="4C6FA543" w14:textId="77777777" w:rsidR="00810894" w:rsidRPr="008E572C" w:rsidRDefault="00810894" w:rsidP="00263D6F">
            <w:pPr>
              <w:pStyle w:val="TableText"/>
            </w:pPr>
          </w:p>
        </w:tc>
      </w:tr>
      <w:tr w:rsidR="00810894" w:rsidRPr="008E572C" w14:paraId="5581917D" w14:textId="77777777" w:rsidTr="00263D6F">
        <w:tc>
          <w:tcPr>
            <w:tcW w:w="1668" w:type="dxa"/>
          </w:tcPr>
          <w:p w14:paraId="663B6A4F" w14:textId="77777777" w:rsidR="00810894" w:rsidRPr="002E25EA" w:rsidRDefault="00810894" w:rsidP="00263D6F">
            <w:pPr>
              <w:pStyle w:val="TableText"/>
              <w:rPr>
                <w:b/>
              </w:rPr>
            </w:pPr>
            <w:r w:rsidRPr="002E25EA">
              <w:rPr>
                <w:b/>
              </w:rPr>
              <w:lastRenderedPageBreak/>
              <w:t xml:space="preserve">Standard </w:t>
            </w:r>
            <w:r>
              <w:rPr>
                <w:b/>
              </w:rPr>
              <w:t>6</w:t>
            </w:r>
            <w:r w:rsidR="00E406E5">
              <w:rPr>
                <w:b/>
              </w:rPr>
              <w:t>1</w:t>
            </w:r>
            <w:r w:rsidRPr="002E25EA">
              <w:rPr>
                <w:b/>
              </w:rPr>
              <w:t>:</w:t>
            </w:r>
          </w:p>
        </w:tc>
        <w:tc>
          <w:tcPr>
            <w:tcW w:w="3198" w:type="dxa"/>
          </w:tcPr>
          <w:p w14:paraId="106A5083" w14:textId="77777777" w:rsidR="00810894" w:rsidRDefault="00810894" w:rsidP="00263D6F">
            <w:pPr>
              <w:pStyle w:val="TableText"/>
              <w:jc w:val="both"/>
            </w:pPr>
            <w:r w:rsidRPr="008E572C">
              <w:t>When you inform an applicant of your decision in relation to an application for a grant, you must do so in Welsh if the application was submitted in Welsh.</w:t>
            </w:r>
          </w:p>
          <w:p w14:paraId="599F7613" w14:textId="77777777" w:rsidR="00810894" w:rsidRPr="008E572C" w:rsidRDefault="00810894" w:rsidP="00263D6F">
            <w:pPr>
              <w:pStyle w:val="TableText"/>
            </w:pPr>
          </w:p>
        </w:tc>
      </w:tr>
      <w:tr w:rsidR="00810894" w:rsidRPr="008E572C" w14:paraId="19605582" w14:textId="77777777" w:rsidTr="00263D6F">
        <w:tc>
          <w:tcPr>
            <w:tcW w:w="1668" w:type="dxa"/>
          </w:tcPr>
          <w:p w14:paraId="66B75966" w14:textId="77777777" w:rsidR="00810894" w:rsidRPr="00C53151" w:rsidRDefault="007E2199" w:rsidP="00263D6F">
            <w:pPr>
              <w:pStyle w:val="TableText"/>
              <w:rPr>
                <w:b/>
              </w:rPr>
            </w:pPr>
            <w:r w:rsidRPr="00C53151">
              <w:rPr>
                <w:b/>
              </w:rPr>
              <w:t>1</w:t>
            </w:r>
            <w:r>
              <w:rPr>
                <w:b/>
              </w:rPr>
              <w:t>6</w:t>
            </w:r>
          </w:p>
        </w:tc>
        <w:tc>
          <w:tcPr>
            <w:tcW w:w="3198" w:type="dxa"/>
          </w:tcPr>
          <w:p w14:paraId="22ED9AF6" w14:textId="77777777" w:rsidR="00810894" w:rsidRPr="00C53151" w:rsidRDefault="00810894" w:rsidP="00263D6F">
            <w:pPr>
              <w:pStyle w:val="TableText"/>
              <w:jc w:val="both"/>
              <w:rPr>
                <w:b/>
              </w:rPr>
            </w:pPr>
            <w:r w:rsidRPr="00C53151">
              <w:rPr>
                <w:b/>
              </w:rPr>
              <w:t>Standards for raising awareness about Welsh language services provided by a body</w:t>
            </w:r>
          </w:p>
          <w:p w14:paraId="105EA158" w14:textId="77777777" w:rsidR="00810894" w:rsidRPr="00C53151" w:rsidRDefault="00810894" w:rsidP="00263D6F">
            <w:pPr>
              <w:pStyle w:val="TableText"/>
              <w:rPr>
                <w:b/>
              </w:rPr>
            </w:pPr>
          </w:p>
        </w:tc>
      </w:tr>
      <w:tr w:rsidR="00810894" w:rsidRPr="008E572C" w14:paraId="4E5615E5" w14:textId="77777777" w:rsidTr="00263D6F">
        <w:tc>
          <w:tcPr>
            <w:tcW w:w="1668" w:type="dxa"/>
          </w:tcPr>
          <w:p w14:paraId="1FBD19F8" w14:textId="77777777" w:rsidR="00810894" w:rsidRPr="00C53151" w:rsidRDefault="00810894" w:rsidP="00263D6F">
            <w:pPr>
              <w:pStyle w:val="TableText"/>
              <w:rPr>
                <w:b/>
              </w:rPr>
            </w:pPr>
            <w:r w:rsidRPr="00C53151">
              <w:rPr>
                <w:b/>
              </w:rPr>
              <w:t xml:space="preserve">Standard </w:t>
            </w:r>
            <w:r>
              <w:rPr>
                <w:b/>
              </w:rPr>
              <w:t>6</w:t>
            </w:r>
            <w:r w:rsidR="00E406E5">
              <w:rPr>
                <w:b/>
              </w:rPr>
              <w:t>2</w:t>
            </w:r>
            <w:r w:rsidRPr="00C53151">
              <w:rPr>
                <w:b/>
              </w:rPr>
              <w:t>:</w:t>
            </w:r>
          </w:p>
        </w:tc>
        <w:tc>
          <w:tcPr>
            <w:tcW w:w="3198" w:type="dxa"/>
          </w:tcPr>
          <w:p w14:paraId="349A0C59" w14:textId="77777777" w:rsidR="00810894" w:rsidRDefault="00810894" w:rsidP="00263D6F">
            <w:pPr>
              <w:pStyle w:val="TableText"/>
              <w:jc w:val="both"/>
            </w:pPr>
            <w:r w:rsidRPr="008E572C">
              <w:t>You must promote any Welsh language service that you provide, and advertise that service in Welsh.</w:t>
            </w:r>
          </w:p>
          <w:p w14:paraId="14D8703A" w14:textId="77777777" w:rsidR="00810894" w:rsidRPr="008E572C" w:rsidRDefault="00810894" w:rsidP="00263D6F">
            <w:pPr>
              <w:pStyle w:val="TableText"/>
            </w:pPr>
          </w:p>
        </w:tc>
      </w:tr>
      <w:tr w:rsidR="00810894" w:rsidRPr="008E572C" w14:paraId="25AE8DA3" w14:textId="77777777" w:rsidTr="00263D6F">
        <w:tc>
          <w:tcPr>
            <w:tcW w:w="1668" w:type="dxa"/>
          </w:tcPr>
          <w:p w14:paraId="5792CE34" w14:textId="77777777" w:rsidR="00810894" w:rsidRPr="00C53151" w:rsidRDefault="00810894" w:rsidP="00263D6F">
            <w:pPr>
              <w:pStyle w:val="TableText"/>
              <w:rPr>
                <w:b/>
              </w:rPr>
            </w:pPr>
            <w:r w:rsidRPr="00C53151">
              <w:rPr>
                <w:b/>
              </w:rPr>
              <w:t xml:space="preserve">Standard </w:t>
            </w:r>
            <w:r>
              <w:rPr>
                <w:b/>
              </w:rPr>
              <w:t>6</w:t>
            </w:r>
            <w:r w:rsidR="00E406E5">
              <w:rPr>
                <w:b/>
              </w:rPr>
              <w:t>3</w:t>
            </w:r>
            <w:r w:rsidRPr="00C53151">
              <w:rPr>
                <w:b/>
              </w:rPr>
              <w:t>:</w:t>
            </w:r>
          </w:p>
        </w:tc>
        <w:tc>
          <w:tcPr>
            <w:tcW w:w="3198" w:type="dxa"/>
          </w:tcPr>
          <w:p w14:paraId="35FD7CD4" w14:textId="77777777" w:rsidR="00810894" w:rsidRDefault="00810894" w:rsidP="00263D6F">
            <w:pPr>
              <w:pStyle w:val="TableText"/>
              <w:jc w:val="both"/>
            </w:pPr>
            <w:r w:rsidRPr="008E572C">
              <w:t>If you provide a service in Welsh that corresponds to a service you provide in English, any publicity or document that you produce, or website that you publish, which refers to the English service must also state that a corresponding service is available in Welsh.</w:t>
            </w:r>
          </w:p>
          <w:p w14:paraId="58AAA5FC" w14:textId="77777777" w:rsidR="00810894" w:rsidRPr="008E572C" w:rsidRDefault="00810894" w:rsidP="00263D6F">
            <w:pPr>
              <w:pStyle w:val="TableText"/>
            </w:pPr>
          </w:p>
        </w:tc>
      </w:tr>
      <w:tr w:rsidR="00810894" w:rsidRPr="008E572C" w14:paraId="22B7F8D6" w14:textId="77777777" w:rsidTr="00263D6F">
        <w:tc>
          <w:tcPr>
            <w:tcW w:w="1668" w:type="dxa"/>
          </w:tcPr>
          <w:p w14:paraId="347C7EEE" w14:textId="77777777" w:rsidR="00810894" w:rsidRPr="00C53151" w:rsidRDefault="007C5642" w:rsidP="00263D6F">
            <w:pPr>
              <w:pStyle w:val="TableText"/>
              <w:rPr>
                <w:b/>
              </w:rPr>
            </w:pPr>
            <w:r>
              <w:rPr>
                <w:b/>
              </w:rPr>
              <w:t>17</w:t>
            </w:r>
          </w:p>
        </w:tc>
        <w:tc>
          <w:tcPr>
            <w:tcW w:w="3198" w:type="dxa"/>
          </w:tcPr>
          <w:p w14:paraId="271E4CB3" w14:textId="77777777" w:rsidR="00810894" w:rsidRPr="00C53151" w:rsidRDefault="00810894" w:rsidP="00263D6F">
            <w:pPr>
              <w:pStyle w:val="TableText"/>
              <w:jc w:val="both"/>
              <w:rPr>
                <w:b/>
              </w:rPr>
            </w:pPr>
            <w:r w:rsidRPr="00C53151">
              <w:rPr>
                <w:b/>
              </w:rPr>
              <w:t>Standard relating to a body’s corporate identity</w:t>
            </w:r>
          </w:p>
          <w:p w14:paraId="50713981" w14:textId="77777777" w:rsidR="00810894" w:rsidRPr="00C53151" w:rsidRDefault="00810894" w:rsidP="00263D6F">
            <w:pPr>
              <w:pStyle w:val="TableText"/>
              <w:rPr>
                <w:b/>
              </w:rPr>
            </w:pPr>
          </w:p>
        </w:tc>
      </w:tr>
      <w:tr w:rsidR="00810894" w:rsidRPr="008E572C" w14:paraId="72BFDEB4" w14:textId="77777777" w:rsidTr="00263D6F">
        <w:tc>
          <w:tcPr>
            <w:tcW w:w="1668" w:type="dxa"/>
          </w:tcPr>
          <w:p w14:paraId="06D1DD99" w14:textId="77777777" w:rsidR="00810894" w:rsidRPr="00C53151" w:rsidRDefault="00810894" w:rsidP="00263D6F">
            <w:pPr>
              <w:pStyle w:val="TableText"/>
              <w:rPr>
                <w:b/>
              </w:rPr>
            </w:pPr>
            <w:r w:rsidRPr="00C53151">
              <w:rPr>
                <w:b/>
              </w:rPr>
              <w:t xml:space="preserve">Standard </w:t>
            </w:r>
            <w:r>
              <w:rPr>
                <w:b/>
              </w:rPr>
              <w:t>6</w:t>
            </w:r>
            <w:r w:rsidR="00E406E5">
              <w:rPr>
                <w:b/>
              </w:rPr>
              <w:t>4</w:t>
            </w:r>
            <w:r w:rsidRPr="00C53151">
              <w:rPr>
                <w:b/>
              </w:rPr>
              <w:t>:</w:t>
            </w:r>
          </w:p>
        </w:tc>
        <w:tc>
          <w:tcPr>
            <w:tcW w:w="3198" w:type="dxa"/>
          </w:tcPr>
          <w:p w14:paraId="3C2EDE5F" w14:textId="77777777" w:rsidR="00810894" w:rsidRDefault="00810894" w:rsidP="00263D6F">
            <w:pPr>
              <w:pStyle w:val="TableText"/>
              <w:jc w:val="both"/>
            </w:pPr>
            <w:r w:rsidRPr="008E572C">
              <w:t>When you form</w:t>
            </w:r>
            <w:r>
              <w:t xml:space="preserve"> or</w:t>
            </w:r>
            <w:r w:rsidRPr="008E572C">
              <w:t xml:space="preserve"> revise your corporate identity, you must not treat the Welsh language less favourably than the English language.</w:t>
            </w:r>
          </w:p>
          <w:p w14:paraId="6D15A74B" w14:textId="77777777" w:rsidR="00810894" w:rsidRPr="008E572C" w:rsidRDefault="00810894" w:rsidP="00263D6F">
            <w:pPr>
              <w:pStyle w:val="TableText"/>
            </w:pPr>
          </w:p>
        </w:tc>
      </w:tr>
      <w:tr w:rsidR="00810894" w:rsidRPr="008E572C" w14:paraId="294CB5B6" w14:textId="77777777" w:rsidTr="00263D6F">
        <w:tc>
          <w:tcPr>
            <w:tcW w:w="1668" w:type="dxa"/>
          </w:tcPr>
          <w:p w14:paraId="45CFA656" w14:textId="77777777" w:rsidR="00810894" w:rsidRPr="00C53151" w:rsidRDefault="00810894" w:rsidP="00263D6F">
            <w:pPr>
              <w:pStyle w:val="TableText"/>
              <w:rPr>
                <w:b/>
              </w:rPr>
            </w:pPr>
            <w:r>
              <w:rPr>
                <w:b/>
              </w:rPr>
              <w:t>Standard 6</w:t>
            </w:r>
            <w:r w:rsidR="00E406E5">
              <w:rPr>
                <w:b/>
              </w:rPr>
              <w:t>5</w:t>
            </w:r>
            <w:r>
              <w:rPr>
                <w:b/>
              </w:rPr>
              <w:t>:</w:t>
            </w:r>
          </w:p>
        </w:tc>
        <w:tc>
          <w:tcPr>
            <w:tcW w:w="3198" w:type="dxa"/>
          </w:tcPr>
          <w:p w14:paraId="4A2D1053" w14:textId="77777777" w:rsidR="00810894" w:rsidRDefault="00810894" w:rsidP="00263D6F">
            <w:pPr>
              <w:pStyle w:val="TableText"/>
              <w:jc w:val="both"/>
            </w:pPr>
            <w:r w:rsidRPr="008E572C">
              <w:t xml:space="preserve">When you </w:t>
            </w:r>
            <w:r>
              <w:t>present</w:t>
            </w:r>
            <w:r w:rsidRPr="008E572C">
              <w:t xml:space="preserve"> your corporate identity, you must not treat the Welsh language less favourably than the English language.</w:t>
            </w:r>
          </w:p>
          <w:p w14:paraId="3DD82D40" w14:textId="77777777" w:rsidR="00810894" w:rsidRPr="008E572C" w:rsidRDefault="00810894" w:rsidP="00263D6F">
            <w:pPr>
              <w:pStyle w:val="TableText"/>
              <w:jc w:val="both"/>
            </w:pPr>
          </w:p>
        </w:tc>
      </w:tr>
      <w:tr w:rsidR="00810894" w:rsidRPr="008E572C" w14:paraId="28D297FB" w14:textId="77777777" w:rsidTr="00263D6F">
        <w:tc>
          <w:tcPr>
            <w:tcW w:w="1668" w:type="dxa"/>
          </w:tcPr>
          <w:p w14:paraId="7EE3C933" w14:textId="77777777" w:rsidR="00810894" w:rsidRPr="00C53151" w:rsidRDefault="007C5642" w:rsidP="00263D6F">
            <w:pPr>
              <w:pStyle w:val="TableText"/>
              <w:rPr>
                <w:b/>
              </w:rPr>
            </w:pPr>
            <w:r>
              <w:rPr>
                <w:b/>
              </w:rPr>
              <w:t>18</w:t>
            </w:r>
          </w:p>
        </w:tc>
        <w:tc>
          <w:tcPr>
            <w:tcW w:w="3198" w:type="dxa"/>
          </w:tcPr>
          <w:p w14:paraId="03AAB1AD" w14:textId="77777777" w:rsidR="00810894" w:rsidRPr="00C53151" w:rsidRDefault="00810894" w:rsidP="00263D6F">
            <w:pPr>
              <w:pStyle w:val="TableText"/>
              <w:jc w:val="both"/>
              <w:rPr>
                <w:b/>
              </w:rPr>
            </w:pPr>
            <w:r w:rsidRPr="00C53151">
              <w:rPr>
                <w:b/>
              </w:rPr>
              <w:t>Standards relating to courses offered by a body</w:t>
            </w:r>
          </w:p>
          <w:p w14:paraId="466EEEF9" w14:textId="77777777" w:rsidR="00810894" w:rsidRPr="00C53151" w:rsidRDefault="00810894" w:rsidP="00263D6F">
            <w:pPr>
              <w:pStyle w:val="TableText"/>
              <w:rPr>
                <w:b/>
              </w:rPr>
            </w:pPr>
          </w:p>
        </w:tc>
      </w:tr>
      <w:tr w:rsidR="00810894" w:rsidRPr="008E572C" w14:paraId="228A5ECA" w14:textId="77777777" w:rsidTr="00263D6F">
        <w:tc>
          <w:tcPr>
            <w:tcW w:w="1668" w:type="dxa"/>
          </w:tcPr>
          <w:p w14:paraId="321D43A3" w14:textId="77777777" w:rsidR="00810894" w:rsidRPr="00C53151" w:rsidRDefault="00810894" w:rsidP="00263D6F">
            <w:pPr>
              <w:pStyle w:val="TableText"/>
              <w:rPr>
                <w:b/>
              </w:rPr>
            </w:pPr>
            <w:r w:rsidRPr="00C53151">
              <w:rPr>
                <w:b/>
              </w:rPr>
              <w:t xml:space="preserve">Standard </w:t>
            </w:r>
            <w:r>
              <w:rPr>
                <w:b/>
              </w:rPr>
              <w:t>6</w:t>
            </w:r>
            <w:r w:rsidR="00E406E5">
              <w:rPr>
                <w:b/>
              </w:rPr>
              <w:t>6</w:t>
            </w:r>
            <w:r w:rsidRPr="00C53151">
              <w:rPr>
                <w:b/>
              </w:rPr>
              <w:t>:</w:t>
            </w:r>
          </w:p>
        </w:tc>
        <w:tc>
          <w:tcPr>
            <w:tcW w:w="3198" w:type="dxa"/>
          </w:tcPr>
          <w:p w14:paraId="27B89AAF" w14:textId="77777777" w:rsidR="00810894" w:rsidRDefault="00810894" w:rsidP="00263D6F">
            <w:pPr>
              <w:pStyle w:val="TableText"/>
              <w:jc w:val="both"/>
            </w:pPr>
            <w:r w:rsidRPr="008E572C">
              <w:t xml:space="preserve">If you offer an education course that is open to </w:t>
            </w:r>
            <w:r>
              <w:t xml:space="preserve">members of the </w:t>
            </w:r>
            <w:r w:rsidRPr="008E572C">
              <w:t>public</w:t>
            </w:r>
            <w:r>
              <w:t xml:space="preserve"> in Wales</w:t>
            </w:r>
            <w:r w:rsidRPr="008E572C">
              <w:t>, you must offer it in Welsh.</w:t>
            </w:r>
          </w:p>
          <w:p w14:paraId="7012F693" w14:textId="77777777" w:rsidR="00810894" w:rsidRPr="008E572C" w:rsidRDefault="00810894" w:rsidP="00263D6F">
            <w:pPr>
              <w:pStyle w:val="TableText"/>
            </w:pPr>
          </w:p>
        </w:tc>
      </w:tr>
      <w:tr w:rsidR="00810894" w:rsidRPr="008E572C" w14:paraId="0B0B9655" w14:textId="77777777" w:rsidTr="00263D6F">
        <w:tc>
          <w:tcPr>
            <w:tcW w:w="1668" w:type="dxa"/>
          </w:tcPr>
          <w:p w14:paraId="316328C0" w14:textId="77777777" w:rsidR="00810894" w:rsidRPr="00C53151" w:rsidRDefault="00810894" w:rsidP="00263D6F">
            <w:pPr>
              <w:pStyle w:val="TableText"/>
              <w:rPr>
                <w:b/>
              </w:rPr>
            </w:pPr>
            <w:r w:rsidRPr="00C53151">
              <w:rPr>
                <w:b/>
              </w:rPr>
              <w:t xml:space="preserve">Standard </w:t>
            </w:r>
            <w:r>
              <w:rPr>
                <w:b/>
              </w:rPr>
              <w:t>6</w:t>
            </w:r>
            <w:r w:rsidR="00E406E5">
              <w:rPr>
                <w:b/>
              </w:rPr>
              <w:t>7</w:t>
            </w:r>
            <w:r w:rsidRPr="00C53151">
              <w:rPr>
                <w:b/>
              </w:rPr>
              <w:t>:</w:t>
            </w:r>
          </w:p>
        </w:tc>
        <w:tc>
          <w:tcPr>
            <w:tcW w:w="3198" w:type="dxa"/>
          </w:tcPr>
          <w:p w14:paraId="441F1E86" w14:textId="77777777" w:rsidR="00810894" w:rsidRDefault="00810894" w:rsidP="00263D6F">
            <w:pPr>
              <w:pStyle w:val="TableText"/>
              <w:jc w:val="both"/>
            </w:pPr>
            <w:r>
              <w:t>If you offer an education course to members of the public in Wales, you must—</w:t>
            </w:r>
          </w:p>
          <w:p w14:paraId="78E2CD2C" w14:textId="77777777" w:rsidR="00810894" w:rsidRDefault="00810894" w:rsidP="00810894">
            <w:pPr>
              <w:pStyle w:val="N3"/>
              <w:numPr>
                <w:ilvl w:val="2"/>
                <w:numId w:val="70"/>
              </w:numPr>
            </w:pPr>
            <w:r>
              <w:lastRenderedPageBreak/>
              <w:t>undertake an assessment of the need for that course to be offered in Welsh;</w:t>
            </w:r>
          </w:p>
          <w:p w14:paraId="2FE610AA" w14:textId="77777777" w:rsidR="00810894" w:rsidRDefault="00810894" w:rsidP="00263D6F">
            <w:pPr>
              <w:pStyle w:val="N3"/>
            </w:pPr>
            <w:r>
              <w:t>offer that course in Welsh if the assessment indicated that the course needs to be offered in Welsh.</w:t>
            </w:r>
          </w:p>
          <w:p w14:paraId="281A1104" w14:textId="77777777" w:rsidR="00810894" w:rsidRPr="008E572C" w:rsidRDefault="00810894" w:rsidP="00263D6F">
            <w:pPr>
              <w:pStyle w:val="N3"/>
              <w:numPr>
                <w:ilvl w:val="0"/>
                <w:numId w:val="0"/>
              </w:numPr>
              <w:ind w:left="737"/>
            </w:pPr>
          </w:p>
        </w:tc>
      </w:tr>
      <w:tr w:rsidR="00810894" w:rsidRPr="008E572C" w14:paraId="17A074DB" w14:textId="77777777" w:rsidTr="00263D6F">
        <w:tc>
          <w:tcPr>
            <w:tcW w:w="1668" w:type="dxa"/>
          </w:tcPr>
          <w:p w14:paraId="5692E01E" w14:textId="77777777" w:rsidR="00810894" w:rsidRPr="00C53151" w:rsidRDefault="007C5642" w:rsidP="00263D6F">
            <w:pPr>
              <w:pStyle w:val="TableText"/>
              <w:rPr>
                <w:b/>
              </w:rPr>
            </w:pPr>
            <w:r>
              <w:rPr>
                <w:b/>
              </w:rPr>
              <w:lastRenderedPageBreak/>
              <w:t>19</w:t>
            </w:r>
          </w:p>
        </w:tc>
        <w:tc>
          <w:tcPr>
            <w:tcW w:w="3198" w:type="dxa"/>
          </w:tcPr>
          <w:p w14:paraId="5BACC34D" w14:textId="77777777" w:rsidR="00810894" w:rsidRPr="00C53151" w:rsidRDefault="00810894" w:rsidP="00263D6F">
            <w:pPr>
              <w:pStyle w:val="TableText"/>
              <w:jc w:val="both"/>
              <w:rPr>
                <w:b/>
              </w:rPr>
            </w:pPr>
            <w:r w:rsidRPr="00C53151">
              <w:rPr>
                <w:b/>
              </w:rPr>
              <w:t>Standard relating to public address systems used by a body</w:t>
            </w:r>
          </w:p>
          <w:p w14:paraId="0DCD4A1A" w14:textId="77777777" w:rsidR="00810894" w:rsidRPr="008E572C" w:rsidRDefault="00810894" w:rsidP="00263D6F">
            <w:pPr>
              <w:pStyle w:val="TableText"/>
            </w:pPr>
          </w:p>
        </w:tc>
      </w:tr>
      <w:tr w:rsidR="00810894" w:rsidRPr="008E572C" w14:paraId="56698F7C" w14:textId="77777777" w:rsidTr="00263D6F">
        <w:tc>
          <w:tcPr>
            <w:tcW w:w="1668" w:type="dxa"/>
          </w:tcPr>
          <w:p w14:paraId="01AFABE3" w14:textId="77777777" w:rsidR="00810894" w:rsidRPr="00C53151" w:rsidRDefault="00810894" w:rsidP="00263D6F">
            <w:pPr>
              <w:pStyle w:val="TableText"/>
              <w:rPr>
                <w:b/>
              </w:rPr>
            </w:pPr>
            <w:r w:rsidRPr="00C53151">
              <w:rPr>
                <w:b/>
              </w:rPr>
              <w:t xml:space="preserve">Standard </w:t>
            </w:r>
            <w:r>
              <w:rPr>
                <w:b/>
              </w:rPr>
              <w:t>6</w:t>
            </w:r>
            <w:r w:rsidR="00E406E5">
              <w:rPr>
                <w:b/>
              </w:rPr>
              <w:t>8</w:t>
            </w:r>
            <w:r w:rsidRPr="00C53151">
              <w:rPr>
                <w:b/>
              </w:rPr>
              <w:t>:</w:t>
            </w:r>
          </w:p>
        </w:tc>
        <w:tc>
          <w:tcPr>
            <w:tcW w:w="3198" w:type="dxa"/>
          </w:tcPr>
          <w:p w14:paraId="4B61CB07" w14:textId="77777777" w:rsidR="00810894" w:rsidRDefault="00810894" w:rsidP="00263D6F">
            <w:pPr>
              <w:pStyle w:val="TableText"/>
              <w:jc w:val="both"/>
            </w:pPr>
            <w:r w:rsidRPr="008E572C">
              <w:t>When you announce a message over a public address system, you must make that announcement in Welsh and, if the announcement is made in Welsh and in English, the announcement must be made in Welsh first.</w:t>
            </w:r>
          </w:p>
          <w:p w14:paraId="01B6A1CB" w14:textId="77777777" w:rsidR="00810894" w:rsidRPr="008E572C" w:rsidRDefault="00810894" w:rsidP="00263D6F">
            <w:pPr>
              <w:pStyle w:val="TableText"/>
              <w:jc w:val="both"/>
            </w:pPr>
          </w:p>
        </w:tc>
      </w:tr>
    </w:tbl>
    <w:p w14:paraId="2AB25E5E" w14:textId="77777777" w:rsidR="00810894" w:rsidRDefault="00810894" w:rsidP="00810894">
      <w:pPr>
        <w:pStyle w:val="Part"/>
      </w:pPr>
      <w:r>
        <w:t xml:space="preserve">PART </w:t>
      </w:r>
      <w:fldSimple w:instr=" SEQ Part_ \* arabic ">
        <w:r>
          <w:rPr>
            <w:noProof/>
          </w:rPr>
          <w:t>2</w:t>
        </w:r>
      </w:fldSimple>
    </w:p>
    <w:p w14:paraId="17DB1039" w14:textId="77777777" w:rsidR="00810894" w:rsidRDefault="00810894" w:rsidP="00810894">
      <w:pPr>
        <w:pStyle w:val="PartHead"/>
      </w:pPr>
      <w:r>
        <w:t>STANDARDS THAT ARE RELIANT ON OTHER STANDARDS – SPECIAL CONDITIONS</w:t>
      </w:r>
    </w:p>
    <w:tbl>
      <w:tblPr>
        <w:tblW w:w="4866" w:type="dxa"/>
        <w:tblLayout w:type="fixed"/>
        <w:tblLook w:val="0000" w:firstRow="0" w:lastRow="0" w:firstColumn="0" w:lastColumn="0" w:noHBand="0" w:noVBand="0"/>
      </w:tblPr>
      <w:tblGrid>
        <w:gridCol w:w="1668"/>
        <w:gridCol w:w="3198"/>
      </w:tblGrid>
      <w:tr w:rsidR="00810894" w:rsidRPr="00513C47" w14:paraId="743531ED" w14:textId="77777777" w:rsidTr="00263D6F">
        <w:tc>
          <w:tcPr>
            <w:tcW w:w="1668" w:type="dxa"/>
          </w:tcPr>
          <w:p w14:paraId="4A0A068A" w14:textId="77777777" w:rsidR="00810894" w:rsidRPr="00C53151" w:rsidRDefault="007C5642" w:rsidP="00263D6F">
            <w:pPr>
              <w:pStyle w:val="TableText"/>
              <w:rPr>
                <w:b/>
              </w:rPr>
            </w:pPr>
            <w:r>
              <w:rPr>
                <w:b/>
              </w:rPr>
              <w:t>20</w:t>
            </w:r>
          </w:p>
        </w:tc>
        <w:tc>
          <w:tcPr>
            <w:tcW w:w="3198" w:type="dxa"/>
          </w:tcPr>
          <w:p w14:paraId="7DA9BFEF" w14:textId="77777777" w:rsidR="00810894" w:rsidRPr="007D3A1E" w:rsidRDefault="00810894" w:rsidP="00263D6F">
            <w:pPr>
              <w:pStyle w:val="TableText"/>
              <w:jc w:val="both"/>
            </w:pPr>
            <w:r>
              <w:t>When a compliance notice requires a body to comply with one of the standards listed on a specific row in column 1 of Table 1, that compliance notice must also require that body to comply (in whatever way the Welsh Language Commissioner considers appropriate) with the standard or standards listed in column 2 of that row (or with one or more of those standards where that is stated).</w:t>
            </w:r>
          </w:p>
        </w:tc>
      </w:tr>
    </w:tbl>
    <w:p w14:paraId="37C945E9" w14:textId="77777777" w:rsidR="00810894" w:rsidRPr="00484460" w:rsidRDefault="00810894" w:rsidP="00810894">
      <w:pPr>
        <w:pStyle w:val="linespace"/>
      </w:pPr>
    </w:p>
    <w:p w14:paraId="3F8BDC61" w14:textId="77777777" w:rsidR="00810894" w:rsidRPr="00484460" w:rsidRDefault="00810894" w:rsidP="00810894">
      <w:pPr>
        <w:pStyle w:val="TableNumber"/>
        <w:jc w:val="center"/>
      </w:pPr>
      <w:r>
        <w:t>TABLE 1</w:t>
      </w:r>
    </w:p>
    <w:tbl>
      <w:tblPr>
        <w:tblW w:w="5104" w:type="dxa"/>
        <w:tblInd w:w="-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418"/>
        <w:gridCol w:w="2268"/>
        <w:gridCol w:w="1418"/>
        <w:tblGridChange w:id="5">
          <w:tblGrid>
            <w:gridCol w:w="1418"/>
            <w:gridCol w:w="2268"/>
            <w:gridCol w:w="1418"/>
          </w:tblGrid>
        </w:tblGridChange>
      </w:tblGrid>
      <w:tr w:rsidR="00810894" w:rsidRPr="00654898" w14:paraId="64A5427A" w14:textId="77777777" w:rsidTr="00263D6F">
        <w:tblPrEx>
          <w:tblCellMar>
            <w:top w:w="0" w:type="dxa"/>
            <w:bottom w:w="0" w:type="dxa"/>
          </w:tblCellMar>
        </w:tblPrEx>
        <w:tc>
          <w:tcPr>
            <w:tcW w:w="1418" w:type="dxa"/>
            <w:tcMar>
              <w:top w:w="55" w:type="dxa"/>
              <w:left w:w="55" w:type="dxa"/>
              <w:bottom w:w="55" w:type="dxa"/>
              <w:right w:w="55" w:type="dxa"/>
            </w:tcMar>
          </w:tcPr>
          <w:p w14:paraId="73923BD1" w14:textId="77777777" w:rsidR="00810894" w:rsidRPr="00654898" w:rsidRDefault="00810894" w:rsidP="00263D6F">
            <w:pPr>
              <w:pStyle w:val="TableText"/>
              <w:rPr>
                <w:rFonts w:eastAsia="Lucida Sans Unicode"/>
              </w:rPr>
            </w:pPr>
          </w:p>
          <w:p w14:paraId="4C0DC52C" w14:textId="77777777" w:rsidR="00810894" w:rsidRPr="00654898" w:rsidRDefault="00810894" w:rsidP="00263D6F">
            <w:pPr>
              <w:pStyle w:val="TableText"/>
              <w:rPr>
                <w:rFonts w:eastAsia="Lucida Sans Unicode"/>
              </w:rPr>
            </w:pPr>
          </w:p>
          <w:p w14:paraId="475219C0" w14:textId="77777777" w:rsidR="00810894" w:rsidRPr="00654898" w:rsidRDefault="00810894" w:rsidP="00263D6F">
            <w:pPr>
              <w:pStyle w:val="TableText"/>
              <w:rPr>
                <w:rFonts w:eastAsia="Lucida Sans Unicode"/>
                <w:i/>
                <w:iCs/>
              </w:rPr>
            </w:pPr>
            <w:r w:rsidRPr="00654898">
              <w:rPr>
                <w:rFonts w:eastAsia="Lucida Sans Unicode"/>
                <w:i/>
                <w:iCs/>
              </w:rPr>
              <w:t>Row</w:t>
            </w:r>
          </w:p>
        </w:tc>
        <w:tc>
          <w:tcPr>
            <w:tcW w:w="2268" w:type="dxa"/>
            <w:tcMar>
              <w:top w:w="55" w:type="dxa"/>
              <w:left w:w="55" w:type="dxa"/>
              <w:bottom w:w="55" w:type="dxa"/>
              <w:right w:w="55" w:type="dxa"/>
            </w:tcMar>
          </w:tcPr>
          <w:p w14:paraId="33B2C2C0" w14:textId="77777777" w:rsidR="00810894" w:rsidRPr="00654898" w:rsidRDefault="00810894" w:rsidP="00263D6F">
            <w:pPr>
              <w:pStyle w:val="TableText"/>
              <w:rPr>
                <w:rFonts w:eastAsia="Lucida Sans Unicode"/>
              </w:rPr>
            </w:pPr>
            <w:r w:rsidRPr="00654898">
              <w:rPr>
                <w:rFonts w:eastAsia="Lucida Sans Unicode"/>
              </w:rPr>
              <w:t>Column 1</w:t>
            </w:r>
          </w:p>
          <w:p w14:paraId="6BE61E15" w14:textId="77777777" w:rsidR="00810894" w:rsidRPr="00654898" w:rsidRDefault="00810894" w:rsidP="00263D6F">
            <w:pPr>
              <w:pStyle w:val="TableText"/>
              <w:rPr>
                <w:rFonts w:eastAsia="Lucida Sans Unicode"/>
              </w:rPr>
            </w:pPr>
          </w:p>
          <w:p w14:paraId="761CFFC4" w14:textId="77777777" w:rsidR="00810894" w:rsidRPr="00654898" w:rsidRDefault="00810894" w:rsidP="00263D6F">
            <w:pPr>
              <w:pStyle w:val="TableText"/>
              <w:rPr>
                <w:rFonts w:eastAsia="Lucida Sans Unicode"/>
                <w:i/>
                <w:iCs/>
              </w:rPr>
            </w:pPr>
            <w:r w:rsidRPr="00654898">
              <w:rPr>
                <w:rFonts w:eastAsia="Lucida Sans Unicode"/>
                <w:i/>
                <w:iCs/>
              </w:rPr>
              <w:t>Main standard</w:t>
            </w:r>
          </w:p>
        </w:tc>
        <w:tc>
          <w:tcPr>
            <w:tcW w:w="1418" w:type="dxa"/>
            <w:tcMar>
              <w:top w:w="55" w:type="dxa"/>
              <w:left w:w="55" w:type="dxa"/>
              <w:bottom w:w="55" w:type="dxa"/>
              <w:right w:w="55" w:type="dxa"/>
            </w:tcMar>
          </w:tcPr>
          <w:p w14:paraId="518CF105" w14:textId="77777777" w:rsidR="00810894" w:rsidRPr="00654898" w:rsidRDefault="00810894" w:rsidP="00263D6F">
            <w:pPr>
              <w:pStyle w:val="TableText"/>
              <w:rPr>
                <w:rFonts w:eastAsia="Lucida Sans Unicode"/>
              </w:rPr>
            </w:pPr>
            <w:r w:rsidRPr="00654898">
              <w:rPr>
                <w:rFonts w:eastAsia="Lucida Sans Unicode"/>
              </w:rPr>
              <w:t>Column 2</w:t>
            </w:r>
          </w:p>
          <w:p w14:paraId="27073F89" w14:textId="77777777" w:rsidR="00810894" w:rsidRPr="00654898" w:rsidRDefault="00810894" w:rsidP="00263D6F">
            <w:pPr>
              <w:pStyle w:val="TableText"/>
              <w:rPr>
                <w:rFonts w:eastAsia="Lucida Sans Unicode"/>
              </w:rPr>
            </w:pPr>
          </w:p>
          <w:p w14:paraId="5C1D21C4" w14:textId="77777777" w:rsidR="00810894" w:rsidRPr="00654898" w:rsidRDefault="00810894" w:rsidP="00263D6F">
            <w:pPr>
              <w:pStyle w:val="TableText"/>
              <w:rPr>
                <w:rFonts w:eastAsia="Lucida Sans Unicode"/>
                <w:i/>
                <w:iCs/>
              </w:rPr>
            </w:pPr>
            <w:r w:rsidRPr="00654898">
              <w:rPr>
                <w:rFonts w:eastAsia="Lucida Sans Unicode"/>
                <w:i/>
                <w:iCs/>
              </w:rPr>
              <w:t>Reliant standard</w:t>
            </w:r>
          </w:p>
        </w:tc>
      </w:tr>
      <w:tr w:rsidR="00810894" w:rsidRPr="00B74F6E" w14:paraId="55869D5E" w14:textId="77777777" w:rsidTr="00263D6F">
        <w:tblPrEx>
          <w:tblCellMar>
            <w:top w:w="0" w:type="dxa"/>
            <w:bottom w:w="0" w:type="dxa"/>
          </w:tblCellMar>
        </w:tblPrEx>
        <w:tc>
          <w:tcPr>
            <w:tcW w:w="1418" w:type="dxa"/>
            <w:tcMar>
              <w:top w:w="55" w:type="dxa"/>
              <w:left w:w="55" w:type="dxa"/>
              <w:bottom w:w="55" w:type="dxa"/>
              <w:right w:w="55" w:type="dxa"/>
            </w:tcMar>
          </w:tcPr>
          <w:p w14:paraId="32F44033" w14:textId="77777777" w:rsidR="00810894" w:rsidRPr="00B74F6E" w:rsidRDefault="00810894" w:rsidP="00263D6F">
            <w:pPr>
              <w:pStyle w:val="TableText"/>
              <w:rPr>
                <w:rFonts w:eastAsia="Lucida Sans Unicode"/>
                <w:szCs w:val="21"/>
              </w:rPr>
            </w:pPr>
            <w:r w:rsidRPr="00B74F6E">
              <w:rPr>
                <w:rFonts w:eastAsia="Lucida Sans Unicode"/>
                <w:szCs w:val="21"/>
              </w:rPr>
              <w:t>(1)</w:t>
            </w:r>
          </w:p>
          <w:p w14:paraId="5F4FC45C" w14:textId="77777777" w:rsidR="00810894" w:rsidRPr="00B74F6E" w:rsidRDefault="00810894" w:rsidP="00263D6F">
            <w:pPr>
              <w:pStyle w:val="TableText"/>
              <w:rPr>
                <w:rFonts w:eastAsia="Lucida Sans Unicode"/>
                <w:szCs w:val="21"/>
              </w:rPr>
            </w:pPr>
          </w:p>
        </w:tc>
        <w:tc>
          <w:tcPr>
            <w:tcW w:w="2268" w:type="dxa"/>
            <w:tcMar>
              <w:top w:w="55" w:type="dxa"/>
              <w:left w:w="55" w:type="dxa"/>
              <w:bottom w:w="55" w:type="dxa"/>
              <w:right w:w="55" w:type="dxa"/>
            </w:tcMar>
          </w:tcPr>
          <w:p w14:paraId="122CE37A" w14:textId="77777777" w:rsidR="00810894" w:rsidRPr="00B74F6E" w:rsidRDefault="00810894" w:rsidP="00263D6F">
            <w:pPr>
              <w:pStyle w:val="TableText"/>
              <w:rPr>
                <w:rFonts w:eastAsia="Lucida Sans Unicode"/>
                <w:b/>
                <w:bCs/>
                <w:szCs w:val="21"/>
              </w:rPr>
            </w:pPr>
            <w:r w:rsidRPr="00B74F6E">
              <w:rPr>
                <w:rFonts w:eastAsia="Lucida Sans Unicode"/>
                <w:b/>
                <w:bCs/>
                <w:szCs w:val="21"/>
              </w:rPr>
              <w:t>Replying to correspondence</w:t>
            </w:r>
          </w:p>
          <w:p w14:paraId="5F1F81EE" w14:textId="77777777" w:rsidR="00810894" w:rsidRPr="00B74F6E" w:rsidRDefault="00810894" w:rsidP="00263D6F">
            <w:pPr>
              <w:pStyle w:val="TableText"/>
              <w:rPr>
                <w:rFonts w:eastAsia="Lucida Sans Unicode"/>
                <w:szCs w:val="21"/>
              </w:rPr>
            </w:pPr>
          </w:p>
          <w:p w14:paraId="56C873A8" w14:textId="77777777" w:rsidR="00810894" w:rsidRPr="00B74F6E" w:rsidRDefault="00810894" w:rsidP="00263D6F">
            <w:pPr>
              <w:pStyle w:val="TableText"/>
              <w:rPr>
                <w:rFonts w:eastAsia="Lucida Sans Unicode"/>
                <w:szCs w:val="21"/>
              </w:rPr>
            </w:pPr>
            <w:r w:rsidRPr="00B74F6E">
              <w:rPr>
                <w:rFonts w:eastAsia="Lucida Sans Unicode"/>
                <w:szCs w:val="21"/>
              </w:rPr>
              <w:t>Standard 1</w:t>
            </w:r>
          </w:p>
        </w:tc>
        <w:tc>
          <w:tcPr>
            <w:tcW w:w="1418" w:type="dxa"/>
            <w:tcMar>
              <w:top w:w="55" w:type="dxa"/>
              <w:left w:w="55" w:type="dxa"/>
              <w:bottom w:w="55" w:type="dxa"/>
              <w:right w:w="55" w:type="dxa"/>
            </w:tcMar>
          </w:tcPr>
          <w:p w14:paraId="6309D8F5" w14:textId="77777777" w:rsidR="00810894" w:rsidRPr="00B74F6E" w:rsidRDefault="00810894" w:rsidP="00263D6F">
            <w:pPr>
              <w:pStyle w:val="TableText"/>
              <w:rPr>
                <w:rFonts w:eastAsia="Lucida Sans Unicode"/>
                <w:szCs w:val="21"/>
              </w:rPr>
            </w:pPr>
          </w:p>
          <w:p w14:paraId="0BD5228C" w14:textId="77777777" w:rsidR="00810894" w:rsidRPr="00B74F6E" w:rsidRDefault="00810894" w:rsidP="00263D6F">
            <w:pPr>
              <w:pStyle w:val="TableText"/>
              <w:rPr>
                <w:rFonts w:eastAsia="Lucida Sans Unicode"/>
                <w:szCs w:val="21"/>
              </w:rPr>
            </w:pPr>
          </w:p>
          <w:p w14:paraId="0A9B0BC9" w14:textId="77777777" w:rsidR="00810894" w:rsidRDefault="00810894" w:rsidP="00263D6F">
            <w:pPr>
              <w:pStyle w:val="TableText"/>
              <w:rPr>
                <w:rFonts w:eastAsia="Lucida Sans Unicode"/>
                <w:szCs w:val="21"/>
              </w:rPr>
            </w:pPr>
          </w:p>
          <w:p w14:paraId="791FD6F6" w14:textId="77777777" w:rsidR="00810894" w:rsidRPr="00B74F6E" w:rsidRDefault="00810894" w:rsidP="00263D6F">
            <w:pPr>
              <w:pStyle w:val="TableText"/>
              <w:rPr>
                <w:rFonts w:eastAsia="Lucida Sans Unicode"/>
                <w:szCs w:val="21"/>
              </w:rPr>
            </w:pPr>
            <w:r w:rsidRPr="00B74F6E">
              <w:rPr>
                <w:rFonts w:eastAsia="Lucida Sans Unicode"/>
                <w:szCs w:val="21"/>
              </w:rPr>
              <w:t>Standard 7</w:t>
            </w:r>
          </w:p>
        </w:tc>
      </w:tr>
      <w:tr w:rsidR="00810894" w:rsidRPr="00B74F6E" w14:paraId="43E0D458" w14:textId="77777777" w:rsidTr="00263D6F">
        <w:tblPrEx>
          <w:tblCellMar>
            <w:top w:w="0" w:type="dxa"/>
            <w:bottom w:w="0" w:type="dxa"/>
          </w:tblCellMar>
        </w:tblPrEx>
        <w:tc>
          <w:tcPr>
            <w:tcW w:w="1418" w:type="dxa"/>
            <w:tcMar>
              <w:top w:w="55" w:type="dxa"/>
              <w:left w:w="55" w:type="dxa"/>
              <w:bottom w:w="55" w:type="dxa"/>
              <w:right w:w="55" w:type="dxa"/>
            </w:tcMar>
          </w:tcPr>
          <w:p w14:paraId="284FFEAF" w14:textId="77777777" w:rsidR="00810894" w:rsidRPr="00B74F6E" w:rsidRDefault="00810894" w:rsidP="00263D6F">
            <w:pPr>
              <w:pStyle w:val="TableText"/>
              <w:rPr>
                <w:rFonts w:eastAsia="Lucida Sans Unicode"/>
                <w:szCs w:val="21"/>
              </w:rPr>
            </w:pPr>
            <w:r w:rsidRPr="00B74F6E">
              <w:rPr>
                <w:rFonts w:eastAsia="Lucida Sans Unicode"/>
                <w:szCs w:val="21"/>
              </w:rPr>
              <w:t>(</w:t>
            </w:r>
            <w:r>
              <w:rPr>
                <w:rFonts w:eastAsia="Lucida Sans Unicode"/>
                <w:szCs w:val="21"/>
              </w:rPr>
              <w:t>2</w:t>
            </w:r>
            <w:r w:rsidRPr="00B74F6E">
              <w:rPr>
                <w:rFonts w:eastAsia="Lucida Sans Unicode"/>
                <w:szCs w:val="21"/>
              </w:rPr>
              <w:t>)</w:t>
            </w:r>
          </w:p>
        </w:tc>
        <w:tc>
          <w:tcPr>
            <w:tcW w:w="2268" w:type="dxa"/>
            <w:tcMar>
              <w:top w:w="55" w:type="dxa"/>
              <w:left w:w="55" w:type="dxa"/>
              <w:bottom w:w="55" w:type="dxa"/>
              <w:right w:w="55" w:type="dxa"/>
            </w:tcMar>
          </w:tcPr>
          <w:p w14:paraId="1FEA49C1" w14:textId="77777777" w:rsidR="00810894" w:rsidRPr="00B74F6E" w:rsidRDefault="00810894" w:rsidP="00263D6F">
            <w:pPr>
              <w:pStyle w:val="TableText"/>
              <w:rPr>
                <w:rFonts w:eastAsia="Lucida Sans Unicode"/>
                <w:b/>
                <w:bCs/>
                <w:szCs w:val="21"/>
              </w:rPr>
            </w:pPr>
            <w:r w:rsidRPr="00B74F6E">
              <w:rPr>
                <w:rFonts w:eastAsia="Lucida Sans Unicode"/>
                <w:b/>
                <w:bCs/>
                <w:szCs w:val="21"/>
              </w:rPr>
              <w:t>Corresponding with members of the same household</w:t>
            </w:r>
          </w:p>
          <w:p w14:paraId="7A1C4435" w14:textId="77777777" w:rsidR="00810894" w:rsidRPr="00B74F6E" w:rsidRDefault="00810894" w:rsidP="00263D6F">
            <w:pPr>
              <w:pStyle w:val="TableText"/>
              <w:rPr>
                <w:rFonts w:eastAsia="Lucida Sans Unicode"/>
                <w:szCs w:val="21"/>
              </w:rPr>
            </w:pPr>
          </w:p>
          <w:p w14:paraId="29718FF4" w14:textId="77777777" w:rsidR="00810894" w:rsidRPr="00B74F6E" w:rsidRDefault="00810894" w:rsidP="00263D6F">
            <w:pPr>
              <w:pStyle w:val="TableText"/>
              <w:rPr>
                <w:rFonts w:eastAsia="Lucida Sans Unicode"/>
                <w:szCs w:val="21"/>
              </w:rPr>
            </w:pPr>
            <w:r w:rsidRPr="00B74F6E">
              <w:rPr>
                <w:rFonts w:eastAsia="Lucida Sans Unicode"/>
                <w:szCs w:val="21"/>
              </w:rPr>
              <w:t>Standard 3</w:t>
            </w:r>
          </w:p>
        </w:tc>
        <w:tc>
          <w:tcPr>
            <w:tcW w:w="1418" w:type="dxa"/>
            <w:tcMar>
              <w:top w:w="55" w:type="dxa"/>
              <w:left w:w="55" w:type="dxa"/>
              <w:bottom w:w="55" w:type="dxa"/>
              <w:right w:w="55" w:type="dxa"/>
            </w:tcMar>
          </w:tcPr>
          <w:p w14:paraId="04AC504C" w14:textId="77777777" w:rsidR="00810894" w:rsidRPr="00B74F6E" w:rsidRDefault="00810894" w:rsidP="00263D6F">
            <w:pPr>
              <w:pStyle w:val="TableText"/>
              <w:rPr>
                <w:rFonts w:eastAsia="Lucida Sans Unicode"/>
                <w:szCs w:val="21"/>
              </w:rPr>
            </w:pPr>
          </w:p>
          <w:p w14:paraId="6191201D" w14:textId="77777777" w:rsidR="00810894" w:rsidRPr="00B74F6E" w:rsidRDefault="00810894" w:rsidP="00263D6F">
            <w:pPr>
              <w:pStyle w:val="TableText"/>
              <w:rPr>
                <w:rFonts w:eastAsia="Lucida Sans Unicode"/>
                <w:szCs w:val="21"/>
              </w:rPr>
            </w:pPr>
          </w:p>
          <w:p w14:paraId="1789F4B2" w14:textId="77777777" w:rsidR="00810894" w:rsidRDefault="00810894" w:rsidP="00263D6F">
            <w:pPr>
              <w:pStyle w:val="TableText"/>
              <w:rPr>
                <w:rFonts w:eastAsia="Lucida Sans Unicode"/>
                <w:szCs w:val="21"/>
              </w:rPr>
            </w:pPr>
          </w:p>
          <w:p w14:paraId="227D0351" w14:textId="77777777" w:rsidR="00810894" w:rsidRDefault="00810894" w:rsidP="00263D6F">
            <w:pPr>
              <w:pStyle w:val="TableText"/>
              <w:rPr>
                <w:rFonts w:eastAsia="Lucida Sans Unicode"/>
                <w:szCs w:val="21"/>
              </w:rPr>
            </w:pPr>
          </w:p>
          <w:p w14:paraId="30F50C2C" w14:textId="77777777" w:rsidR="00810894" w:rsidRPr="00B74F6E" w:rsidRDefault="00810894" w:rsidP="00263D6F">
            <w:pPr>
              <w:pStyle w:val="TableText"/>
              <w:rPr>
                <w:rFonts w:eastAsia="Lucida Sans Unicode"/>
                <w:szCs w:val="21"/>
              </w:rPr>
            </w:pPr>
            <w:r w:rsidRPr="00B74F6E">
              <w:rPr>
                <w:rFonts w:eastAsia="Lucida Sans Unicode"/>
                <w:szCs w:val="21"/>
              </w:rPr>
              <w:t>Standard 6</w:t>
            </w:r>
          </w:p>
        </w:tc>
      </w:tr>
      <w:tr w:rsidR="00810894" w:rsidRPr="00B74F6E" w14:paraId="04BEC4BB" w14:textId="77777777" w:rsidTr="00263D6F">
        <w:tblPrEx>
          <w:tblCellMar>
            <w:top w:w="0" w:type="dxa"/>
            <w:bottom w:w="0" w:type="dxa"/>
          </w:tblCellMar>
        </w:tblPrEx>
        <w:tc>
          <w:tcPr>
            <w:tcW w:w="1418" w:type="dxa"/>
            <w:tcMar>
              <w:top w:w="55" w:type="dxa"/>
              <w:left w:w="55" w:type="dxa"/>
              <w:bottom w:w="55" w:type="dxa"/>
              <w:right w:w="55" w:type="dxa"/>
            </w:tcMar>
          </w:tcPr>
          <w:p w14:paraId="233EFE13" w14:textId="77777777" w:rsidR="00810894" w:rsidRPr="00B74F6E" w:rsidRDefault="00810894" w:rsidP="00263D6F">
            <w:pPr>
              <w:pStyle w:val="TableText"/>
              <w:rPr>
                <w:rFonts w:eastAsia="Lucida Sans Unicode"/>
                <w:szCs w:val="21"/>
              </w:rPr>
            </w:pPr>
            <w:r>
              <w:rPr>
                <w:rFonts w:eastAsia="Lucida Sans Unicode"/>
                <w:szCs w:val="21"/>
              </w:rPr>
              <w:lastRenderedPageBreak/>
              <w:t>(3)</w:t>
            </w:r>
          </w:p>
        </w:tc>
        <w:tc>
          <w:tcPr>
            <w:tcW w:w="2268" w:type="dxa"/>
            <w:tcMar>
              <w:top w:w="55" w:type="dxa"/>
              <w:left w:w="55" w:type="dxa"/>
              <w:bottom w:w="55" w:type="dxa"/>
              <w:right w:w="55" w:type="dxa"/>
            </w:tcMar>
          </w:tcPr>
          <w:p w14:paraId="42A5EB08" w14:textId="77777777" w:rsidR="00810894" w:rsidRDefault="00810894" w:rsidP="00263D6F">
            <w:pPr>
              <w:pStyle w:val="TableText"/>
              <w:rPr>
                <w:rFonts w:eastAsia="Lucida Sans Unicode"/>
                <w:b/>
                <w:bCs/>
                <w:szCs w:val="21"/>
              </w:rPr>
            </w:pPr>
            <w:r>
              <w:rPr>
                <w:rFonts w:eastAsia="Lucida Sans Unicode"/>
                <w:b/>
                <w:bCs/>
                <w:szCs w:val="21"/>
              </w:rPr>
              <w:t>Corresponding with several persons</w:t>
            </w:r>
          </w:p>
          <w:p w14:paraId="72365A5C" w14:textId="77777777" w:rsidR="00810894" w:rsidRDefault="00810894" w:rsidP="00263D6F">
            <w:pPr>
              <w:pStyle w:val="TableText"/>
              <w:rPr>
                <w:rFonts w:eastAsia="Lucida Sans Unicode"/>
                <w:b/>
                <w:bCs/>
                <w:szCs w:val="21"/>
              </w:rPr>
            </w:pPr>
          </w:p>
          <w:p w14:paraId="2A356E10" w14:textId="77777777" w:rsidR="00810894" w:rsidRPr="00E72BF8" w:rsidRDefault="00810894" w:rsidP="00263D6F">
            <w:pPr>
              <w:pStyle w:val="TableText"/>
              <w:rPr>
                <w:rFonts w:eastAsia="Lucida Sans Unicode"/>
                <w:bCs/>
                <w:szCs w:val="21"/>
              </w:rPr>
            </w:pPr>
            <w:r w:rsidRPr="00E72BF8">
              <w:rPr>
                <w:rFonts w:eastAsia="Lucida Sans Unicode"/>
                <w:bCs/>
                <w:szCs w:val="21"/>
              </w:rPr>
              <w:t>Standard 4</w:t>
            </w:r>
          </w:p>
        </w:tc>
        <w:tc>
          <w:tcPr>
            <w:tcW w:w="1418" w:type="dxa"/>
            <w:tcMar>
              <w:top w:w="55" w:type="dxa"/>
              <w:left w:w="55" w:type="dxa"/>
              <w:bottom w:w="55" w:type="dxa"/>
              <w:right w:w="55" w:type="dxa"/>
            </w:tcMar>
          </w:tcPr>
          <w:p w14:paraId="5ECC325A" w14:textId="77777777" w:rsidR="00810894" w:rsidRDefault="00810894" w:rsidP="00263D6F">
            <w:pPr>
              <w:pStyle w:val="TableText"/>
              <w:rPr>
                <w:rFonts w:eastAsia="Lucida Sans Unicode"/>
                <w:szCs w:val="21"/>
              </w:rPr>
            </w:pPr>
          </w:p>
          <w:p w14:paraId="5AB49F07" w14:textId="77777777" w:rsidR="00810894" w:rsidRDefault="00810894" w:rsidP="00263D6F">
            <w:pPr>
              <w:pStyle w:val="TableText"/>
              <w:rPr>
                <w:rFonts w:eastAsia="Lucida Sans Unicode"/>
                <w:szCs w:val="21"/>
              </w:rPr>
            </w:pPr>
          </w:p>
          <w:p w14:paraId="5E45C4CE" w14:textId="77777777" w:rsidR="00810894" w:rsidRDefault="00810894" w:rsidP="00263D6F">
            <w:pPr>
              <w:pStyle w:val="TableText"/>
              <w:rPr>
                <w:rFonts w:eastAsia="Lucida Sans Unicode"/>
                <w:szCs w:val="21"/>
              </w:rPr>
            </w:pPr>
          </w:p>
          <w:p w14:paraId="359BF6F1" w14:textId="77777777" w:rsidR="00810894" w:rsidRDefault="00810894" w:rsidP="00263D6F">
            <w:pPr>
              <w:pStyle w:val="TableText"/>
              <w:rPr>
                <w:rFonts w:eastAsia="Lucida Sans Unicode"/>
                <w:szCs w:val="21"/>
              </w:rPr>
            </w:pPr>
            <w:r>
              <w:rPr>
                <w:rFonts w:eastAsia="Lucida Sans Unicode"/>
                <w:szCs w:val="21"/>
              </w:rPr>
              <w:t>Standard 6</w:t>
            </w:r>
          </w:p>
          <w:p w14:paraId="3B5D48CD" w14:textId="77777777" w:rsidR="00810894" w:rsidRPr="00B74F6E" w:rsidRDefault="00810894" w:rsidP="00263D6F">
            <w:pPr>
              <w:pStyle w:val="TableText"/>
              <w:rPr>
                <w:rFonts w:eastAsia="Lucida Sans Unicode"/>
                <w:szCs w:val="21"/>
              </w:rPr>
            </w:pPr>
            <w:r>
              <w:rPr>
                <w:rFonts w:eastAsia="Lucida Sans Unicode"/>
                <w:szCs w:val="21"/>
              </w:rPr>
              <w:t>Standard 7</w:t>
            </w:r>
          </w:p>
        </w:tc>
      </w:tr>
      <w:tr w:rsidR="00810894" w14:paraId="4674E837" w14:textId="77777777" w:rsidTr="00263D6F">
        <w:tblPrEx>
          <w:tblCellMar>
            <w:top w:w="0" w:type="dxa"/>
            <w:bottom w:w="0" w:type="dxa"/>
          </w:tblCellMar>
        </w:tblPrEx>
        <w:tc>
          <w:tcPr>
            <w:tcW w:w="1418" w:type="dxa"/>
            <w:tcMar>
              <w:top w:w="55" w:type="dxa"/>
              <w:left w:w="55" w:type="dxa"/>
              <w:bottom w:w="55" w:type="dxa"/>
              <w:right w:w="55" w:type="dxa"/>
            </w:tcMar>
          </w:tcPr>
          <w:p w14:paraId="258DEEC3" w14:textId="77777777" w:rsidR="00810894" w:rsidRDefault="00810894" w:rsidP="00263D6F">
            <w:pPr>
              <w:pStyle w:val="TableText"/>
              <w:rPr>
                <w:rFonts w:eastAsia="Lucida Sans Unicode"/>
                <w:szCs w:val="21"/>
              </w:rPr>
            </w:pPr>
            <w:r>
              <w:rPr>
                <w:rFonts w:eastAsia="Lucida Sans Unicode"/>
                <w:szCs w:val="21"/>
              </w:rPr>
              <w:t>(4)</w:t>
            </w:r>
          </w:p>
        </w:tc>
        <w:tc>
          <w:tcPr>
            <w:tcW w:w="2268" w:type="dxa"/>
            <w:tcMar>
              <w:top w:w="55" w:type="dxa"/>
              <w:left w:w="55" w:type="dxa"/>
              <w:bottom w:w="55" w:type="dxa"/>
              <w:right w:w="55" w:type="dxa"/>
            </w:tcMar>
          </w:tcPr>
          <w:p w14:paraId="510D647D" w14:textId="77777777" w:rsidR="00810894" w:rsidRDefault="00810894" w:rsidP="00263D6F">
            <w:pPr>
              <w:pStyle w:val="TableText"/>
              <w:rPr>
                <w:rFonts w:eastAsia="Lucida Sans Unicode"/>
                <w:b/>
                <w:bCs/>
                <w:szCs w:val="21"/>
              </w:rPr>
            </w:pPr>
            <w:r>
              <w:rPr>
                <w:rFonts w:eastAsia="Lucida Sans Unicode"/>
                <w:b/>
                <w:bCs/>
                <w:szCs w:val="21"/>
              </w:rPr>
              <w:t>General standards relating to correspondence</w:t>
            </w:r>
          </w:p>
          <w:p w14:paraId="09D4EB5A" w14:textId="77777777" w:rsidR="00810894" w:rsidRDefault="00810894" w:rsidP="00263D6F">
            <w:pPr>
              <w:pStyle w:val="TableText"/>
              <w:rPr>
                <w:rFonts w:eastAsia="Lucida Sans Unicode"/>
                <w:b/>
                <w:bCs/>
                <w:szCs w:val="21"/>
              </w:rPr>
            </w:pPr>
          </w:p>
          <w:p w14:paraId="48558A4D" w14:textId="77777777" w:rsidR="00810894" w:rsidRPr="00E72BF8" w:rsidRDefault="00810894" w:rsidP="00263D6F">
            <w:pPr>
              <w:pStyle w:val="TableText"/>
              <w:rPr>
                <w:rFonts w:eastAsia="Lucida Sans Unicode"/>
                <w:bCs/>
                <w:szCs w:val="21"/>
              </w:rPr>
            </w:pPr>
            <w:r w:rsidRPr="00E72BF8">
              <w:rPr>
                <w:rFonts w:eastAsia="Lucida Sans Unicode"/>
                <w:bCs/>
                <w:szCs w:val="21"/>
              </w:rPr>
              <w:t>Standard 5</w:t>
            </w:r>
          </w:p>
        </w:tc>
        <w:tc>
          <w:tcPr>
            <w:tcW w:w="1418" w:type="dxa"/>
            <w:tcMar>
              <w:top w:w="55" w:type="dxa"/>
              <w:left w:w="55" w:type="dxa"/>
              <w:bottom w:w="55" w:type="dxa"/>
              <w:right w:w="55" w:type="dxa"/>
            </w:tcMar>
          </w:tcPr>
          <w:p w14:paraId="14A78511" w14:textId="77777777" w:rsidR="00810894" w:rsidRDefault="00810894" w:rsidP="00263D6F">
            <w:pPr>
              <w:pStyle w:val="TableText"/>
              <w:rPr>
                <w:rFonts w:eastAsia="Lucida Sans Unicode"/>
                <w:szCs w:val="21"/>
              </w:rPr>
            </w:pPr>
          </w:p>
          <w:p w14:paraId="79A88F86" w14:textId="77777777" w:rsidR="00810894" w:rsidRDefault="00810894" w:rsidP="00263D6F">
            <w:pPr>
              <w:pStyle w:val="TableText"/>
              <w:rPr>
                <w:rFonts w:eastAsia="Lucida Sans Unicode"/>
                <w:szCs w:val="21"/>
              </w:rPr>
            </w:pPr>
          </w:p>
          <w:p w14:paraId="52970A47" w14:textId="77777777" w:rsidR="00810894" w:rsidRDefault="00810894" w:rsidP="00263D6F">
            <w:pPr>
              <w:pStyle w:val="TableText"/>
              <w:rPr>
                <w:rFonts w:eastAsia="Lucida Sans Unicode"/>
                <w:szCs w:val="21"/>
              </w:rPr>
            </w:pPr>
          </w:p>
          <w:p w14:paraId="077236B7" w14:textId="77777777" w:rsidR="00810894" w:rsidRDefault="00810894" w:rsidP="00263D6F">
            <w:pPr>
              <w:pStyle w:val="TableText"/>
              <w:rPr>
                <w:rFonts w:eastAsia="Lucida Sans Unicode"/>
                <w:szCs w:val="21"/>
              </w:rPr>
            </w:pPr>
          </w:p>
          <w:p w14:paraId="43A9B3B1" w14:textId="77777777" w:rsidR="00810894" w:rsidRDefault="00810894" w:rsidP="00263D6F">
            <w:pPr>
              <w:pStyle w:val="TableText"/>
              <w:rPr>
                <w:rFonts w:eastAsia="Lucida Sans Unicode"/>
                <w:szCs w:val="21"/>
              </w:rPr>
            </w:pPr>
            <w:r>
              <w:rPr>
                <w:rFonts w:eastAsia="Lucida Sans Unicode"/>
                <w:szCs w:val="21"/>
              </w:rPr>
              <w:t>Standard 6</w:t>
            </w:r>
          </w:p>
          <w:p w14:paraId="605F6364" w14:textId="77777777" w:rsidR="00810894" w:rsidRDefault="00810894" w:rsidP="00263D6F">
            <w:pPr>
              <w:pStyle w:val="TableText"/>
              <w:rPr>
                <w:rFonts w:eastAsia="Lucida Sans Unicode"/>
                <w:szCs w:val="21"/>
              </w:rPr>
            </w:pPr>
            <w:r>
              <w:rPr>
                <w:rFonts w:eastAsia="Lucida Sans Unicode"/>
                <w:szCs w:val="21"/>
              </w:rPr>
              <w:t>Standard 7</w:t>
            </w:r>
          </w:p>
        </w:tc>
      </w:tr>
      <w:tr w:rsidR="00810894" w:rsidRPr="00B74F6E" w14:paraId="4B1BE719" w14:textId="77777777" w:rsidTr="00263D6F">
        <w:tblPrEx>
          <w:tblCellMar>
            <w:top w:w="0" w:type="dxa"/>
            <w:bottom w:w="0" w:type="dxa"/>
          </w:tblCellMar>
        </w:tblPrEx>
        <w:tc>
          <w:tcPr>
            <w:tcW w:w="1418" w:type="dxa"/>
            <w:tcMar>
              <w:top w:w="55" w:type="dxa"/>
              <w:left w:w="55" w:type="dxa"/>
              <w:bottom w:w="55" w:type="dxa"/>
              <w:right w:w="55" w:type="dxa"/>
            </w:tcMar>
          </w:tcPr>
          <w:p w14:paraId="0DFD6D9C" w14:textId="77777777" w:rsidR="00810894" w:rsidRPr="00B74F6E" w:rsidRDefault="00810894" w:rsidP="00263D6F">
            <w:pPr>
              <w:pStyle w:val="TableText"/>
              <w:rPr>
                <w:rFonts w:eastAsia="Lucida Sans Unicode"/>
                <w:szCs w:val="21"/>
              </w:rPr>
            </w:pPr>
            <w:r w:rsidRPr="00B74F6E">
              <w:rPr>
                <w:rFonts w:eastAsia="Lucida Sans Unicode"/>
                <w:szCs w:val="21"/>
              </w:rPr>
              <w:t>(</w:t>
            </w:r>
            <w:r>
              <w:rPr>
                <w:rFonts w:eastAsia="Lucida Sans Unicode"/>
                <w:szCs w:val="21"/>
              </w:rPr>
              <w:t>5</w:t>
            </w:r>
            <w:r w:rsidRPr="00B74F6E">
              <w:rPr>
                <w:rFonts w:eastAsia="Lucida Sans Unicode"/>
                <w:szCs w:val="21"/>
              </w:rPr>
              <w:t>)</w:t>
            </w:r>
          </w:p>
          <w:p w14:paraId="4E62B52A" w14:textId="77777777" w:rsidR="00810894" w:rsidRPr="00B74F6E" w:rsidRDefault="00810894" w:rsidP="00263D6F">
            <w:pPr>
              <w:pStyle w:val="TableText"/>
              <w:rPr>
                <w:rFonts w:eastAsia="Lucida Sans Unicode"/>
                <w:szCs w:val="21"/>
              </w:rPr>
            </w:pPr>
          </w:p>
        </w:tc>
        <w:tc>
          <w:tcPr>
            <w:tcW w:w="2268" w:type="dxa"/>
            <w:tcMar>
              <w:top w:w="55" w:type="dxa"/>
              <w:left w:w="55" w:type="dxa"/>
              <w:bottom w:w="55" w:type="dxa"/>
              <w:right w:w="55" w:type="dxa"/>
            </w:tcMar>
          </w:tcPr>
          <w:p w14:paraId="3BCCEEA4" w14:textId="77777777" w:rsidR="00810894" w:rsidRPr="00B74F6E" w:rsidRDefault="00810894" w:rsidP="00263D6F">
            <w:pPr>
              <w:pStyle w:val="TableText"/>
              <w:rPr>
                <w:rFonts w:eastAsia="Lucida Sans Unicode"/>
                <w:b/>
                <w:bCs/>
                <w:szCs w:val="21"/>
              </w:rPr>
            </w:pPr>
            <w:r w:rsidRPr="00B74F6E">
              <w:rPr>
                <w:rFonts w:eastAsia="Lucida Sans Unicode"/>
                <w:b/>
                <w:bCs/>
                <w:szCs w:val="21"/>
              </w:rPr>
              <w:t>Raising awareness about corresponding in Welsh</w:t>
            </w:r>
          </w:p>
          <w:p w14:paraId="3FEBD003" w14:textId="77777777" w:rsidR="00810894" w:rsidRPr="00B74F6E" w:rsidRDefault="00810894" w:rsidP="00263D6F">
            <w:pPr>
              <w:pStyle w:val="TableText"/>
              <w:rPr>
                <w:rFonts w:eastAsia="Lucida Sans Unicode"/>
                <w:szCs w:val="21"/>
              </w:rPr>
            </w:pPr>
          </w:p>
          <w:p w14:paraId="5497D30A" w14:textId="77777777" w:rsidR="00810894" w:rsidRPr="00B74F6E" w:rsidRDefault="00810894" w:rsidP="00263D6F">
            <w:pPr>
              <w:pStyle w:val="TableText"/>
              <w:rPr>
                <w:rFonts w:eastAsia="Lucida Sans Unicode"/>
                <w:szCs w:val="21"/>
              </w:rPr>
            </w:pPr>
            <w:r w:rsidRPr="00B74F6E">
              <w:rPr>
                <w:rFonts w:eastAsia="Lucida Sans Unicode"/>
                <w:szCs w:val="21"/>
              </w:rPr>
              <w:t>Standard 7</w:t>
            </w:r>
          </w:p>
        </w:tc>
        <w:tc>
          <w:tcPr>
            <w:tcW w:w="1418" w:type="dxa"/>
            <w:tcMar>
              <w:top w:w="55" w:type="dxa"/>
              <w:left w:w="55" w:type="dxa"/>
              <w:bottom w:w="55" w:type="dxa"/>
              <w:right w:w="55" w:type="dxa"/>
            </w:tcMar>
          </w:tcPr>
          <w:p w14:paraId="5F87F934" w14:textId="77777777" w:rsidR="00810894" w:rsidRPr="00B74F6E" w:rsidRDefault="00810894" w:rsidP="00263D6F">
            <w:pPr>
              <w:pStyle w:val="TableText"/>
              <w:rPr>
                <w:rFonts w:eastAsia="Lucida Sans Unicode"/>
                <w:szCs w:val="21"/>
              </w:rPr>
            </w:pPr>
          </w:p>
          <w:p w14:paraId="7E70202C" w14:textId="77777777" w:rsidR="00810894" w:rsidRPr="00B74F6E" w:rsidRDefault="00810894" w:rsidP="00263D6F">
            <w:pPr>
              <w:pStyle w:val="TableText"/>
              <w:rPr>
                <w:rFonts w:eastAsia="Lucida Sans Unicode"/>
                <w:szCs w:val="21"/>
              </w:rPr>
            </w:pPr>
          </w:p>
          <w:p w14:paraId="2E8F217C" w14:textId="77777777" w:rsidR="00810894" w:rsidRDefault="00810894" w:rsidP="00263D6F">
            <w:pPr>
              <w:pStyle w:val="TableText"/>
              <w:rPr>
                <w:rFonts w:eastAsia="Lucida Sans Unicode"/>
                <w:szCs w:val="21"/>
              </w:rPr>
            </w:pPr>
          </w:p>
          <w:p w14:paraId="4404624C" w14:textId="77777777" w:rsidR="00810894" w:rsidRDefault="00810894" w:rsidP="00263D6F">
            <w:pPr>
              <w:pStyle w:val="TableText"/>
              <w:rPr>
                <w:rFonts w:eastAsia="Lucida Sans Unicode"/>
                <w:szCs w:val="21"/>
              </w:rPr>
            </w:pPr>
          </w:p>
          <w:p w14:paraId="773BC5B0" w14:textId="77777777" w:rsidR="00810894" w:rsidRPr="00B74F6E" w:rsidRDefault="00810894" w:rsidP="00263D6F">
            <w:pPr>
              <w:pStyle w:val="TableText"/>
              <w:rPr>
                <w:rFonts w:eastAsia="Lucida Sans Unicode"/>
                <w:szCs w:val="21"/>
              </w:rPr>
            </w:pPr>
            <w:r w:rsidRPr="00B74F6E">
              <w:rPr>
                <w:rFonts w:eastAsia="Lucida Sans Unicode"/>
                <w:szCs w:val="21"/>
              </w:rPr>
              <w:t>Standard 1</w:t>
            </w:r>
          </w:p>
        </w:tc>
      </w:tr>
      <w:tr w:rsidR="00810894" w:rsidRPr="00B74F6E" w14:paraId="5199ACC9" w14:textId="77777777" w:rsidTr="00263D6F">
        <w:tblPrEx>
          <w:tblCellMar>
            <w:top w:w="0" w:type="dxa"/>
            <w:bottom w:w="0" w:type="dxa"/>
          </w:tblCellMar>
        </w:tblPrEx>
        <w:tc>
          <w:tcPr>
            <w:tcW w:w="1418" w:type="dxa"/>
            <w:tcMar>
              <w:top w:w="55" w:type="dxa"/>
              <w:left w:w="55" w:type="dxa"/>
              <w:bottom w:w="55" w:type="dxa"/>
              <w:right w:w="55" w:type="dxa"/>
            </w:tcMar>
          </w:tcPr>
          <w:p w14:paraId="087D9529" w14:textId="77777777" w:rsidR="00810894" w:rsidRPr="00B74F6E" w:rsidRDefault="00810894" w:rsidP="00263D6F">
            <w:pPr>
              <w:pStyle w:val="TableText"/>
              <w:rPr>
                <w:rFonts w:eastAsia="Lucida Sans Unicode"/>
                <w:szCs w:val="21"/>
              </w:rPr>
            </w:pPr>
            <w:r w:rsidRPr="00B74F6E">
              <w:rPr>
                <w:rFonts w:eastAsia="Lucida Sans Unicode"/>
                <w:szCs w:val="21"/>
              </w:rPr>
              <w:t>(</w:t>
            </w:r>
            <w:r>
              <w:rPr>
                <w:rFonts w:eastAsia="Lucida Sans Unicode"/>
                <w:szCs w:val="21"/>
              </w:rPr>
              <w:t>6</w:t>
            </w:r>
            <w:r w:rsidRPr="00B74F6E">
              <w:rPr>
                <w:rFonts w:eastAsia="Lucida Sans Unicode"/>
                <w:szCs w:val="21"/>
              </w:rPr>
              <w:t>)</w:t>
            </w:r>
          </w:p>
          <w:p w14:paraId="54CFE8A9" w14:textId="77777777" w:rsidR="00810894" w:rsidRPr="00B74F6E" w:rsidRDefault="00810894" w:rsidP="00263D6F">
            <w:pPr>
              <w:pStyle w:val="TableText"/>
              <w:rPr>
                <w:rFonts w:eastAsia="Lucida Sans Unicode"/>
                <w:szCs w:val="21"/>
              </w:rPr>
            </w:pPr>
          </w:p>
        </w:tc>
        <w:tc>
          <w:tcPr>
            <w:tcW w:w="2268" w:type="dxa"/>
            <w:tcMar>
              <w:top w:w="55" w:type="dxa"/>
              <w:left w:w="55" w:type="dxa"/>
              <w:bottom w:w="55" w:type="dxa"/>
              <w:right w:w="55" w:type="dxa"/>
            </w:tcMar>
          </w:tcPr>
          <w:p w14:paraId="471D8006" w14:textId="77777777" w:rsidR="00810894" w:rsidRPr="00B74F6E" w:rsidRDefault="00810894" w:rsidP="00263D6F">
            <w:pPr>
              <w:pStyle w:val="TableText"/>
              <w:rPr>
                <w:rFonts w:eastAsia="Lucida Sans Unicode"/>
                <w:b/>
                <w:bCs/>
                <w:szCs w:val="21"/>
              </w:rPr>
            </w:pPr>
            <w:r w:rsidRPr="00B74F6E">
              <w:rPr>
                <w:rFonts w:eastAsia="Lucida Sans Unicode"/>
                <w:b/>
                <w:bCs/>
                <w:szCs w:val="21"/>
              </w:rPr>
              <w:t>Receiving telephone calls</w:t>
            </w:r>
          </w:p>
          <w:p w14:paraId="51C53DD8" w14:textId="77777777" w:rsidR="00810894" w:rsidRPr="00B74F6E" w:rsidRDefault="00810894" w:rsidP="00263D6F">
            <w:pPr>
              <w:pStyle w:val="TableText"/>
              <w:rPr>
                <w:rFonts w:eastAsia="Lucida Sans Unicode"/>
                <w:szCs w:val="21"/>
              </w:rPr>
            </w:pPr>
          </w:p>
          <w:p w14:paraId="16E2753E" w14:textId="77777777" w:rsidR="00810894" w:rsidRPr="00B74F6E" w:rsidRDefault="00810894" w:rsidP="00263D6F">
            <w:pPr>
              <w:pStyle w:val="TableText"/>
              <w:rPr>
                <w:rFonts w:eastAsia="Lucida Sans Unicode"/>
                <w:szCs w:val="21"/>
              </w:rPr>
            </w:pPr>
            <w:r w:rsidRPr="00B74F6E">
              <w:rPr>
                <w:rFonts w:eastAsia="Lucida Sans Unicode"/>
                <w:szCs w:val="21"/>
              </w:rPr>
              <w:t>Standard 9</w:t>
            </w:r>
          </w:p>
        </w:tc>
        <w:tc>
          <w:tcPr>
            <w:tcW w:w="1418" w:type="dxa"/>
            <w:tcMar>
              <w:top w:w="55" w:type="dxa"/>
              <w:left w:w="55" w:type="dxa"/>
              <w:bottom w:w="55" w:type="dxa"/>
              <w:right w:w="55" w:type="dxa"/>
            </w:tcMar>
          </w:tcPr>
          <w:p w14:paraId="08B882F9" w14:textId="77777777" w:rsidR="00810894" w:rsidRPr="00B74F6E" w:rsidRDefault="00810894" w:rsidP="00263D6F">
            <w:pPr>
              <w:pStyle w:val="TableText"/>
              <w:rPr>
                <w:rFonts w:eastAsia="Lucida Sans Unicode"/>
                <w:szCs w:val="21"/>
              </w:rPr>
            </w:pPr>
          </w:p>
          <w:p w14:paraId="29854DD2" w14:textId="77777777" w:rsidR="00810894" w:rsidRDefault="00810894" w:rsidP="00263D6F">
            <w:pPr>
              <w:pStyle w:val="TableText"/>
              <w:rPr>
                <w:rFonts w:eastAsia="Lucida Sans Unicode"/>
                <w:szCs w:val="21"/>
              </w:rPr>
            </w:pPr>
          </w:p>
          <w:p w14:paraId="7A073013" w14:textId="77777777" w:rsidR="00810894" w:rsidRDefault="00810894" w:rsidP="00263D6F">
            <w:pPr>
              <w:pStyle w:val="TableText"/>
              <w:rPr>
                <w:rFonts w:eastAsia="Lucida Sans Unicode"/>
                <w:szCs w:val="21"/>
              </w:rPr>
            </w:pPr>
          </w:p>
          <w:p w14:paraId="00CC515A" w14:textId="77777777" w:rsidR="00810894" w:rsidRPr="00B74F6E" w:rsidRDefault="00810894" w:rsidP="00263D6F">
            <w:pPr>
              <w:pStyle w:val="TableText"/>
              <w:rPr>
                <w:rFonts w:eastAsia="Lucida Sans Unicode"/>
                <w:szCs w:val="21"/>
              </w:rPr>
            </w:pPr>
            <w:r w:rsidRPr="00B74F6E">
              <w:rPr>
                <w:rFonts w:eastAsia="Lucida Sans Unicode"/>
                <w:szCs w:val="21"/>
              </w:rPr>
              <w:t>One or more of the following:</w:t>
            </w:r>
          </w:p>
          <w:p w14:paraId="39599455" w14:textId="77777777" w:rsidR="00810894" w:rsidRPr="00B74F6E" w:rsidRDefault="00810894" w:rsidP="00263D6F">
            <w:pPr>
              <w:pStyle w:val="TableText"/>
              <w:rPr>
                <w:rFonts w:eastAsia="Lucida Sans Unicode"/>
                <w:szCs w:val="21"/>
              </w:rPr>
            </w:pPr>
            <w:r w:rsidRPr="00B74F6E">
              <w:rPr>
                <w:rFonts w:eastAsia="Lucida Sans Unicode"/>
                <w:szCs w:val="21"/>
              </w:rPr>
              <w:t>Standard 10</w:t>
            </w:r>
          </w:p>
          <w:p w14:paraId="3C9C41EB" w14:textId="77777777" w:rsidR="00810894" w:rsidRPr="00B74F6E" w:rsidRDefault="00810894" w:rsidP="00263D6F">
            <w:pPr>
              <w:pStyle w:val="TableText"/>
              <w:rPr>
                <w:rFonts w:eastAsia="Lucida Sans Unicode"/>
                <w:szCs w:val="21"/>
              </w:rPr>
            </w:pPr>
            <w:r w:rsidRPr="00B74F6E">
              <w:rPr>
                <w:rFonts w:eastAsia="Lucida Sans Unicode"/>
                <w:szCs w:val="21"/>
              </w:rPr>
              <w:t>Standard 11</w:t>
            </w:r>
          </w:p>
        </w:tc>
      </w:tr>
      <w:tr w:rsidR="00810894" w:rsidRPr="00B74F6E" w14:paraId="58D5DA20" w14:textId="77777777" w:rsidTr="00263D6F">
        <w:tblPrEx>
          <w:tblCellMar>
            <w:top w:w="0" w:type="dxa"/>
            <w:bottom w:w="0" w:type="dxa"/>
          </w:tblCellMar>
        </w:tblPrEx>
        <w:tc>
          <w:tcPr>
            <w:tcW w:w="1418" w:type="dxa"/>
            <w:tcMar>
              <w:top w:w="55" w:type="dxa"/>
              <w:left w:w="55" w:type="dxa"/>
              <w:bottom w:w="55" w:type="dxa"/>
              <w:right w:w="55" w:type="dxa"/>
            </w:tcMar>
          </w:tcPr>
          <w:p w14:paraId="0F8681C0" w14:textId="77777777" w:rsidR="00810894" w:rsidRPr="00B74F6E" w:rsidRDefault="00810894" w:rsidP="00263D6F">
            <w:pPr>
              <w:pStyle w:val="TableText"/>
              <w:rPr>
                <w:rFonts w:eastAsia="Lucida Sans Unicode"/>
                <w:szCs w:val="21"/>
              </w:rPr>
            </w:pPr>
            <w:r w:rsidRPr="00B74F6E">
              <w:rPr>
                <w:rFonts w:eastAsia="Lucida Sans Unicode"/>
                <w:szCs w:val="21"/>
              </w:rPr>
              <w:t>(</w:t>
            </w:r>
            <w:r>
              <w:rPr>
                <w:rFonts w:eastAsia="Lucida Sans Unicode"/>
                <w:szCs w:val="21"/>
              </w:rPr>
              <w:t>7</w:t>
            </w:r>
            <w:r w:rsidRPr="00B74F6E">
              <w:rPr>
                <w:rFonts w:eastAsia="Lucida Sans Unicode"/>
                <w:szCs w:val="21"/>
              </w:rPr>
              <w:t>)</w:t>
            </w:r>
          </w:p>
          <w:p w14:paraId="362C575A" w14:textId="77777777" w:rsidR="00810894" w:rsidRPr="00B74F6E" w:rsidRDefault="00810894" w:rsidP="00263D6F">
            <w:pPr>
              <w:pStyle w:val="TableText"/>
              <w:rPr>
                <w:rFonts w:eastAsia="Lucida Sans Unicode"/>
                <w:szCs w:val="21"/>
              </w:rPr>
            </w:pPr>
          </w:p>
        </w:tc>
        <w:tc>
          <w:tcPr>
            <w:tcW w:w="2268" w:type="dxa"/>
            <w:tcMar>
              <w:top w:w="55" w:type="dxa"/>
              <w:left w:w="55" w:type="dxa"/>
              <w:bottom w:w="55" w:type="dxa"/>
              <w:right w:w="55" w:type="dxa"/>
            </w:tcMar>
          </w:tcPr>
          <w:p w14:paraId="5E1FDECD" w14:textId="77777777" w:rsidR="00810894" w:rsidRPr="00B74F6E" w:rsidRDefault="00810894" w:rsidP="00263D6F">
            <w:pPr>
              <w:pStyle w:val="TableText"/>
              <w:rPr>
                <w:rFonts w:eastAsia="Lucida Sans Unicode"/>
                <w:b/>
                <w:bCs/>
                <w:szCs w:val="21"/>
              </w:rPr>
            </w:pPr>
            <w:r w:rsidRPr="00B74F6E">
              <w:rPr>
                <w:rFonts w:eastAsia="Lucida Sans Unicode"/>
                <w:b/>
                <w:bCs/>
                <w:szCs w:val="21"/>
              </w:rPr>
              <w:t>Receiving telephone calls</w:t>
            </w:r>
          </w:p>
          <w:p w14:paraId="07B346C7" w14:textId="77777777" w:rsidR="00810894" w:rsidRPr="00B74F6E" w:rsidRDefault="00810894" w:rsidP="00263D6F">
            <w:pPr>
              <w:pStyle w:val="TableText"/>
              <w:rPr>
                <w:rFonts w:eastAsia="Lucida Sans Unicode"/>
                <w:szCs w:val="21"/>
              </w:rPr>
            </w:pPr>
          </w:p>
          <w:p w14:paraId="03AEEDC7" w14:textId="77777777" w:rsidR="00810894" w:rsidRPr="00B74F6E" w:rsidRDefault="00810894" w:rsidP="00263D6F">
            <w:pPr>
              <w:pStyle w:val="TableText"/>
              <w:rPr>
                <w:rFonts w:eastAsia="Lucida Sans Unicode"/>
                <w:szCs w:val="21"/>
              </w:rPr>
            </w:pPr>
            <w:r w:rsidRPr="00B74F6E">
              <w:rPr>
                <w:rFonts w:eastAsia="Lucida Sans Unicode"/>
                <w:szCs w:val="21"/>
              </w:rPr>
              <w:t>Standard 10 or 11</w:t>
            </w:r>
          </w:p>
        </w:tc>
        <w:tc>
          <w:tcPr>
            <w:tcW w:w="1418" w:type="dxa"/>
            <w:tcMar>
              <w:top w:w="55" w:type="dxa"/>
              <w:left w:w="55" w:type="dxa"/>
              <w:bottom w:w="55" w:type="dxa"/>
              <w:right w:w="55" w:type="dxa"/>
            </w:tcMar>
          </w:tcPr>
          <w:p w14:paraId="68E4A895" w14:textId="77777777" w:rsidR="00810894" w:rsidRPr="00B74F6E" w:rsidRDefault="00810894" w:rsidP="00263D6F">
            <w:pPr>
              <w:pStyle w:val="TableText"/>
              <w:rPr>
                <w:rFonts w:eastAsia="Lucida Sans Unicode"/>
                <w:szCs w:val="21"/>
              </w:rPr>
            </w:pPr>
          </w:p>
          <w:p w14:paraId="27244C4C" w14:textId="77777777" w:rsidR="00810894" w:rsidRPr="00B74F6E" w:rsidRDefault="00810894" w:rsidP="00263D6F">
            <w:pPr>
              <w:pStyle w:val="TableText"/>
              <w:rPr>
                <w:rFonts w:eastAsia="Lucida Sans Unicode"/>
                <w:szCs w:val="21"/>
              </w:rPr>
            </w:pPr>
          </w:p>
          <w:p w14:paraId="368FD63A" w14:textId="77777777" w:rsidR="00810894" w:rsidRDefault="00810894" w:rsidP="00263D6F">
            <w:pPr>
              <w:pStyle w:val="TableText"/>
              <w:rPr>
                <w:rFonts w:eastAsia="Lucida Sans Unicode"/>
                <w:szCs w:val="21"/>
              </w:rPr>
            </w:pPr>
          </w:p>
          <w:p w14:paraId="471A4803" w14:textId="77777777" w:rsidR="00810894" w:rsidRPr="00B74F6E" w:rsidRDefault="00810894" w:rsidP="00263D6F">
            <w:pPr>
              <w:pStyle w:val="TableText"/>
              <w:rPr>
                <w:rFonts w:eastAsia="Lucida Sans Unicode"/>
                <w:szCs w:val="21"/>
              </w:rPr>
            </w:pPr>
            <w:r w:rsidRPr="00B74F6E">
              <w:rPr>
                <w:rFonts w:eastAsia="Lucida Sans Unicode"/>
                <w:szCs w:val="21"/>
              </w:rPr>
              <w:t>Standard 9</w:t>
            </w:r>
          </w:p>
          <w:p w14:paraId="564965DE" w14:textId="77777777" w:rsidR="00810894" w:rsidRPr="00B74F6E" w:rsidRDefault="00810894" w:rsidP="00263D6F">
            <w:pPr>
              <w:pStyle w:val="TableText"/>
              <w:rPr>
                <w:rFonts w:eastAsia="Lucida Sans Unicode"/>
                <w:szCs w:val="21"/>
              </w:rPr>
            </w:pPr>
            <w:r w:rsidRPr="00B74F6E">
              <w:rPr>
                <w:rFonts w:eastAsia="Lucida Sans Unicode"/>
                <w:szCs w:val="21"/>
              </w:rPr>
              <w:t>Standard 14</w:t>
            </w:r>
          </w:p>
        </w:tc>
      </w:tr>
      <w:tr w:rsidR="00810894" w:rsidRPr="00B74F6E" w14:paraId="3D66A3ED" w14:textId="77777777" w:rsidTr="00263D6F">
        <w:tblPrEx>
          <w:tblCellMar>
            <w:top w:w="0" w:type="dxa"/>
            <w:bottom w:w="0" w:type="dxa"/>
          </w:tblCellMar>
        </w:tblPrEx>
        <w:tc>
          <w:tcPr>
            <w:tcW w:w="1418" w:type="dxa"/>
            <w:tcMar>
              <w:top w:w="55" w:type="dxa"/>
              <w:left w:w="55" w:type="dxa"/>
              <w:bottom w:w="55" w:type="dxa"/>
              <w:right w:w="55" w:type="dxa"/>
            </w:tcMar>
          </w:tcPr>
          <w:p w14:paraId="1F1DEDB8" w14:textId="77777777" w:rsidR="00810894" w:rsidRPr="00B74F6E" w:rsidRDefault="00810894" w:rsidP="00263D6F">
            <w:pPr>
              <w:pStyle w:val="TableText"/>
              <w:rPr>
                <w:rFonts w:eastAsia="Lucida Sans Unicode"/>
                <w:szCs w:val="21"/>
              </w:rPr>
            </w:pPr>
            <w:r w:rsidRPr="00B74F6E">
              <w:rPr>
                <w:rFonts w:eastAsia="Lucida Sans Unicode"/>
                <w:szCs w:val="21"/>
              </w:rPr>
              <w:t>(</w:t>
            </w:r>
            <w:r>
              <w:rPr>
                <w:rFonts w:eastAsia="Lucida Sans Unicode"/>
                <w:szCs w:val="21"/>
              </w:rPr>
              <w:t>8</w:t>
            </w:r>
            <w:r w:rsidRPr="00B74F6E">
              <w:rPr>
                <w:rFonts w:eastAsia="Lucida Sans Unicode"/>
                <w:szCs w:val="21"/>
              </w:rPr>
              <w:t>)</w:t>
            </w:r>
          </w:p>
          <w:p w14:paraId="5A357B7E" w14:textId="77777777" w:rsidR="00810894" w:rsidRPr="00B74F6E" w:rsidRDefault="00810894" w:rsidP="00263D6F">
            <w:pPr>
              <w:pStyle w:val="TableText"/>
              <w:rPr>
                <w:rFonts w:eastAsia="Lucida Sans Unicode"/>
                <w:szCs w:val="21"/>
              </w:rPr>
            </w:pPr>
          </w:p>
        </w:tc>
        <w:tc>
          <w:tcPr>
            <w:tcW w:w="2268" w:type="dxa"/>
            <w:tcMar>
              <w:top w:w="55" w:type="dxa"/>
              <w:left w:w="55" w:type="dxa"/>
              <w:bottom w:w="55" w:type="dxa"/>
              <w:right w:w="55" w:type="dxa"/>
            </w:tcMar>
          </w:tcPr>
          <w:p w14:paraId="50CF6DD5" w14:textId="77777777" w:rsidR="00810894" w:rsidRPr="00B74F6E" w:rsidRDefault="00810894" w:rsidP="00263D6F">
            <w:pPr>
              <w:pStyle w:val="TableText"/>
              <w:rPr>
                <w:rFonts w:eastAsia="Lucida Sans Unicode"/>
                <w:b/>
                <w:bCs/>
                <w:szCs w:val="21"/>
              </w:rPr>
            </w:pPr>
            <w:r w:rsidRPr="00B74F6E">
              <w:rPr>
                <w:rFonts w:eastAsia="Lucida Sans Unicode"/>
                <w:b/>
                <w:bCs/>
                <w:szCs w:val="21"/>
              </w:rPr>
              <w:t>Raising awareness about telephone services in Welsh</w:t>
            </w:r>
          </w:p>
          <w:p w14:paraId="40B57525" w14:textId="77777777" w:rsidR="00810894" w:rsidRPr="00B74F6E" w:rsidRDefault="00810894" w:rsidP="00263D6F">
            <w:pPr>
              <w:pStyle w:val="TableText"/>
              <w:rPr>
                <w:rFonts w:eastAsia="Lucida Sans Unicode"/>
                <w:szCs w:val="21"/>
              </w:rPr>
            </w:pPr>
          </w:p>
          <w:p w14:paraId="0C5BF472" w14:textId="77777777" w:rsidR="00810894" w:rsidRPr="00B74F6E" w:rsidRDefault="00810894" w:rsidP="00263D6F">
            <w:pPr>
              <w:pStyle w:val="TableText"/>
              <w:rPr>
                <w:rFonts w:eastAsia="Lucida Sans Unicode"/>
                <w:szCs w:val="21"/>
              </w:rPr>
            </w:pPr>
            <w:r w:rsidRPr="00B74F6E">
              <w:rPr>
                <w:rFonts w:eastAsia="Lucida Sans Unicode"/>
                <w:szCs w:val="21"/>
              </w:rPr>
              <w:t>Standard 14</w:t>
            </w:r>
          </w:p>
        </w:tc>
        <w:tc>
          <w:tcPr>
            <w:tcW w:w="1418" w:type="dxa"/>
            <w:tcMar>
              <w:top w:w="55" w:type="dxa"/>
              <w:left w:w="55" w:type="dxa"/>
              <w:bottom w:w="55" w:type="dxa"/>
              <w:right w:w="55" w:type="dxa"/>
            </w:tcMar>
          </w:tcPr>
          <w:p w14:paraId="3EBD7163" w14:textId="77777777" w:rsidR="00810894" w:rsidRPr="00B74F6E" w:rsidRDefault="00810894" w:rsidP="00263D6F">
            <w:pPr>
              <w:pStyle w:val="TableText"/>
              <w:rPr>
                <w:rFonts w:eastAsia="Lucida Sans Unicode"/>
                <w:szCs w:val="21"/>
              </w:rPr>
            </w:pPr>
          </w:p>
          <w:p w14:paraId="04B3B0BF" w14:textId="77777777" w:rsidR="00810894" w:rsidRDefault="00810894" w:rsidP="00263D6F">
            <w:pPr>
              <w:pStyle w:val="TableText"/>
              <w:rPr>
                <w:rFonts w:eastAsia="Lucida Sans Unicode"/>
                <w:szCs w:val="21"/>
              </w:rPr>
            </w:pPr>
          </w:p>
          <w:p w14:paraId="7C903153" w14:textId="77777777" w:rsidR="00810894" w:rsidRDefault="00810894" w:rsidP="00263D6F">
            <w:pPr>
              <w:pStyle w:val="TableText"/>
              <w:rPr>
                <w:rFonts w:eastAsia="Lucida Sans Unicode"/>
                <w:szCs w:val="21"/>
              </w:rPr>
            </w:pPr>
          </w:p>
          <w:p w14:paraId="42C14838" w14:textId="77777777" w:rsidR="00810894" w:rsidRDefault="00810894" w:rsidP="00263D6F">
            <w:pPr>
              <w:pStyle w:val="TableText"/>
              <w:rPr>
                <w:rFonts w:eastAsia="Lucida Sans Unicode"/>
                <w:szCs w:val="21"/>
              </w:rPr>
            </w:pPr>
          </w:p>
          <w:p w14:paraId="0BFC6AFB" w14:textId="77777777" w:rsidR="00810894" w:rsidRPr="00B74F6E" w:rsidRDefault="00810894" w:rsidP="00263D6F">
            <w:pPr>
              <w:pStyle w:val="TableText"/>
              <w:rPr>
                <w:rFonts w:eastAsia="Lucida Sans Unicode"/>
                <w:szCs w:val="21"/>
              </w:rPr>
            </w:pPr>
            <w:r w:rsidRPr="00B74F6E">
              <w:rPr>
                <w:rFonts w:eastAsia="Lucida Sans Unicode"/>
                <w:szCs w:val="21"/>
              </w:rPr>
              <w:t>One or more of the following:</w:t>
            </w:r>
          </w:p>
          <w:p w14:paraId="6DA0E277" w14:textId="77777777" w:rsidR="00810894" w:rsidRPr="00B74F6E" w:rsidRDefault="00810894" w:rsidP="00263D6F">
            <w:pPr>
              <w:pStyle w:val="TableText"/>
              <w:rPr>
                <w:rFonts w:eastAsia="Lucida Sans Unicode"/>
                <w:szCs w:val="21"/>
              </w:rPr>
            </w:pPr>
            <w:r w:rsidRPr="00B74F6E">
              <w:rPr>
                <w:rFonts w:eastAsia="Lucida Sans Unicode"/>
                <w:szCs w:val="21"/>
              </w:rPr>
              <w:t>Standard 10</w:t>
            </w:r>
          </w:p>
          <w:p w14:paraId="501CF3C7" w14:textId="77777777" w:rsidR="00810894" w:rsidRPr="00B74F6E" w:rsidRDefault="00810894" w:rsidP="00263D6F">
            <w:pPr>
              <w:pStyle w:val="TableText"/>
              <w:rPr>
                <w:rFonts w:eastAsia="Lucida Sans Unicode"/>
                <w:szCs w:val="21"/>
              </w:rPr>
            </w:pPr>
            <w:r w:rsidRPr="00B74F6E">
              <w:rPr>
                <w:rFonts w:eastAsia="Lucida Sans Unicode"/>
                <w:szCs w:val="21"/>
              </w:rPr>
              <w:t>Standard 11</w:t>
            </w:r>
          </w:p>
          <w:p w14:paraId="01C0FF93" w14:textId="77777777" w:rsidR="00810894" w:rsidRPr="00B74F6E" w:rsidRDefault="00810894" w:rsidP="00263D6F">
            <w:pPr>
              <w:pStyle w:val="TableText"/>
              <w:rPr>
                <w:rFonts w:eastAsia="Lucida Sans Unicode"/>
                <w:szCs w:val="21"/>
              </w:rPr>
            </w:pPr>
          </w:p>
          <w:p w14:paraId="64195B8E" w14:textId="77777777" w:rsidR="00810894" w:rsidRPr="00B74F6E" w:rsidRDefault="00810894" w:rsidP="00263D6F">
            <w:pPr>
              <w:pStyle w:val="TableText"/>
              <w:rPr>
                <w:rFonts w:eastAsia="Lucida Sans Unicode"/>
                <w:szCs w:val="21"/>
              </w:rPr>
            </w:pPr>
            <w:r w:rsidRPr="00B74F6E">
              <w:rPr>
                <w:rFonts w:eastAsia="Lucida Sans Unicode"/>
                <w:szCs w:val="21"/>
              </w:rPr>
              <w:t>and also</w:t>
            </w:r>
          </w:p>
          <w:p w14:paraId="3BDA366C" w14:textId="77777777" w:rsidR="00810894" w:rsidRPr="00B74F6E" w:rsidRDefault="00810894" w:rsidP="00263D6F">
            <w:pPr>
              <w:pStyle w:val="TableText"/>
              <w:rPr>
                <w:rFonts w:eastAsia="Lucida Sans Unicode"/>
                <w:szCs w:val="21"/>
              </w:rPr>
            </w:pPr>
            <w:r w:rsidRPr="00B74F6E">
              <w:rPr>
                <w:rFonts w:eastAsia="Lucida Sans Unicode"/>
                <w:szCs w:val="21"/>
              </w:rPr>
              <w:t>Standard 17</w:t>
            </w:r>
          </w:p>
        </w:tc>
      </w:tr>
      <w:tr w:rsidR="00810894" w:rsidRPr="00654898" w14:paraId="4813902D" w14:textId="77777777" w:rsidTr="00263D6F">
        <w:tblPrEx>
          <w:tblCellMar>
            <w:top w:w="0" w:type="dxa"/>
            <w:bottom w:w="0" w:type="dxa"/>
          </w:tblCellMar>
        </w:tblPrEx>
        <w:tc>
          <w:tcPr>
            <w:tcW w:w="1418" w:type="dxa"/>
            <w:tcMar>
              <w:top w:w="55" w:type="dxa"/>
              <w:left w:w="55" w:type="dxa"/>
              <w:bottom w:w="55" w:type="dxa"/>
              <w:right w:w="55" w:type="dxa"/>
            </w:tcMar>
          </w:tcPr>
          <w:p w14:paraId="25AB9B02" w14:textId="77777777" w:rsidR="00810894" w:rsidRPr="00654898" w:rsidRDefault="00810894" w:rsidP="00263D6F">
            <w:pPr>
              <w:pStyle w:val="TableText"/>
              <w:rPr>
                <w:rFonts w:eastAsia="Lucida Sans Unicode"/>
              </w:rPr>
            </w:pPr>
            <w:r w:rsidRPr="00654898">
              <w:rPr>
                <w:rFonts w:eastAsia="Lucida Sans Unicode"/>
              </w:rPr>
              <w:t>(</w:t>
            </w:r>
            <w:r>
              <w:rPr>
                <w:rFonts w:eastAsia="Lucida Sans Unicode"/>
              </w:rPr>
              <w:t>9</w:t>
            </w:r>
            <w:r w:rsidRPr="00654898">
              <w:rPr>
                <w:rFonts w:eastAsia="Lucida Sans Unicode"/>
              </w:rPr>
              <w:t>)</w:t>
            </w:r>
          </w:p>
          <w:p w14:paraId="43666262" w14:textId="77777777" w:rsidR="00810894" w:rsidRPr="00654898" w:rsidRDefault="00810894" w:rsidP="00263D6F">
            <w:pPr>
              <w:pStyle w:val="TableText"/>
              <w:rPr>
                <w:rFonts w:eastAsia="Lucida Sans Unicode"/>
              </w:rPr>
            </w:pPr>
          </w:p>
        </w:tc>
        <w:tc>
          <w:tcPr>
            <w:tcW w:w="2268" w:type="dxa"/>
            <w:tcMar>
              <w:top w:w="55" w:type="dxa"/>
              <w:left w:w="55" w:type="dxa"/>
              <w:bottom w:w="55" w:type="dxa"/>
              <w:right w:w="55" w:type="dxa"/>
            </w:tcMar>
          </w:tcPr>
          <w:p w14:paraId="49D92E74" w14:textId="77777777" w:rsidR="00810894" w:rsidRPr="00654898" w:rsidRDefault="00810894" w:rsidP="00263D6F">
            <w:pPr>
              <w:pStyle w:val="TableText"/>
              <w:rPr>
                <w:rFonts w:eastAsia="Lucida Sans Unicode"/>
                <w:b/>
                <w:bCs/>
              </w:rPr>
            </w:pPr>
            <w:r w:rsidRPr="00654898">
              <w:rPr>
                <w:rFonts w:eastAsia="Lucida Sans Unicode"/>
                <w:b/>
                <w:bCs/>
              </w:rPr>
              <w:t>Meetings with more than one person</w:t>
            </w:r>
          </w:p>
          <w:p w14:paraId="2BD804B7" w14:textId="77777777" w:rsidR="00810894" w:rsidRPr="00654898" w:rsidRDefault="00810894" w:rsidP="00263D6F">
            <w:pPr>
              <w:pStyle w:val="TableText"/>
              <w:rPr>
                <w:rFonts w:eastAsia="Lucida Sans Unicode"/>
              </w:rPr>
            </w:pPr>
          </w:p>
          <w:p w14:paraId="19399B87" w14:textId="77777777" w:rsidR="00810894" w:rsidRPr="00654898" w:rsidRDefault="00810894" w:rsidP="00263D6F">
            <w:pPr>
              <w:pStyle w:val="TableText"/>
              <w:rPr>
                <w:rFonts w:eastAsia="Lucida Sans Unicode"/>
              </w:rPr>
            </w:pPr>
            <w:r w:rsidRPr="00654898">
              <w:rPr>
                <w:rFonts w:eastAsia="Lucida Sans Unicode"/>
              </w:rPr>
              <w:t>Standard 2</w:t>
            </w:r>
            <w:r>
              <w:rPr>
                <w:rFonts w:eastAsia="Lucida Sans Unicode"/>
              </w:rPr>
              <w:t>4</w:t>
            </w:r>
          </w:p>
        </w:tc>
        <w:tc>
          <w:tcPr>
            <w:tcW w:w="1418" w:type="dxa"/>
            <w:tcMar>
              <w:top w:w="55" w:type="dxa"/>
              <w:left w:w="55" w:type="dxa"/>
              <w:bottom w:w="55" w:type="dxa"/>
              <w:right w:w="55" w:type="dxa"/>
            </w:tcMar>
          </w:tcPr>
          <w:p w14:paraId="5210429D" w14:textId="77777777" w:rsidR="00810894" w:rsidRDefault="00810894" w:rsidP="00263D6F">
            <w:pPr>
              <w:pStyle w:val="TableText"/>
              <w:rPr>
                <w:rFonts w:eastAsia="Lucida Sans Unicode"/>
              </w:rPr>
            </w:pPr>
          </w:p>
          <w:p w14:paraId="54D86031" w14:textId="77777777" w:rsidR="00810894" w:rsidRDefault="00810894" w:rsidP="00263D6F">
            <w:pPr>
              <w:pStyle w:val="TableText"/>
              <w:rPr>
                <w:rFonts w:eastAsia="Lucida Sans Unicode"/>
              </w:rPr>
            </w:pPr>
          </w:p>
          <w:p w14:paraId="0BEF2BDE" w14:textId="77777777" w:rsidR="00810894" w:rsidRDefault="00810894" w:rsidP="00263D6F">
            <w:pPr>
              <w:pStyle w:val="TableText"/>
              <w:rPr>
                <w:rFonts w:eastAsia="Lucida Sans Unicode"/>
              </w:rPr>
            </w:pPr>
          </w:p>
          <w:p w14:paraId="7172A4FC" w14:textId="77777777" w:rsidR="00810894" w:rsidRPr="00654898" w:rsidRDefault="00810894" w:rsidP="00263D6F">
            <w:pPr>
              <w:pStyle w:val="TableText"/>
              <w:rPr>
                <w:rFonts w:eastAsia="Lucida Sans Unicode"/>
              </w:rPr>
            </w:pPr>
            <w:r w:rsidRPr="00654898">
              <w:rPr>
                <w:rFonts w:eastAsia="Lucida Sans Unicode"/>
              </w:rPr>
              <w:t>One or more of the following:</w:t>
            </w:r>
          </w:p>
          <w:p w14:paraId="5630405F" w14:textId="77777777" w:rsidR="00810894" w:rsidRPr="00654898" w:rsidRDefault="00810894" w:rsidP="00263D6F">
            <w:pPr>
              <w:pStyle w:val="TableText"/>
              <w:rPr>
                <w:rFonts w:eastAsia="Lucida Sans Unicode"/>
              </w:rPr>
            </w:pPr>
            <w:r w:rsidRPr="00654898">
              <w:rPr>
                <w:rFonts w:eastAsia="Lucida Sans Unicode"/>
              </w:rPr>
              <w:t>Standard 2</w:t>
            </w:r>
            <w:r>
              <w:rPr>
                <w:rFonts w:eastAsia="Lucida Sans Unicode"/>
              </w:rPr>
              <w:t>4</w:t>
            </w:r>
            <w:r w:rsidRPr="00654898">
              <w:rPr>
                <w:rFonts w:eastAsia="Lucida Sans Unicode"/>
              </w:rPr>
              <w:t>A</w:t>
            </w:r>
          </w:p>
          <w:p w14:paraId="14225AD9" w14:textId="77777777" w:rsidR="00810894" w:rsidRPr="00654898" w:rsidRDefault="00810894" w:rsidP="00263D6F">
            <w:pPr>
              <w:pStyle w:val="TableText"/>
              <w:rPr>
                <w:rFonts w:eastAsia="Lucida Sans Unicode"/>
              </w:rPr>
            </w:pPr>
            <w:r w:rsidRPr="00654898">
              <w:rPr>
                <w:rFonts w:eastAsia="Lucida Sans Unicode"/>
              </w:rPr>
              <w:t>Standard 2</w:t>
            </w:r>
            <w:r>
              <w:rPr>
                <w:rFonts w:eastAsia="Lucida Sans Unicode"/>
              </w:rPr>
              <w:t>4</w:t>
            </w:r>
            <w:r w:rsidRPr="00654898">
              <w:rPr>
                <w:rFonts w:eastAsia="Lucida Sans Unicode"/>
              </w:rPr>
              <w:t>B</w:t>
            </w:r>
          </w:p>
          <w:p w14:paraId="0504049D" w14:textId="77777777" w:rsidR="00810894" w:rsidRDefault="00810894" w:rsidP="00263D6F">
            <w:pPr>
              <w:pStyle w:val="TableText"/>
              <w:rPr>
                <w:rFonts w:eastAsia="Lucida Sans Unicode"/>
              </w:rPr>
            </w:pPr>
            <w:r w:rsidRPr="00654898">
              <w:rPr>
                <w:rFonts w:eastAsia="Lucida Sans Unicode"/>
              </w:rPr>
              <w:t>Standard 2</w:t>
            </w:r>
            <w:r>
              <w:rPr>
                <w:rFonts w:eastAsia="Lucida Sans Unicode"/>
              </w:rPr>
              <w:t>4</w:t>
            </w:r>
            <w:r w:rsidRPr="00654898">
              <w:rPr>
                <w:rFonts w:eastAsia="Lucida Sans Unicode"/>
              </w:rPr>
              <w:t>C</w:t>
            </w:r>
          </w:p>
          <w:p w14:paraId="06319CFB" w14:textId="77777777" w:rsidR="00810894" w:rsidRDefault="00810894" w:rsidP="00263D6F">
            <w:pPr>
              <w:pStyle w:val="TableText"/>
              <w:rPr>
                <w:rFonts w:eastAsia="Lucida Sans Unicode"/>
              </w:rPr>
            </w:pPr>
          </w:p>
          <w:p w14:paraId="38600786" w14:textId="77777777" w:rsidR="00810894" w:rsidRPr="00654898" w:rsidRDefault="00810894" w:rsidP="00263D6F">
            <w:pPr>
              <w:pStyle w:val="TableText"/>
              <w:rPr>
                <w:rFonts w:eastAsia="Lucida Sans Unicode"/>
              </w:rPr>
            </w:pPr>
            <w:r>
              <w:rPr>
                <w:rFonts w:eastAsia="Lucida Sans Unicode"/>
              </w:rPr>
              <w:t>and also the following;</w:t>
            </w:r>
          </w:p>
          <w:p w14:paraId="570D7E50" w14:textId="77777777" w:rsidR="00810894" w:rsidRPr="00654898" w:rsidRDefault="00810894" w:rsidP="00263D6F">
            <w:pPr>
              <w:pStyle w:val="TableText"/>
              <w:rPr>
                <w:rFonts w:eastAsia="Lucida Sans Unicode"/>
              </w:rPr>
            </w:pPr>
          </w:p>
          <w:p w14:paraId="3BB3ACB6" w14:textId="77777777" w:rsidR="00810894" w:rsidRPr="00654898" w:rsidRDefault="00810894" w:rsidP="00263D6F">
            <w:pPr>
              <w:pStyle w:val="TableText"/>
              <w:rPr>
                <w:rFonts w:eastAsia="Lucida Sans Unicode"/>
              </w:rPr>
            </w:pPr>
            <w:r w:rsidRPr="00654898">
              <w:rPr>
                <w:rFonts w:eastAsia="Lucida Sans Unicode"/>
              </w:rPr>
              <w:t>Standard 2</w:t>
            </w:r>
            <w:r>
              <w:rPr>
                <w:rFonts w:eastAsia="Lucida Sans Unicode"/>
              </w:rPr>
              <w:t>4CH</w:t>
            </w:r>
          </w:p>
          <w:p w14:paraId="76F5A04D" w14:textId="77777777" w:rsidR="00810894" w:rsidRPr="00654898" w:rsidRDefault="00810894" w:rsidP="00263D6F">
            <w:pPr>
              <w:pStyle w:val="TableText"/>
              <w:rPr>
                <w:rFonts w:eastAsia="Lucida Sans Unicode"/>
              </w:rPr>
            </w:pPr>
          </w:p>
        </w:tc>
      </w:tr>
      <w:tr w:rsidR="00810894" w:rsidRPr="00654898" w14:paraId="2089BFA6" w14:textId="77777777" w:rsidTr="00263D6F">
        <w:tblPrEx>
          <w:tblCellMar>
            <w:top w:w="0" w:type="dxa"/>
            <w:bottom w:w="0" w:type="dxa"/>
          </w:tblCellMar>
        </w:tblPrEx>
        <w:tc>
          <w:tcPr>
            <w:tcW w:w="1418" w:type="dxa"/>
            <w:tcMar>
              <w:top w:w="55" w:type="dxa"/>
              <w:left w:w="55" w:type="dxa"/>
              <w:bottom w:w="55" w:type="dxa"/>
              <w:right w:w="55" w:type="dxa"/>
            </w:tcMar>
          </w:tcPr>
          <w:p w14:paraId="318EDEE6" w14:textId="77777777" w:rsidR="00810894" w:rsidRPr="00654898" w:rsidRDefault="00810894" w:rsidP="00263D6F">
            <w:pPr>
              <w:pStyle w:val="TableText"/>
              <w:rPr>
                <w:rFonts w:eastAsia="Lucida Sans Unicode"/>
              </w:rPr>
            </w:pPr>
            <w:r w:rsidRPr="00654898">
              <w:rPr>
                <w:rFonts w:eastAsia="Lucida Sans Unicode"/>
              </w:rPr>
              <w:lastRenderedPageBreak/>
              <w:t>(1</w:t>
            </w:r>
            <w:r>
              <w:rPr>
                <w:rFonts w:eastAsia="Lucida Sans Unicode"/>
              </w:rPr>
              <w:t>0</w:t>
            </w:r>
            <w:r w:rsidRPr="00654898">
              <w:rPr>
                <w:rFonts w:eastAsia="Lucida Sans Unicode"/>
              </w:rPr>
              <w:t>)</w:t>
            </w:r>
          </w:p>
          <w:p w14:paraId="5109DB25" w14:textId="77777777" w:rsidR="00810894" w:rsidRPr="00654898" w:rsidRDefault="00810894" w:rsidP="00263D6F">
            <w:pPr>
              <w:pStyle w:val="TableText"/>
              <w:rPr>
                <w:rFonts w:eastAsia="Lucida Sans Unicode"/>
              </w:rPr>
            </w:pPr>
          </w:p>
        </w:tc>
        <w:tc>
          <w:tcPr>
            <w:tcW w:w="2268" w:type="dxa"/>
            <w:tcMar>
              <w:top w:w="55" w:type="dxa"/>
              <w:left w:w="55" w:type="dxa"/>
              <w:bottom w:w="55" w:type="dxa"/>
              <w:right w:w="55" w:type="dxa"/>
            </w:tcMar>
          </w:tcPr>
          <w:p w14:paraId="02290020" w14:textId="77777777" w:rsidR="00810894" w:rsidRPr="00654898" w:rsidRDefault="00810894" w:rsidP="00263D6F">
            <w:pPr>
              <w:pStyle w:val="TableText"/>
              <w:rPr>
                <w:rFonts w:eastAsia="Lucida Sans Unicode"/>
                <w:b/>
                <w:bCs/>
              </w:rPr>
            </w:pPr>
            <w:r w:rsidRPr="00654898">
              <w:rPr>
                <w:rFonts w:eastAsia="Lucida Sans Unicode"/>
                <w:b/>
                <w:bCs/>
              </w:rPr>
              <w:t>Meetings with more than one person</w:t>
            </w:r>
          </w:p>
          <w:p w14:paraId="79F66B64" w14:textId="77777777" w:rsidR="00810894" w:rsidRPr="00654898" w:rsidRDefault="00810894" w:rsidP="00263D6F">
            <w:pPr>
              <w:pStyle w:val="TableText"/>
              <w:rPr>
                <w:rFonts w:eastAsia="Lucida Sans Unicode"/>
              </w:rPr>
            </w:pPr>
          </w:p>
          <w:p w14:paraId="7D82DC21" w14:textId="77777777" w:rsidR="00810894" w:rsidRPr="00654898" w:rsidRDefault="00810894" w:rsidP="00263D6F">
            <w:pPr>
              <w:pStyle w:val="TableText"/>
              <w:rPr>
                <w:rFonts w:eastAsia="Lucida Sans Unicode"/>
              </w:rPr>
            </w:pPr>
            <w:r w:rsidRPr="00654898">
              <w:rPr>
                <w:rFonts w:eastAsia="Lucida Sans Unicode"/>
              </w:rPr>
              <w:t>Standard 2</w:t>
            </w:r>
            <w:r>
              <w:rPr>
                <w:rFonts w:eastAsia="Lucida Sans Unicode"/>
              </w:rPr>
              <w:t>4</w:t>
            </w:r>
            <w:r w:rsidRPr="00654898">
              <w:rPr>
                <w:rFonts w:eastAsia="Lucida Sans Unicode"/>
              </w:rPr>
              <w:t>A, 2</w:t>
            </w:r>
            <w:r>
              <w:rPr>
                <w:rFonts w:eastAsia="Lucida Sans Unicode"/>
              </w:rPr>
              <w:t>4</w:t>
            </w:r>
            <w:r w:rsidRPr="00654898">
              <w:rPr>
                <w:rFonts w:eastAsia="Lucida Sans Unicode"/>
              </w:rPr>
              <w:t>B, 2</w:t>
            </w:r>
            <w:r>
              <w:rPr>
                <w:rFonts w:eastAsia="Lucida Sans Unicode"/>
              </w:rPr>
              <w:t>4</w:t>
            </w:r>
            <w:r w:rsidRPr="00654898">
              <w:rPr>
                <w:rFonts w:eastAsia="Lucida Sans Unicode"/>
              </w:rPr>
              <w:t xml:space="preserve">C </w:t>
            </w:r>
            <w:r>
              <w:rPr>
                <w:rFonts w:eastAsia="Lucida Sans Unicode"/>
              </w:rPr>
              <w:t xml:space="preserve">or </w:t>
            </w:r>
            <w:r w:rsidRPr="00654898">
              <w:rPr>
                <w:rFonts w:eastAsia="Lucida Sans Unicode"/>
              </w:rPr>
              <w:t>2</w:t>
            </w:r>
            <w:r>
              <w:rPr>
                <w:rFonts w:eastAsia="Lucida Sans Unicode"/>
              </w:rPr>
              <w:t>4CH</w:t>
            </w:r>
            <w:r w:rsidRPr="00654898">
              <w:rPr>
                <w:rFonts w:eastAsia="Lucida Sans Unicode"/>
              </w:rPr>
              <w:t xml:space="preserve"> </w:t>
            </w:r>
          </w:p>
        </w:tc>
        <w:tc>
          <w:tcPr>
            <w:tcW w:w="1418" w:type="dxa"/>
            <w:tcMar>
              <w:top w:w="55" w:type="dxa"/>
              <w:left w:w="55" w:type="dxa"/>
              <w:bottom w:w="55" w:type="dxa"/>
              <w:right w:w="55" w:type="dxa"/>
            </w:tcMar>
          </w:tcPr>
          <w:p w14:paraId="2043D80C" w14:textId="77777777" w:rsidR="00810894" w:rsidRPr="00654898" w:rsidRDefault="00810894" w:rsidP="00263D6F">
            <w:pPr>
              <w:pStyle w:val="TableText"/>
              <w:rPr>
                <w:rFonts w:eastAsia="Lucida Sans Unicode"/>
              </w:rPr>
            </w:pPr>
          </w:p>
          <w:p w14:paraId="65C41A26" w14:textId="77777777" w:rsidR="00810894" w:rsidRPr="00654898" w:rsidRDefault="00810894" w:rsidP="00263D6F">
            <w:pPr>
              <w:pStyle w:val="TableText"/>
              <w:rPr>
                <w:rFonts w:eastAsia="Lucida Sans Unicode"/>
              </w:rPr>
            </w:pPr>
          </w:p>
          <w:p w14:paraId="2F2C232F" w14:textId="77777777" w:rsidR="00810894" w:rsidRDefault="00810894" w:rsidP="00263D6F">
            <w:pPr>
              <w:pStyle w:val="TableText"/>
              <w:rPr>
                <w:rFonts w:eastAsia="Lucida Sans Unicode"/>
              </w:rPr>
            </w:pPr>
          </w:p>
          <w:p w14:paraId="4B4E93D2" w14:textId="77777777" w:rsidR="00810894" w:rsidRPr="00654898" w:rsidRDefault="00810894" w:rsidP="00263D6F">
            <w:pPr>
              <w:pStyle w:val="TableText"/>
              <w:rPr>
                <w:rFonts w:eastAsia="Lucida Sans Unicode"/>
              </w:rPr>
            </w:pPr>
            <w:r w:rsidRPr="00654898">
              <w:rPr>
                <w:rFonts w:eastAsia="Lucida Sans Unicode"/>
              </w:rPr>
              <w:t>Standard 2</w:t>
            </w:r>
            <w:r>
              <w:rPr>
                <w:rFonts w:eastAsia="Lucida Sans Unicode"/>
              </w:rPr>
              <w:t>4</w:t>
            </w:r>
          </w:p>
        </w:tc>
      </w:tr>
      <w:tr w:rsidR="00810894" w:rsidRPr="00654898" w14:paraId="2D26CF27" w14:textId="77777777" w:rsidTr="00263D6F">
        <w:tblPrEx>
          <w:tblCellMar>
            <w:top w:w="0" w:type="dxa"/>
            <w:bottom w:w="0" w:type="dxa"/>
          </w:tblCellMar>
        </w:tblPrEx>
        <w:tc>
          <w:tcPr>
            <w:tcW w:w="1418" w:type="dxa"/>
            <w:tcMar>
              <w:top w:w="55" w:type="dxa"/>
              <w:left w:w="55" w:type="dxa"/>
              <w:bottom w:w="55" w:type="dxa"/>
              <w:right w:w="55" w:type="dxa"/>
            </w:tcMar>
          </w:tcPr>
          <w:p w14:paraId="5F8A0D68" w14:textId="77777777" w:rsidR="00810894" w:rsidRPr="00654898" w:rsidRDefault="00810894" w:rsidP="00263D6F">
            <w:pPr>
              <w:pStyle w:val="TableText"/>
              <w:rPr>
                <w:rFonts w:eastAsia="Lucida Sans Unicode"/>
              </w:rPr>
            </w:pPr>
            <w:r w:rsidRPr="00654898">
              <w:rPr>
                <w:rFonts w:eastAsia="Lucida Sans Unicode"/>
              </w:rPr>
              <w:t>(1</w:t>
            </w:r>
            <w:r>
              <w:rPr>
                <w:rFonts w:eastAsia="Lucida Sans Unicode"/>
              </w:rPr>
              <w:t>1</w:t>
            </w:r>
            <w:r w:rsidRPr="00654898">
              <w:rPr>
                <w:rFonts w:eastAsia="Lucida Sans Unicode"/>
              </w:rPr>
              <w:t>)</w:t>
            </w:r>
          </w:p>
          <w:p w14:paraId="4E314145" w14:textId="77777777" w:rsidR="00810894" w:rsidRPr="00654898" w:rsidRDefault="00810894" w:rsidP="00263D6F">
            <w:pPr>
              <w:pStyle w:val="TableText"/>
              <w:rPr>
                <w:rFonts w:eastAsia="Lucida Sans Unicode"/>
              </w:rPr>
            </w:pPr>
          </w:p>
        </w:tc>
        <w:tc>
          <w:tcPr>
            <w:tcW w:w="2268" w:type="dxa"/>
            <w:tcMar>
              <w:top w:w="55" w:type="dxa"/>
              <w:left w:w="55" w:type="dxa"/>
              <w:bottom w:w="55" w:type="dxa"/>
              <w:right w:w="55" w:type="dxa"/>
            </w:tcMar>
          </w:tcPr>
          <w:p w14:paraId="52A1E2E2" w14:textId="77777777" w:rsidR="00810894" w:rsidRPr="00654898" w:rsidRDefault="00810894" w:rsidP="00263D6F">
            <w:pPr>
              <w:pStyle w:val="TableText"/>
              <w:rPr>
                <w:rFonts w:eastAsia="Lucida Sans Unicode"/>
                <w:b/>
                <w:bCs/>
              </w:rPr>
            </w:pPr>
            <w:r w:rsidRPr="00654898">
              <w:rPr>
                <w:rFonts w:eastAsia="Lucida Sans Unicode"/>
                <w:b/>
                <w:bCs/>
              </w:rPr>
              <w:t>Public meetings</w:t>
            </w:r>
          </w:p>
          <w:p w14:paraId="2789EABE" w14:textId="77777777" w:rsidR="00810894" w:rsidRPr="00654898" w:rsidRDefault="00810894" w:rsidP="00263D6F">
            <w:pPr>
              <w:pStyle w:val="TableText"/>
              <w:rPr>
                <w:rFonts w:eastAsia="Lucida Sans Unicode"/>
              </w:rPr>
            </w:pPr>
          </w:p>
          <w:p w14:paraId="70FF516A" w14:textId="77777777" w:rsidR="00810894" w:rsidRPr="00654898" w:rsidRDefault="00810894" w:rsidP="00263D6F">
            <w:pPr>
              <w:pStyle w:val="TableText"/>
              <w:rPr>
                <w:rFonts w:eastAsia="Lucida Sans Unicode"/>
              </w:rPr>
            </w:pPr>
            <w:r w:rsidRPr="00654898">
              <w:rPr>
                <w:rFonts w:eastAsia="Lucida Sans Unicode"/>
              </w:rPr>
              <w:t xml:space="preserve">Standard </w:t>
            </w:r>
            <w:r>
              <w:rPr>
                <w:rFonts w:eastAsia="Lucida Sans Unicode"/>
              </w:rPr>
              <w:t>25</w:t>
            </w:r>
          </w:p>
        </w:tc>
        <w:tc>
          <w:tcPr>
            <w:tcW w:w="1418" w:type="dxa"/>
            <w:tcMar>
              <w:top w:w="55" w:type="dxa"/>
              <w:left w:w="55" w:type="dxa"/>
              <w:bottom w:w="55" w:type="dxa"/>
              <w:right w:w="55" w:type="dxa"/>
            </w:tcMar>
          </w:tcPr>
          <w:p w14:paraId="0DE339E9" w14:textId="77777777" w:rsidR="00810894" w:rsidRPr="00654898" w:rsidRDefault="00810894" w:rsidP="00263D6F">
            <w:pPr>
              <w:pStyle w:val="TableText"/>
              <w:rPr>
                <w:rFonts w:eastAsia="Lucida Sans Unicode"/>
              </w:rPr>
            </w:pPr>
          </w:p>
          <w:p w14:paraId="6131506C" w14:textId="77777777" w:rsidR="00810894" w:rsidRPr="00654898" w:rsidRDefault="00810894" w:rsidP="00263D6F">
            <w:pPr>
              <w:pStyle w:val="TableText"/>
              <w:rPr>
                <w:rFonts w:eastAsia="Lucida Sans Unicode"/>
              </w:rPr>
            </w:pPr>
          </w:p>
          <w:p w14:paraId="3BE72297" w14:textId="77777777" w:rsidR="00810894" w:rsidRPr="00654898" w:rsidRDefault="00810894" w:rsidP="00263D6F">
            <w:pPr>
              <w:pStyle w:val="TableText"/>
              <w:rPr>
                <w:rFonts w:eastAsia="Lucida Sans Unicode"/>
              </w:rPr>
            </w:pPr>
            <w:r w:rsidRPr="00654898">
              <w:rPr>
                <w:rFonts w:eastAsia="Lucida Sans Unicode"/>
              </w:rPr>
              <w:t xml:space="preserve">Standard </w:t>
            </w:r>
            <w:r>
              <w:rPr>
                <w:rFonts w:eastAsia="Lucida Sans Unicode"/>
              </w:rPr>
              <w:t>28</w:t>
            </w:r>
          </w:p>
        </w:tc>
      </w:tr>
      <w:tr w:rsidR="00810894" w:rsidRPr="00654898" w14:paraId="35FAC469" w14:textId="77777777" w:rsidTr="00263D6F">
        <w:tblPrEx>
          <w:tblCellMar>
            <w:top w:w="0" w:type="dxa"/>
            <w:bottom w:w="0" w:type="dxa"/>
          </w:tblCellMar>
        </w:tblPrEx>
        <w:tc>
          <w:tcPr>
            <w:tcW w:w="1418" w:type="dxa"/>
            <w:tcMar>
              <w:top w:w="55" w:type="dxa"/>
              <w:left w:w="55" w:type="dxa"/>
              <w:bottom w:w="55" w:type="dxa"/>
              <w:right w:w="55" w:type="dxa"/>
            </w:tcMar>
          </w:tcPr>
          <w:p w14:paraId="44E5CBE8" w14:textId="77777777" w:rsidR="00810894" w:rsidRPr="00654898" w:rsidRDefault="00810894" w:rsidP="00263D6F">
            <w:pPr>
              <w:pStyle w:val="TableText"/>
              <w:rPr>
                <w:rFonts w:eastAsia="Lucida Sans Unicode"/>
              </w:rPr>
            </w:pPr>
            <w:r w:rsidRPr="00654898">
              <w:rPr>
                <w:rFonts w:eastAsia="Lucida Sans Unicode"/>
              </w:rPr>
              <w:t>(1</w:t>
            </w:r>
            <w:r>
              <w:rPr>
                <w:rFonts w:eastAsia="Lucida Sans Unicode"/>
              </w:rPr>
              <w:t>2</w:t>
            </w:r>
            <w:r w:rsidRPr="00654898">
              <w:rPr>
                <w:rFonts w:eastAsia="Lucida Sans Unicode"/>
              </w:rPr>
              <w:t>)</w:t>
            </w:r>
          </w:p>
          <w:p w14:paraId="3ECC5AB9" w14:textId="77777777" w:rsidR="00810894" w:rsidRPr="00654898" w:rsidRDefault="00810894" w:rsidP="00263D6F">
            <w:pPr>
              <w:pStyle w:val="TableText"/>
              <w:rPr>
                <w:rFonts w:eastAsia="Lucida Sans Unicode"/>
              </w:rPr>
            </w:pPr>
          </w:p>
        </w:tc>
        <w:tc>
          <w:tcPr>
            <w:tcW w:w="2268" w:type="dxa"/>
            <w:tcMar>
              <w:top w:w="55" w:type="dxa"/>
              <w:left w:w="55" w:type="dxa"/>
              <w:bottom w:w="55" w:type="dxa"/>
              <w:right w:w="55" w:type="dxa"/>
            </w:tcMar>
          </w:tcPr>
          <w:p w14:paraId="40C14412" w14:textId="77777777" w:rsidR="00810894" w:rsidRPr="00654898" w:rsidRDefault="00810894" w:rsidP="00263D6F">
            <w:pPr>
              <w:pStyle w:val="TableText"/>
              <w:rPr>
                <w:rFonts w:eastAsia="Lucida Sans Unicode"/>
                <w:b/>
                <w:bCs/>
              </w:rPr>
            </w:pPr>
            <w:r w:rsidRPr="00654898">
              <w:rPr>
                <w:rFonts w:eastAsia="Lucida Sans Unicode"/>
                <w:b/>
                <w:bCs/>
              </w:rPr>
              <w:t>Public meetings</w:t>
            </w:r>
          </w:p>
          <w:p w14:paraId="515D50B6" w14:textId="77777777" w:rsidR="00810894" w:rsidRPr="00654898" w:rsidRDefault="00810894" w:rsidP="00263D6F">
            <w:pPr>
              <w:pStyle w:val="TableText"/>
              <w:rPr>
                <w:rFonts w:eastAsia="Lucida Sans Unicode"/>
              </w:rPr>
            </w:pPr>
          </w:p>
          <w:p w14:paraId="03EE3EB9" w14:textId="77777777" w:rsidR="00810894" w:rsidRPr="00654898" w:rsidRDefault="00810894" w:rsidP="00263D6F">
            <w:pPr>
              <w:pStyle w:val="TableText"/>
              <w:rPr>
                <w:rFonts w:eastAsia="Lucida Sans Unicode"/>
              </w:rPr>
            </w:pPr>
            <w:r w:rsidRPr="00654898">
              <w:rPr>
                <w:rFonts w:eastAsia="Lucida Sans Unicode"/>
              </w:rPr>
              <w:t xml:space="preserve">Standard </w:t>
            </w:r>
            <w:r>
              <w:rPr>
                <w:rFonts w:eastAsia="Lucida Sans Unicode"/>
              </w:rPr>
              <w:t>28</w:t>
            </w:r>
          </w:p>
        </w:tc>
        <w:tc>
          <w:tcPr>
            <w:tcW w:w="1418" w:type="dxa"/>
            <w:tcMar>
              <w:top w:w="55" w:type="dxa"/>
              <w:left w:w="55" w:type="dxa"/>
              <w:bottom w:w="55" w:type="dxa"/>
              <w:right w:w="55" w:type="dxa"/>
            </w:tcMar>
          </w:tcPr>
          <w:p w14:paraId="65E8E232" w14:textId="77777777" w:rsidR="00810894" w:rsidRPr="00654898" w:rsidRDefault="00810894" w:rsidP="00263D6F">
            <w:pPr>
              <w:pStyle w:val="TableText"/>
              <w:rPr>
                <w:rFonts w:eastAsia="Lucida Sans Unicode"/>
              </w:rPr>
            </w:pPr>
          </w:p>
          <w:p w14:paraId="323A91B3" w14:textId="77777777" w:rsidR="00810894" w:rsidRPr="00654898" w:rsidRDefault="00810894" w:rsidP="00263D6F">
            <w:pPr>
              <w:pStyle w:val="TableText"/>
              <w:rPr>
                <w:rFonts w:eastAsia="Lucida Sans Unicode"/>
              </w:rPr>
            </w:pPr>
          </w:p>
          <w:p w14:paraId="0BF44B55" w14:textId="77777777" w:rsidR="00810894" w:rsidRPr="00654898" w:rsidRDefault="00810894" w:rsidP="00263D6F">
            <w:pPr>
              <w:pStyle w:val="TableText"/>
              <w:rPr>
                <w:rFonts w:eastAsia="Lucida Sans Unicode"/>
              </w:rPr>
            </w:pPr>
            <w:r w:rsidRPr="00654898">
              <w:rPr>
                <w:rFonts w:eastAsia="Lucida Sans Unicode"/>
              </w:rPr>
              <w:t xml:space="preserve">Standard </w:t>
            </w:r>
            <w:r>
              <w:rPr>
                <w:rFonts w:eastAsia="Lucida Sans Unicode"/>
              </w:rPr>
              <w:t>25</w:t>
            </w:r>
          </w:p>
        </w:tc>
      </w:tr>
      <w:tr w:rsidR="00810894" w:rsidRPr="00654898" w14:paraId="5338D152" w14:textId="77777777" w:rsidTr="00263D6F">
        <w:tblPrEx>
          <w:tblCellMar>
            <w:top w:w="0" w:type="dxa"/>
            <w:bottom w:w="0" w:type="dxa"/>
          </w:tblCellMar>
        </w:tblPrEx>
        <w:tc>
          <w:tcPr>
            <w:tcW w:w="1418" w:type="dxa"/>
            <w:tcMar>
              <w:top w:w="55" w:type="dxa"/>
              <w:left w:w="55" w:type="dxa"/>
              <w:bottom w:w="55" w:type="dxa"/>
              <w:right w:w="55" w:type="dxa"/>
            </w:tcMar>
          </w:tcPr>
          <w:p w14:paraId="704DC363" w14:textId="77777777" w:rsidR="00810894" w:rsidRPr="00654898" w:rsidRDefault="00810894" w:rsidP="00263D6F">
            <w:pPr>
              <w:pStyle w:val="TableText"/>
              <w:rPr>
                <w:rFonts w:eastAsia="Lucida Sans Unicode"/>
              </w:rPr>
            </w:pPr>
            <w:r w:rsidRPr="00654898">
              <w:rPr>
                <w:rFonts w:eastAsia="Lucida Sans Unicode"/>
              </w:rPr>
              <w:t>(1</w:t>
            </w:r>
            <w:r>
              <w:rPr>
                <w:rFonts w:eastAsia="Lucida Sans Unicode"/>
              </w:rPr>
              <w:t>3</w:t>
            </w:r>
            <w:r w:rsidRPr="00654898">
              <w:rPr>
                <w:rFonts w:eastAsia="Lucida Sans Unicode"/>
              </w:rPr>
              <w:t>)</w:t>
            </w:r>
          </w:p>
          <w:p w14:paraId="724DA599" w14:textId="77777777" w:rsidR="00810894" w:rsidRPr="00654898" w:rsidRDefault="00810894" w:rsidP="00263D6F">
            <w:pPr>
              <w:pStyle w:val="TableText"/>
              <w:rPr>
                <w:rFonts w:eastAsia="Lucida Sans Unicode"/>
              </w:rPr>
            </w:pPr>
          </w:p>
        </w:tc>
        <w:tc>
          <w:tcPr>
            <w:tcW w:w="2268" w:type="dxa"/>
            <w:tcMar>
              <w:top w:w="55" w:type="dxa"/>
              <w:left w:w="55" w:type="dxa"/>
              <w:bottom w:w="55" w:type="dxa"/>
              <w:right w:w="55" w:type="dxa"/>
            </w:tcMar>
          </w:tcPr>
          <w:p w14:paraId="27D6C982" w14:textId="77777777" w:rsidR="00810894" w:rsidRPr="00654898" w:rsidRDefault="00810894" w:rsidP="00263D6F">
            <w:pPr>
              <w:pStyle w:val="TableText"/>
              <w:rPr>
                <w:rFonts w:eastAsia="Lucida Sans Unicode"/>
                <w:b/>
                <w:bCs/>
              </w:rPr>
            </w:pPr>
            <w:r w:rsidRPr="00654898">
              <w:rPr>
                <w:rFonts w:eastAsia="Lucida Sans Unicode"/>
                <w:b/>
                <w:bCs/>
              </w:rPr>
              <w:t>Documents</w:t>
            </w:r>
            <w:r>
              <w:rPr>
                <w:rFonts w:eastAsia="Lucida Sans Unicode"/>
                <w:b/>
                <w:bCs/>
              </w:rPr>
              <w:t xml:space="preserve"> and forms</w:t>
            </w:r>
          </w:p>
          <w:p w14:paraId="75FD3B7E" w14:textId="77777777" w:rsidR="00810894" w:rsidRPr="00654898" w:rsidRDefault="00810894" w:rsidP="00263D6F">
            <w:pPr>
              <w:pStyle w:val="TableText"/>
              <w:rPr>
                <w:rFonts w:eastAsia="Lucida Sans Unicode"/>
              </w:rPr>
            </w:pPr>
          </w:p>
          <w:p w14:paraId="0EE0449E" w14:textId="77777777" w:rsidR="00810894" w:rsidRPr="00654898" w:rsidRDefault="00810894" w:rsidP="00263D6F">
            <w:pPr>
              <w:pStyle w:val="TableText"/>
              <w:rPr>
                <w:rFonts w:eastAsia="Lucida Sans Unicode"/>
              </w:rPr>
            </w:pPr>
            <w:r w:rsidRPr="00654898">
              <w:rPr>
                <w:rFonts w:eastAsia="Lucida Sans Unicode"/>
              </w:rPr>
              <w:t>Standard</w:t>
            </w:r>
            <w:r>
              <w:rPr>
                <w:rFonts w:eastAsia="Lucida Sans Unicode"/>
              </w:rPr>
              <w:t xml:space="preserve"> 35</w:t>
            </w:r>
            <w:r w:rsidRPr="00654898">
              <w:rPr>
                <w:rFonts w:eastAsia="Lucida Sans Unicode"/>
              </w:rPr>
              <w:t>,</w:t>
            </w:r>
            <w:r>
              <w:rPr>
                <w:rFonts w:eastAsia="Lucida Sans Unicode"/>
              </w:rPr>
              <w:t xml:space="preserve"> 36, 37 or</w:t>
            </w:r>
            <w:r w:rsidRPr="00654898">
              <w:rPr>
                <w:rFonts w:eastAsia="Lucida Sans Unicode"/>
              </w:rPr>
              <w:t xml:space="preserve"> </w:t>
            </w:r>
            <w:r>
              <w:rPr>
                <w:rFonts w:eastAsia="Lucida Sans Unicode"/>
              </w:rPr>
              <w:t>38</w:t>
            </w:r>
          </w:p>
        </w:tc>
        <w:tc>
          <w:tcPr>
            <w:tcW w:w="1418" w:type="dxa"/>
            <w:tcMar>
              <w:top w:w="55" w:type="dxa"/>
              <w:left w:w="55" w:type="dxa"/>
              <w:bottom w:w="55" w:type="dxa"/>
              <w:right w:w="55" w:type="dxa"/>
            </w:tcMar>
          </w:tcPr>
          <w:p w14:paraId="4CB50DFB" w14:textId="77777777" w:rsidR="00810894" w:rsidRPr="00654898" w:rsidRDefault="00810894" w:rsidP="00263D6F">
            <w:pPr>
              <w:pStyle w:val="TableText"/>
              <w:rPr>
                <w:rFonts w:eastAsia="Lucida Sans Unicode"/>
              </w:rPr>
            </w:pPr>
          </w:p>
          <w:p w14:paraId="58E632F2" w14:textId="77777777" w:rsidR="00810894" w:rsidRPr="00654898" w:rsidRDefault="00810894" w:rsidP="00263D6F">
            <w:pPr>
              <w:pStyle w:val="TableText"/>
              <w:rPr>
                <w:rFonts w:eastAsia="Lucida Sans Unicode"/>
              </w:rPr>
            </w:pPr>
          </w:p>
          <w:p w14:paraId="123D42D0" w14:textId="77777777" w:rsidR="00810894" w:rsidRPr="00654898" w:rsidRDefault="00810894" w:rsidP="00263D6F">
            <w:pPr>
              <w:pStyle w:val="TableText"/>
              <w:rPr>
                <w:rFonts w:eastAsia="Lucida Sans Unicode"/>
              </w:rPr>
            </w:pPr>
            <w:r w:rsidRPr="00654898">
              <w:rPr>
                <w:rFonts w:eastAsia="Lucida Sans Unicode"/>
              </w:rPr>
              <w:t xml:space="preserve">Standard </w:t>
            </w:r>
            <w:r>
              <w:rPr>
                <w:rFonts w:eastAsia="Lucida Sans Unicode"/>
              </w:rPr>
              <w:t>39</w:t>
            </w:r>
          </w:p>
        </w:tc>
      </w:tr>
      <w:tr w:rsidR="00810894" w:rsidRPr="00654898" w14:paraId="19053E8A" w14:textId="77777777" w:rsidTr="00263D6F">
        <w:tblPrEx>
          <w:tblCellMar>
            <w:top w:w="0" w:type="dxa"/>
            <w:bottom w:w="0" w:type="dxa"/>
          </w:tblCellMar>
        </w:tblPrEx>
        <w:tc>
          <w:tcPr>
            <w:tcW w:w="1418" w:type="dxa"/>
            <w:tcMar>
              <w:top w:w="55" w:type="dxa"/>
              <w:left w:w="55" w:type="dxa"/>
              <w:bottom w:w="55" w:type="dxa"/>
              <w:right w:w="55" w:type="dxa"/>
            </w:tcMar>
          </w:tcPr>
          <w:p w14:paraId="45C313A0" w14:textId="77777777" w:rsidR="00810894" w:rsidRPr="00654898" w:rsidRDefault="00810894" w:rsidP="00263D6F">
            <w:pPr>
              <w:pStyle w:val="TableText"/>
              <w:rPr>
                <w:rFonts w:eastAsia="Lucida Sans Unicode"/>
              </w:rPr>
            </w:pPr>
            <w:r w:rsidRPr="00654898">
              <w:rPr>
                <w:rFonts w:eastAsia="Lucida Sans Unicode"/>
              </w:rPr>
              <w:t>(</w:t>
            </w:r>
            <w:r>
              <w:rPr>
                <w:rFonts w:eastAsia="Lucida Sans Unicode"/>
              </w:rPr>
              <w:t>14</w:t>
            </w:r>
            <w:r w:rsidRPr="00654898">
              <w:rPr>
                <w:rFonts w:eastAsia="Lucida Sans Unicode"/>
              </w:rPr>
              <w:t>)</w:t>
            </w:r>
          </w:p>
        </w:tc>
        <w:tc>
          <w:tcPr>
            <w:tcW w:w="2268" w:type="dxa"/>
            <w:tcMar>
              <w:top w:w="55" w:type="dxa"/>
              <w:left w:w="55" w:type="dxa"/>
              <w:bottom w:w="55" w:type="dxa"/>
              <w:right w:w="55" w:type="dxa"/>
            </w:tcMar>
          </w:tcPr>
          <w:p w14:paraId="67D4BCFC" w14:textId="77777777" w:rsidR="00810894" w:rsidRPr="00654898" w:rsidRDefault="00810894" w:rsidP="00263D6F">
            <w:pPr>
              <w:pStyle w:val="TableText"/>
              <w:rPr>
                <w:rFonts w:eastAsia="Lucida Sans Unicode"/>
                <w:b/>
                <w:bCs/>
              </w:rPr>
            </w:pPr>
            <w:r w:rsidRPr="00654898">
              <w:rPr>
                <w:rFonts w:eastAsia="Lucida Sans Unicode"/>
                <w:b/>
                <w:bCs/>
              </w:rPr>
              <w:t>Websites</w:t>
            </w:r>
          </w:p>
          <w:p w14:paraId="676303E9" w14:textId="77777777" w:rsidR="00810894" w:rsidRPr="00654898" w:rsidRDefault="00810894" w:rsidP="00263D6F">
            <w:pPr>
              <w:pStyle w:val="TableText"/>
              <w:rPr>
                <w:rFonts w:eastAsia="Lucida Sans Unicode"/>
              </w:rPr>
            </w:pPr>
          </w:p>
          <w:p w14:paraId="5C99DEDB" w14:textId="77777777" w:rsidR="00810894" w:rsidRPr="00654898" w:rsidRDefault="00810894" w:rsidP="00263D6F">
            <w:pPr>
              <w:pStyle w:val="TableText"/>
              <w:rPr>
                <w:rFonts w:eastAsia="Lucida Sans Unicode"/>
              </w:rPr>
            </w:pPr>
            <w:r w:rsidRPr="00654898">
              <w:rPr>
                <w:rFonts w:eastAsia="Lucida Sans Unicode"/>
              </w:rPr>
              <w:t xml:space="preserve">Standard </w:t>
            </w:r>
            <w:r>
              <w:rPr>
                <w:rFonts w:eastAsia="Lucida Sans Unicode"/>
              </w:rPr>
              <w:t>40</w:t>
            </w:r>
            <w:r w:rsidRPr="00654898">
              <w:rPr>
                <w:rFonts w:eastAsia="Lucida Sans Unicode"/>
              </w:rPr>
              <w:t xml:space="preserve">, </w:t>
            </w:r>
            <w:r>
              <w:rPr>
                <w:rFonts w:eastAsia="Lucida Sans Unicode"/>
              </w:rPr>
              <w:t>41</w:t>
            </w:r>
            <w:r w:rsidRPr="00654898">
              <w:rPr>
                <w:rFonts w:eastAsia="Lucida Sans Unicode"/>
              </w:rPr>
              <w:t xml:space="preserve"> or </w:t>
            </w:r>
            <w:r>
              <w:rPr>
                <w:rFonts w:eastAsia="Lucida Sans Unicode"/>
              </w:rPr>
              <w:t>42</w:t>
            </w:r>
          </w:p>
        </w:tc>
        <w:tc>
          <w:tcPr>
            <w:tcW w:w="1418" w:type="dxa"/>
            <w:tcMar>
              <w:top w:w="55" w:type="dxa"/>
              <w:left w:w="55" w:type="dxa"/>
              <w:bottom w:w="55" w:type="dxa"/>
              <w:right w:w="55" w:type="dxa"/>
            </w:tcMar>
          </w:tcPr>
          <w:p w14:paraId="16074FE7" w14:textId="77777777" w:rsidR="00810894" w:rsidRPr="00654898" w:rsidRDefault="00810894" w:rsidP="00263D6F">
            <w:pPr>
              <w:pStyle w:val="TableText"/>
              <w:rPr>
                <w:rFonts w:eastAsia="Lucida Sans Unicode"/>
              </w:rPr>
            </w:pPr>
          </w:p>
          <w:p w14:paraId="31910A50" w14:textId="77777777" w:rsidR="00810894" w:rsidRPr="00654898" w:rsidRDefault="00810894" w:rsidP="00263D6F">
            <w:pPr>
              <w:pStyle w:val="TableText"/>
              <w:rPr>
                <w:rFonts w:eastAsia="Lucida Sans Unicode"/>
              </w:rPr>
            </w:pPr>
          </w:p>
          <w:p w14:paraId="24457E26" w14:textId="77777777" w:rsidR="00810894" w:rsidRPr="00654898" w:rsidRDefault="00810894" w:rsidP="00263D6F">
            <w:pPr>
              <w:pStyle w:val="TableText"/>
              <w:rPr>
                <w:rFonts w:eastAsia="Lucida Sans Unicode"/>
              </w:rPr>
            </w:pPr>
            <w:r w:rsidRPr="00654898">
              <w:rPr>
                <w:rFonts w:eastAsia="Lucida Sans Unicode"/>
              </w:rPr>
              <w:t xml:space="preserve">Standard </w:t>
            </w:r>
            <w:r>
              <w:rPr>
                <w:rFonts w:eastAsia="Lucida Sans Unicode"/>
              </w:rPr>
              <w:t>43</w:t>
            </w:r>
          </w:p>
        </w:tc>
      </w:tr>
      <w:tr w:rsidR="00810894" w:rsidRPr="00654898" w14:paraId="234317CB" w14:textId="77777777" w:rsidTr="00263D6F">
        <w:tblPrEx>
          <w:tblCellMar>
            <w:top w:w="0" w:type="dxa"/>
            <w:bottom w:w="0" w:type="dxa"/>
          </w:tblCellMar>
        </w:tblPrEx>
        <w:tc>
          <w:tcPr>
            <w:tcW w:w="1418" w:type="dxa"/>
            <w:tcMar>
              <w:top w:w="55" w:type="dxa"/>
              <w:left w:w="55" w:type="dxa"/>
              <w:bottom w:w="55" w:type="dxa"/>
              <w:right w:w="55" w:type="dxa"/>
            </w:tcMar>
          </w:tcPr>
          <w:p w14:paraId="793CF997" w14:textId="77777777" w:rsidR="00810894" w:rsidRPr="00654898" w:rsidRDefault="00810894" w:rsidP="00263D6F">
            <w:pPr>
              <w:pStyle w:val="TableText"/>
              <w:rPr>
                <w:rFonts w:eastAsia="Lucida Sans Unicode"/>
              </w:rPr>
            </w:pPr>
            <w:r w:rsidRPr="00654898">
              <w:rPr>
                <w:rFonts w:eastAsia="Lucida Sans Unicode"/>
              </w:rPr>
              <w:t>(</w:t>
            </w:r>
            <w:r>
              <w:rPr>
                <w:rFonts w:eastAsia="Lucida Sans Unicode"/>
              </w:rPr>
              <w:t>15</w:t>
            </w:r>
            <w:r w:rsidRPr="00654898">
              <w:rPr>
                <w:rFonts w:eastAsia="Lucida Sans Unicode"/>
              </w:rPr>
              <w:t>)</w:t>
            </w:r>
          </w:p>
          <w:p w14:paraId="333FFE4E" w14:textId="77777777" w:rsidR="00810894" w:rsidRPr="00654898" w:rsidRDefault="00810894" w:rsidP="00263D6F">
            <w:pPr>
              <w:pStyle w:val="TableText"/>
              <w:rPr>
                <w:rFonts w:eastAsia="Lucida Sans Unicode"/>
              </w:rPr>
            </w:pPr>
          </w:p>
        </w:tc>
        <w:tc>
          <w:tcPr>
            <w:tcW w:w="2268" w:type="dxa"/>
            <w:tcMar>
              <w:top w:w="55" w:type="dxa"/>
              <w:left w:w="55" w:type="dxa"/>
              <w:bottom w:w="55" w:type="dxa"/>
              <w:right w:w="55" w:type="dxa"/>
            </w:tcMar>
          </w:tcPr>
          <w:p w14:paraId="390BD845" w14:textId="77777777" w:rsidR="00810894" w:rsidRDefault="00810894" w:rsidP="00263D6F">
            <w:pPr>
              <w:pStyle w:val="TableText"/>
              <w:rPr>
                <w:rFonts w:eastAsia="Lucida Sans Unicode"/>
                <w:b/>
                <w:bCs/>
              </w:rPr>
            </w:pPr>
            <w:r w:rsidRPr="00654898">
              <w:rPr>
                <w:rFonts w:eastAsia="Lucida Sans Unicode"/>
                <w:b/>
                <w:bCs/>
              </w:rPr>
              <w:t xml:space="preserve">Reception </w:t>
            </w:r>
          </w:p>
          <w:p w14:paraId="1674920E" w14:textId="77777777" w:rsidR="00810894" w:rsidRPr="00654898" w:rsidRDefault="00810894" w:rsidP="00263D6F">
            <w:pPr>
              <w:pStyle w:val="TableText"/>
              <w:rPr>
                <w:rFonts w:eastAsia="Lucida Sans Unicode"/>
              </w:rPr>
            </w:pPr>
          </w:p>
          <w:p w14:paraId="1113E567" w14:textId="77777777" w:rsidR="00810894" w:rsidRPr="00654898" w:rsidRDefault="00810894" w:rsidP="00263D6F">
            <w:pPr>
              <w:pStyle w:val="TableText"/>
              <w:rPr>
                <w:rFonts w:eastAsia="Lucida Sans Unicode"/>
              </w:rPr>
            </w:pPr>
            <w:r w:rsidRPr="00654898">
              <w:rPr>
                <w:rFonts w:eastAsia="Lucida Sans Unicode"/>
              </w:rPr>
              <w:t xml:space="preserve">Standard </w:t>
            </w:r>
            <w:r w:rsidR="00D30C2A">
              <w:rPr>
                <w:rFonts w:eastAsia="Lucida Sans Unicode"/>
              </w:rPr>
              <w:t>54</w:t>
            </w:r>
          </w:p>
        </w:tc>
        <w:tc>
          <w:tcPr>
            <w:tcW w:w="1418" w:type="dxa"/>
            <w:tcMar>
              <w:top w:w="55" w:type="dxa"/>
              <w:left w:w="55" w:type="dxa"/>
              <w:bottom w:w="55" w:type="dxa"/>
              <w:right w:w="55" w:type="dxa"/>
            </w:tcMar>
          </w:tcPr>
          <w:p w14:paraId="43544A61" w14:textId="77777777" w:rsidR="00810894" w:rsidRPr="00654898" w:rsidRDefault="00810894" w:rsidP="00263D6F">
            <w:pPr>
              <w:pStyle w:val="TableText"/>
              <w:rPr>
                <w:rFonts w:eastAsia="Lucida Sans Unicode"/>
              </w:rPr>
            </w:pPr>
          </w:p>
          <w:p w14:paraId="13B63A4A" w14:textId="77777777" w:rsidR="00810894" w:rsidRDefault="00810894" w:rsidP="00263D6F">
            <w:pPr>
              <w:pStyle w:val="TableText"/>
              <w:rPr>
                <w:rFonts w:eastAsia="Lucida Sans Unicode"/>
              </w:rPr>
            </w:pPr>
          </w:p>
          <w:p w14:paraId="50E6F48F" w14:textId="77777777" w:rsidR="00810894" w:rsidRPr="00654898" w:rsidRDefault="00810894" w:rsidP="00263D6F">
            <w:pPr>
              <w:pStyle w:val="TableText"/>
              <w:rPr>
                <w:rFonts w:eastAsia="Lucida Sans Unicode"/>
              </w:rPr>
            </w:pPr>
            <w:r w:rsidRPr="00654898">
              <w:rPr>
                <w:rFonts w:eastAsia="Lucida Sans Unicode"/>
              </w:rPr>
              <w:t xml:space="preserve">Standard </w:t>
            </w:r>
            <w:r>
              <w:rPr>
                <w:rFonts w:eastAsia="Lucida Sans Unicode"/>
              </w:rPr>
              <w:t>5</w:t>
            </w:r>
            <w:r w:rsidR="00D30C2A">
              <w:rPr>
                <w:rFonts w:eastAsia="Lucida Sans Unicode"/>
              </w:rPr>
              <w:t>7</w:t>
            </w:r>
          </w:p>
          <w:p w14:paraId="4740FD52" w14:textId="77777777" w:rsidR="00810894" w:rsidRPr="00654898" w:rsidRDefault="00810894" w:rsidP="00263D6F">
            <w:pPr>
              <w:pStyle w:val="TableText"/>
              <w:rPr>
                <w:rFonts w:eastAsia="Lucida Sans Unicode"/>
              </w:rPr>
            </w:pPr>
            <w:r w:rsidRPr="00654898">
              <w:rPr>
                <w:rFonts w:eastAsia="Lucida Sans Unicode"/>
              </w:rPr>
              <w:t xml:space="preserve">Standard </w:t>
            </w:r>
            <w:r>
              <w:rPr>
                <w:rFonts w:eastAsia="Lucida Sans Unicode"/>
              </w:rPr>
              <w:t>5</w:t>
            </w:r>
            <w:r w:rsidR="00D30C2A">
              <w:rPr>
                <w:rFonts w:eastAsia="Lucida Sans Unicode"/>
              </w:rPr>
              <w:t>8</w:t>
            </w:r>
          </w:p>
        </w:tc>
      </w:tr>
      <w:tr w:rsidR="00810894" w:rsidRPr="00654898" w14:paraId="70F41A1F" w14:textId="77777777" w:rsidTr="00263D6F">
        <w:tblPrEx>
          <w:tblCellMar>
            <w:top w:w="0" w:type="dxa"/>
            <w:bottom w:w="0" w:type="dxa"/>
          </w:tblCellMar>
        </w:tblPrEx>
        <w:tc>
          <w:tcPr>
            <w:tcW w:w="1418" w:type="dxa"/>
            <w:tcMar>
              <w:top w:w="55" w:type="dxa"/>
              <w:left w:w="55" w:type="dxa"/>
              <w:bottom w:w="55" w:type="dxa"/>
              <w:right w:w="55" w:type="dxa"/>
            </w:tcMar>
          </w:tcPr>
          <w:p w14:paraId="5FF49AE4" w14:textId="77777777" w:rsidR="00810894" w:rsidRPr="00654898" w:rsidRDefault="00810894" w:rsidP="00263D6F">
            <w:pPr>
              <w:pStyle w:val="TableText"/>
              <w:rPr>
                <w:rFonts w:eastAsia="Lucida Sans Unicode"/>
              </w:rPr>
            </w:pPr>
            <w:r w:rsidRPr="00654898">
              <w:rPr>
                <w:rFonts w:eastAsia="Lucida Sans Unicode"/>
              </w:rPr>
              <w:t>(</w:t>
            </w:r>
            <w:r>
              <w:rPr>
                <w:rFonts w:eastAsia="Lucida Sans Unicode"/>
              </w:rPr>
              <w:t>16</w:t>
            </w:r>
            <w:r w:rsidRPr="00654898">
              <w:rPr>
                <w:rFonts w:eastAsia="Lucida Sans Unicode"/>
              </w:rPr>
              <w:t>)</w:t>
            </w:r>
          </w:p>
          <w:p w14:paraId="45E6F5FE" w14:textId="77777777" w:rsidR="00810894" w:rsidRPr="00654898" w:rsidRDefault="00810894" w:rsidP="00263D6F">
            <w:pPr>
              <w:pStyle w:val="TableText"/>
              <w:rPr>
                <w:rFonts w:eastAsia="Lucida Sans Unicode"/>
              </w:rPr>
            </w:pPr>
          </w:p>
        </w:tc>
        <w:tc>
          <w:tcPr>
            <w:tcW w:w="2268" w:type="dxa"/>
            <w:tcMar>
              <w:top w:w="55" w:type="dxa"/>
              <w:left w:w="55" w:type="dxa"/>
              <w:bottom w:w="55" w:type="dxa"/>
              <w:right w:w="55" w:type="dxa"/>
            </w:tcMar>
          </w:tcPr>
          <w:p w14:paraId="4877F0F5" w14:textId="77777777" w:rsidR="00810894" w:rsidRDefault="00810894" w:rsidP="00263D6F">
            <w:pPr>
              <w:pStyle w:val="TableText"/>
              <w:rPr>
                <w:rFonts w:eastAsia="Lucida Sans Unicode"/>
                <w:b/>
                <w:bCs/>
              </w:rPr>
            </w:pPr>
            <w:r w:rsidRPr="00654898">
              <w:rPr>
                <w:rFonts w:eastAsia="Lucida Sans Unicode"/>
                <w:b/>
                <w:bCs/>
              </w:rPr>
              <w:t xml:space="preserve">Reception </w:t>
            </w:r>
          </w:p>
          <w:p w14:paraId="3C63BF1F" w14:textId="77777777" w:rsidR="00810894" w:rsidRPr="00654898" w:rsidRDefault="00810894" w:rsidP="00263D6F">
            <w:pPr>
              <w:pStyle w:val="TableText"/>
              <w:rPr>
                <w:rFonts w:eastAsia="Lucida Sans Unicode"/>
              </w:rPr>
            </w:pPr>
          </w:p>
          <w:p w14:paraId="59A7D31D" w14:textId="77777777" w:rsidR="00810894" w:rsidRPr="00654898" w:rsidRDefault="00810894" w:rsidP="00263D6F">
            <w:pPr>
              <w:pStyle w:val="TableText"/>
              <w:rPr>
                <w:rFonts w:eastAsia="Lucida Sans Unicode"/>
              </w:rPr>
            </w:pPr>
            <w:r w:rsidRPr="00654898">
              <w:rPr>
                <w:rFonts w:eastAsia="Lucida Sans Unicode"/>
              </w:rPr>
              <w:t xml:space="preserve">Standard </w:t>
            </w:r>
            <w:r>
              <w:rPr>
                <w:rFonts w:eastAsia="Lucida Sans Unicode"/>
              </w:rPr>
              <w:t>5</w:t>
            </w:r>
            <w:r w:rsidR="00D30C2A">
              <w:rPr>
                <w:rFonts w:eastAsia="Lucida Sans Unicode"/>
              </w:rPr>
              <w:t>5</w:t>
            </w:r>
          </w:p>
        </w:tc>
        <w:tc>
          <w:tcPr>
            <w:tcW w:w="1418" w:type="dxa"/>
            <w:tcMar>
              <w:top w:w="55" w:type="dxa"/>
              <w:left w:w="55" w:type="dxa"/>
              <w:bottom w:w="55" w:type="dxa"/>
              <w:right w:w="55" w:type="dxa"/>
            </w:tcMar>
          </w:tcPr>
          <w:p w14:paraId="165AEAFC" w14:textId="77777777" w:rsidR="00810894" w:rsidRPr="00654898" w:rsidRDefault="00810894" w:rsidP="00263D6F">
            <w:pPr>
              <w:pStyle w:val="TableText"/>
              <w:rPr>
                <w:rFonts w:eastAsia="Lucida Sans Unicode"/>
              </w:rPr>
            </w:pPr>
          </w:p>
          <w:p w14:paraId="38F58B28" w14:textId="77777777" w:rsidR="00810894" w:rsidRDefault="00810894" w:rsidP="00263D6F">
            <w:pPr>
              <w:pStyle w:val="TableText"/>
              <w:rPr>
                <w:rFonts w:eastAsia="Lucida Sans Unicode"/>
              </w:rPr>
            </w:pPr>
          </w:p>
          <w:p w14:paraId="3EE84D8E" w14:textId="77777777" w:rsidR="00810894" w:rsidRPr="00654898" w:rsidRDefault="00810894" w:rsidP="00263D6F">
            <w:pPr>
              <w:pStyle w:val="TableText"/>
              <w:rPr>
                <w:rFonts w:eastAsia="Lucida Sans Unicode"/>
              </w:rPr>
            </w:pPr>
            <w:r w:rsidRPr="00654898">
              <w:rPr>
                <w:rFonts w:eastAsia="Lucida Sans Unicode"/>
              </w:rPr>
              <w:t xml:space="preserve">Standard </w:t>
            </w:r>
            <w:r>
              <w:rPr>
                <w:rFonts w:eastAsia="Lucida Sans Unicode"/>
              </w:rPr>
              <w:t>5</w:t>
            </w:r>
            <w:r w:rsidR="00D30C2A">
              <w:rPr>
                <w:rFonts w:eastAsia="Lucida Sans Unicode"/>
              </w:rPr>
              <w:t>5</w:t>
            </w:r>
            <w:r w:rsidRPr="00654898">
              <w:rPr>
                <w:rFonts w:eastAsia="Lucida Sans Unicode"/>
              </w:rPr>
              <w:t>A</w:t>
            </w:r>
          </w:p>
        </w:tc>
      </w:tr>
      <w:tr w:rsidR="00810894" w:rsidRPr="00654898" w14:paraId="051F1BD9" w14:textId="77777777" w:rsidTr="00263D6F">
        <w:tblPrEx>
          <w:tblCellMar>
            <w:top w:w="0" w:type="dxa"/>
            <w:bottom w:w="0" w:type="dxa"/>
          </w:tblCellMar>
        </w:tblPrEx>
        <w:tc>
          <w:tcPr>
            <w:tcW w:w="1418" w:type="dxa"/>
            <w:tcMar>
              <w:top w:w="55" w:type="dxa"/>
              <w:left w:w="55" w:type="dxa"/>
              <w:bottom w:w="55" w:type="dxa"/>
              <w:right w:w="55" w:type="dxa"/>
            </w:tcMar>
          </w:tcPr>
          <w:p w14:paraId="5F9B19C9" w14:textId="77777777" w:rsidR="00810894" w:rsidRPr="00654898" w:rsidRDefault="00810894" w:rsidP="00263D6F">
            <w:pPr>
              <w:pStyle w:val="TableText"/>
              <w:rPr>
                <w:rFonts w:eastAsia="Lucida Sans Unicode"/>
              </w:rPr>
            </w:pPr>
            <w:r w:rsidRPr="00654898">
              <w:rPr>
                <w:rFonts w:eastAsia="Lucida Sans Unicode"/>
              </w:rPr>
              <w:t>(</w:t>
            </w:r>
            <w:r>
              <w:rPr>
                <w:rFonts w:eastAsia="Lucida Sans Unicode"/>
              </w:rPr>
              <w:t>17</w:t>
            </w:r>
            <w:r w:rsidRPr="00654898">
              <w:rPr>
                <w:rFonts w:eastAsia="Lucida Sans Unicode"/>
              </w:rPr>
              <w:t>)</w:t>
            </w:r>
          </w:p>
          <w:p w14:paraId="5C391E0B" w14:textId="77777777" w:rsidR="00810894" w:rsidRPr="00654898" w:rsidRDefault="00810894" w:rsidP="00263D6F">
            <w:pPr>
              <w:pStyle w:val="TableText"/>
              <w:rPr>
                <w:rFonts w:eastAsia="Lucida Sans Unicode"/>
              </w:rPr>
            </w:pPr>
          </w:p>
        </w:tc>
        <w:tc>
          <w:tcPr>
            <w:tcW w:w="2268" w:type="dxa"/>
            <w:tcMar>
              <w:top w:w="55" w:type="dxa"/>
              <w:left w:w="55" w:type="dxa"/>
              <w:bottom w:w="55" w:type="dxa"/>
              <w:right w:w="55" w:type="dxa"/>
            </w:tcMar>
          </w:tcPr>
          <w:p w14:paraId="164266AA" w14:textId="77777777" w:rsidR="00810894" w:rsidRDefault="00810894" w:rsidP="00263D6F">
            <w:pPr>
              <w:pStyle w:val="TableText"/>
              <w:rPr>
                <w:rFonts w:eastAsia="Lucida Sans Unicode"/>
                <w:b/>
                <w:bCs/>
              </w:rPr>
            </w:pPr>
            <w:r w:rsidRPr="00654898">
              <w:rPr>
                <w:rFonts w:eastAsia="Lucida Sans Unicode"/>
                <w:b/>
                <w:bCs/>
              </w:rPr>
              <w:t xml:space="preserve">Reception </w:t>
            </w:r>
          </w:p>
          <w:p w14:paraId="0C6932FF" w14:textId="77777777" w:rsidR="00810894" w:rsidRPr="00654898" w:rsidRDefault="00810894" w:rsidP="00263D6F">
            <w:pPr>
              <w:pStyle w:val="TableText"/>
              <w:rPr>
                <w:rFonts w:eastAsia="Lucida Sans Unicode"/>
                <w:b/>
                <w:bCs/>
              </w:rPr>
            </w:pPr>
          </w:p>
          <w:p w14:paraId="3AD60CB2" w14:textId="77777777" w:rsidR="00810894" w:rsidRPr="00654898" w:rsidRDefault="00810894" w:rsidP="00263D6F">
            <w:pPr>
              <w:pStyle w:val="TableText"/>
              <w:rPr>
                <w:rFonts w:eastAsia="Lucida Sans Unicode"/>
              </w:rPr>
            </w:pPr>
            <w:r w:rsidRPr="00654898">
              <w:rPr>
                <w:rFonts w:eastAsia="Lucida Sans Unicode"/>
              </w:rPr>
              <w:t xml:space="preserve">Standard </w:t>
            </w:r>
            <w:r>
              <w:rPr>
                <w:rFonts w:eastAsia="Lucida Sans Unicode"/>
              </w:rPr>
              <w:t>5</w:t>
            </w:r>
            <w:r w:rsidR="00D30C2A">
              <w:rPr>
                <w:rFonts w:eastAsia="Lucida Sans Unicode"/>
              </w:rPr>
              <w:t>6</w:t>
            </w:r>
            <w:r w:rsidRPr="00654898">
              <w:rPr>
                <w:rFonts w:eastAsia="Lucida Sans Unicode"/>
              </w:rPr>
              <w:t xml:space="preserve"> </w:t>
            </w:r>
          </w:p>
        </w:tc>
        <w:tc>
          <w:tcPr>
            <w:tcW w:w="1418" w:type="dxa"/>
            <w:tcMar>
              <w:top w:w="55" w:type="dxa"/>
              <w:left w:w="55" w:type="dxa"/>
              <w:bottom w:w="55" w:type="dxa"/>
              <w:right w:w="55" w:type="dxa"/>
            </w:tcMar>
          </w:tcPr>
          <w:p w14:paraId="40B1DB03" w14:textId="77777777" w:rsidR="00810894" w:rsidRPr="00654898" w:rsidRDefault="00810894" w:rsidP="00263D6F">
            <w:pPr>
              <w:pStyle w:val="TableText"/>
              <w:rPr>
                <w:rFonts w:eastAsia="Lucida Sans Unicode"/>
              </w:rPr>
            </w:pPr>
          </w:p>
          <w:p w14:paraId="022BCD79" w14:textId="77777777" w:rsidR="00810894" w:rsidRDefault="00810894" w:rsidP="00263D6F">
            <w:pPr>
              <w:pStyle w:val="TableText"/>
              <w:rPr>
                <w:rFonts w:eastAsia="Lucida Sans Unicode"/>
              </w:rPr>
            </w:pPr>
          </w:p>
          <w:p w14:paraId="65764417" w14:textId="77777777" w:rsidR="00810894" w:rsidRPr="00654898" w:rsidRDefault="00810894" w:rsidP="00263D6F">
            <w:pPr>
              <w:pStyle w:val="TableText"/>
              <w:rPr>
                <w:rFonts w:eastAsia="Lucida Sans Unicode"/>
              </w:rPr>
            </w:pPr>
            <w:r w:rsidRPr="00654898">
              <w:rPr>
                <w:rFonts w:eastAsia="Lucida Sans Unicode"/>
              </w:rPr>
              <w:t xml:space="preserve">Standard </w:t>
            </w:r>
            <w:r>
              <w:rPr>
                <w:rFonts w:eastAsia="Lucida Sans Unicode"/>
              </w:rPr>
              <w:t>5</w:t>
            </w:r>
            <w:r w:rsidR="00D30C2A">
              <w:rPr>
                <w:rFonts w:eastAsia="Lucida Sans Unicode"/>
              </w:rPr>
              <w:t>7</w:t>
            </w:r>
          </w:p>
        </w:tc>
      </w:tr>
      <w:tr w:rsidR="00810894" w:rsidRPr="00654898" w14:paraId="25997AF8" w14:textId="77777777" w:rsidTr="00263D6F">
        <w:tblPrEx>
          <w:tblCellMar>
            <w:top w:w="0" w:type="dxa"/>
            <w:bottom w:w="0" w:type="dxa"/>
          </w:tblCellMar>
        </w:tblPrEx>
        <w:tc>
          <w:tcPr>
            <w:tcW w:w="1418" w:type="dxa"/>
            <w:tcMar>
              <w:top w:w="55" w:type="dxa"/>
              <w:left w:w="55" w:type="dxa"/>
              <w:bottom w:w="55" w:type="dxa"/>
              <w:right w:w="55" w:type="dxa"/>
            </w:tcMar>
          </w:tcPr>
          <w:p w14:paraId="157C171F" w14:textId="77777777" w:rsidR="00810894" w:rsidRPr="00654898" w:rsidRDefault="00810894" w:rsidP="00263D6F">
            <w:pPr>
              <w:pStyle w:val="TableText"/>
              <w:rPr>
                <w:rFonts w:eastAsia="Lucida Sans Unicode"/>
              </w:rPr>
            </w:pPr>
            <w:r w:rsidRPr="00654898">
              <w:rPr>
                <w:rFonts w:eastAsia="Lucida Sans Unicode"/>
              </w:rPr>
              <w:t>(</w:t>
            </w:r>
            <w:r>
              <w:rPr>
                <w:rFonts w:eastAsia="Lucida Sans Unicode"/>
              </w:rPr>
              <w:t>18</w:t>
            </w:r>
            <w:r w:rsidRPr="00654898">
              <w:rPr>
                <w:rFonts w:eastAsia="Lucida Sans Unicode"/>
              </w:rPr>
              <w:t>)</w:t>
            </w:r>
          </w:p>
          <w:p w14:paraId="548FB815" w14:textId="77777777" w:rsidR="00810894" w:rsidRPr="00654898" w:rsidRDefault="00810894" w:rsidP="00263D6F">
            <w:pPr>
              <w:pStyle w:val="TableText"/>
              <w:rPr>
                <w:rFonts w:eastAsia="Lucida Sans Unicode"/>
              </w:rPr>
            </w:pPr>
          </w:p>
        </w:tc>
        <w:tc>
          <w:tcPr>
            <w:tcW w:w="2268" w:type="dxa"/>
            <w:tcMar>
              <w:top w:w="55" w:type="dxa"/>
              <w:left w:w="55" w:type="dxa"/>
              <w:bottom w:w="55" w:type="dxa"/>
              <w:right w:w="55" w:type="dxa"/>
            </w:tcMar>
          </w:tcPr>
          <w:p w14:paraId="2895E3D5" w14:textId="77777777" w:rsidR="00810894" w:rsidRPr="00654898" w:rsidRDefault="00810894" w:rsidP="00263D6F">
            <w:pPr>
              <w:pStyle w:val="TableText"/>
              <w:rPr>
                <w:rFonts w:eastAsia="Lucida Sans Unicode"/>
                <w:b/>
                <w:bCs/>
              </w:rPr>
            </w:pPr>
            <w:r w:rsidRPr="00654898">
              <w:rPr>
                <w:rFonts w:eastAsia="Lucida Sans Unicode"/>
                <w:b/>
                <w:bCs/>
              </w:rPr>
              <w:t xml:space="preserve">Raising awareness of Welsh-language services in a reception </w:t>
            </w:r>
          </w:p>
          <w:p w14:paraId="195232EE" w14:textId="77777777" w:rsidR="00810894" w:rsidRPr="00654898" w:rsidRDefault="00810894" w:rsidP="00263D6F">
            <w:pPr>
              <w:pStyle w:val="TableText"/>
              <w:rPr>
                <w:rFonts w:eastAsia="Lucida Sans Unicode"/>
              </w:rPr>
            </w:pPr>
          </w:p>
          <w:p w14:paraId="0178920E" w14:textId="77777777" w:rsidR="00810894" w:rsidRPr="00654898" w:rsidRDefault="00810894" w:rsidP="00263D6F">
            <w:pPr>
              <w:pStyle w:val="TableText"/>
              <w:rPr>
                <w:rFonts w:eastAsia="Lucida Sans Unicode"/>
              </w:rPr>
            </w:pPr>
            <w:r w:rsidRPr="00654898">
              <w:rPr>
                <w:rFonts w:eastAsia="Lucida Sans Unicode"/>
              </w:rPr>
              <w:t xml:space="preserve">Standard </w:t>
            </w:r>
            <w:r>
              <w:rPr>
                <w:rFonts w:eastAsia="Lucida Sans Unicode"/>
              </w:rPr>
              <w:t>5</w:t>
            </w:r>
            <w:r w:rsidR="00D30C2A">
              <w:rPr>
                <w:rFonts w:eastAsia="Lucida Sans Unicode"/>
              </w:rPr>
              <w:t>7</w:t>
            </w:r>
          </w:p>
        </w:tc>
        <w:tc>
          <w:tcPr>
            <w:tcW w:w="1418" w:type="dxa"/>
            <w:tcMar>
              <w:top w:w="55" w:type="dxa"/>
              <w:left w:w="55" w:type="dxa"/>
              <w:bottom w:w="55" w:type="dxa"/>
              <w:right w:w="55" w:type="dxa"/>
            </w:tcMar>
          </w:tcPr>
          <w:p w14:paraId="0987E267" w14:textId="77777777" w:rsidR="00810894" w:rsidRPr="00654898" w:rsidRDefault="00810894" w:rsidP="00263D6F">
            <w:pPr>
              <w:pStyle w:val="TableText"/>
              <w:rPr>
                <w:rFonts w:eastAsia="Lucida Sans Unicode"/>
              </w:rPr>
            </w:pPr>
          </w:p>
          <w:p w14:paraId="3D054F8D" w14:textId="77777777" w:rsidR="00810894" w:rsidRPr="00654898" w:rsidRDefault="00810894" w:rsidP="00263D6F">
            <w:pPr>
              <w:pStyle w:val="TableText"/>
              <w:rPr>
                <w:rFonts w:eastAsia="Lucida Sans Unicode"/>
              </w:rPr>
            </w:pPr>
          </w:p>
          <w:p w14:paraId="0FC9BA2A" w14:textId="77777777" w:rsidR="00810894" w:rsidRDefault="00810894" w:rsidP="00263D6F">
            <w:pPr>
              <w:pStyle w:val="TableText"/>
              <w:rPr>
                <w:rFonts w:eastAsia="Lucida Sans Unicode"/>
              </w:rPr>
            </w:pPr>
          </w:p>
          <w:p w14:paraId="48F7A8A3" w14:textId="77777777" w:rsidR="00810894" w:rsidRDefault="00810894" w:rsidP="00263D6F">
            <w:pPr>
              <w:pStyle w:val="TableText"/>
              <w:rPr>
                <w:rFonts w:eastAsia="Lucida Sans Unicode"/>
              </w:rPr>
            </w:pPr>
          </w:p>
          <w:p w14:paraId="600D44B6" w14:textId="77777777" w:rsidR="00810894" w:rsidRPr="00654898" w:rsidRDefault="00810894" w:rsidP="00263D6F">
            <w:pPr>
              <w:pStyle w:val="TableText"/>
              <w:rPr>
                <w:rFonts w:eastAsia="Lucida Sans Unicode"/>
              </w:rPr>
            </w:pPr>
            <w:r w:rsidRPr="00654898">
              <w:rPr>
                <w:rFonts w:eastAsia="Lucida Sans Unicode"/>
              </w:rPr>
              <w:t>One or more of the following:</w:t>
            </w:r>
          </w:p>
          <w:p w14:paraId="7811EF9A" w14:textId="77777777" w:rsidR="00810894" w:rsidRPr="00654898" w:rsidRDefault="00810894" w:rsidP="00263D6F">
            <w:pPr>
              <w:pStyle w:val="TableText"/>
              <w:rPr>
                <w:rFonts w:eastAsia="Lucida Sans Unicode"/>
              </w:rPr>
            </w:pPr>
            <w:r w:rsidRPr="00654898">
              <w:rPr>
                <w:rFonts w:eastAsia="Lucida Sans Unicode"/>
              </w:rPr>
              <w:t xml:space="preserve">Standard </w:t>
            </w:r>
            <w:r w:rsidR="00D30C2A">
              <w:rPr>
                <w:rFonts w:eastAsia="Lucida Sans Unicode"/>
              </w:rPr>
              <w:t>54</w:t>
            </w:r>
          </w:p>
          <w:p w14:paraId="6321DFF4" w14:textId="77777777" w:rsidR="00810894" w:rsidRPr="00654898" w:rsidRDefault="00810894" w:rsidP="00263D6F">
            <w:pPr>
              <w:pStyle w:val="TableText"/>
              <w:rPr>
                <w:rFonts w:eastAsia="Lucida Sans Unicode"/>
              </w:rPr>
            </w:pPr>
            <w:r w:rsidRPr="00654898">
              <w:rPr>
                <w:rFonts w:eastAsia="Lucida Sans Unicode"/>
              </w:rPr>
              <w:t xml:space="preserve">Standard </w:t>
            </w:r>
            <w:r>
              <w:rPr>
                <w:rFonts w:eastAsia="Lucida Sans Unicode"/>
              </w:rPr>
              <w:t>5</w:t>
            </w:r>
            <w:r w:rsidR="00D30C2A">
              <w:rPr>
                <w:rFonts w:eastAsia="Lucida Sans Unicode"/>
              </w:rPr>
              <w:t>6</w:t>
            </w:r>
          </w:p>
        </w:tc>
      </w:tr>
      <w:tr w:rsidR="00810894" w:rsidRPr="00654898" w14:paraId="69A26842" w14:textId="77777777" w:rsidTr="00263D6F">
        <w:tblPrEx>
          <w:tblCellMar>
            <w:top w:w="0" w:type="dxa"/>
            <w:bottom w:w="0" w:type="dxa"/>
          </w:tblCellMar>
        </w:tblPrEx>
        <w:tc>
          <w:tcPr>
            <w:tcW w:w="1418" w:type="dxa"/>
            <w:tcMar>
              <w:top w:w="55" w:type="dxa"/>
              <w:left w:w="55" w:type="dxa"/>
              <w:bottom w:w="55" w:type="dxa"/>
              <w:right w:w="55" w:type="dxa"/>
            </w:tcMar>
          </w:tcPr>
          <w:p w14:paraId="0C0F4215" w14:textId="77777777" w:rsidR="00810894" w:rsidRPr="00654898" w:rsidRDefault="00810894" w:rsidP="00263D6F">
            <w:pPr>
              <w:pStyle w:val="TableText"/>
              <w:rPr>
                <w:rFonts w:eastAsia="Lucida Sans Unicode"/>
              </w:rPr>
            </w:pPr>
            <w:r w:rsidRPr="00654898">
              <w:rPr>
                <w:rFonts w:eastAsia="Lucida Sans Unicode"/>
              </w:rPr>
              <w:t>(</w:t>
            </w:r>
            <w:r>
              <w:rPr>
                <w:rFonts w:eastAsia="Lucida Sans Unicode"/>
              </w:rPr>
              <w:t>19)</w:t>
            </w:r>
          </w:p>
          <w:p w14:paraId="4066C5C5" w14:textId="77777777" w:rsidR="00810894" w:rsidRPr="00654898" w:rsidRDefault="00810894" w:rsidP="00263D6F">
            <w:pPr>
              <w:pStyle w:val="TableText"/>
              <w:rPr>
                <w:rFonts w:eastAsia="Lucida Sans Unicode"/>
              </w:rPr>
            </w:pPr>
          </w:p>
        </w:tc>
        <w:tc>
          <w:tcPr>
            <w:tcW w:w="2268" w:type="dxa"/>
            <w:tcMar>
              <w:top w:w="55" w:type="dxa"/>
              <w:left w:w="55" w:type="dxa"/>
              <w:bottom w:w="55" w:type="dxa"/>
              <w:right w:w="55" w:type="dxa"/>
            </w:tcMar>
          </w:tcPr>
          <w:p w14:paraId="41BDDB80" w14:textId="77777777" w:rsidR="00810894" w:rsidRPr="00654898" w:rsidRDefault="00810894" w:rsidP="00263D6F">
            <w:pPr>
              <w:pStyle w:val="TableText"/>
              <w:rPr>
                <w:rFonts w:eastAsia="Lucida Sans Unicode"/>
                <w:b/>
                <w:bCs/>
              </w:rPr>
            </w:pPr>
            <w:r w:rsidRPr="00654898">
              <w:rPr>
                <w:rFonts w:eastAsia="Lucida Sans Unicode"/>
                <w:b/>
                <w:bCs/>
              </w:rPr>
              <w:t>Grants</w:t>
            </w:r>
          </w:p>
          <w:p w14:paraId="2B9A9B89" w14:textId="77777777" w:rsidR="00810894" w:rsidRPr="00654898" w:rsidRDefault="00810894" w:rsidP="00263D6F">
            <w:pPr>
              <w:pStyle w:val="TableText"/>
              <w:rPr>
                <w:rFonts w:eastAsia="Lucida Sans Unicode"/>
              </w:rPr>
            </w:pPr>
          </w:p>
          <w:p w14:paraId="654DAF08" w14:textId="77777777" w:rsidR="00810894" w:rsidRPr="00654898" w:rsidRDefault="00810894" w:rsidP="00263D6F">
            <w:pPr>
              <w:pStyle w:val="TableText"/>
              <w:rPr>
                <w:rFonts w:eastAsia="Lucida Sans Unicode"/>
              </w:rPr>
            </w:pPr>
            <w:r w:rsidRPr="00654898">
              <w:rPr>
                <w:rFonts w:eastAsia="Lucida Sans Unicode"/>
              </w:rPr>
              <w:t xml:space="preserve">Standard </w:t>
            </w:r>
            <w:r w:rsidR="00D30C2A">
              <w:rPr>
                <w:rFonts w:eastAsia="Lucida Sans Unicode"/>
              </w:rPr>
              <w:t>60</w:t>
            </w:r>
          </w:p>
        </w:tc>
        <w:tc>
          <w:tcPr>
            <w:tcW w:w="1418" w:type="dxa"/>
            <w:tcMar>
              <w:top w:w="55" w:type="dxa"/>
              <w:left w:w="55" w:type="dxa"/>
              <w:bottom w:w="55" w:type="dxa"/>
              <w:right w:w="55" w:type="dxa"/>
            </w:tcMar>
          </w:tcPr>
          <w:p w14:paraId="7040C50F" w14:textId="77777777" w:rsidR="00810894" w:rsidRPr="00654898" w:rsidRDefault="00810894" w:rsidP="00263D6F">
            <w:pPr>
              <w:pStyle w:val="TableText"/>
              <w:rPr>
                <w:rFonts w:eastAsia="Lucida Sans Unicode"/>
              </w:rPr>
            </w:pPr>
          </w:p>
          <w:p w14:paraId="7FD4B3A7" w14:textId="77777777" w:rsidR="00810894" w:rsidRPr="00654898" w:rsidRDefault="00810894" w:rsidP="00263D6F">
            <w:pPr>
              <w:pStyle w:val="TableText"/>
              <w:rPr>
                <w:rFonts w:eastAsia="Lucida Sans Unicode"/>
              </w:rPr>
            </w:pPr>
          </w:p>
          <w:p w14:paraId="1DFCFA64" w14:textId="77777777" w:rsidR="00810894" w:rsidRDefault="00810894" w:rsidP="00263D6F">
            <w:pPr>
              <w:pStyle w:val="TableText"/>
              <w:rPr>
                <w:rFonts w:eastAsia="Lucida Sans Unicode"/>
              </w:rPr>
            </w:pPr>
            <w:r w:rsidRPr="00654898">
              <w:rPr>
                <w:rFonts w:eastAsia="Lucida Sans Unicode"/>
              </w:rPr>
              <w:t xml:space="preserve">Standard </w:t>
            </w:r>
            <w:r>
              <w:rPr>
                <w:rFonts w:eastAsia="Lucida Sans Unicode"/>
              </w:rPr>
              <w:t>6</w:t>
            </w:r>
            <w:r w:rsidR="00D30C2A">
              <w:rPr>
                <w:rFonts w:eastAsia="Lucida Sans Unicode"/>
              </w:rPr>
              <w:t>1</w:t>
            </w:r>
          </w:p>
          <w:p w14:paraId="0D1E9763" w14:textId="77777777" w:rsidR="00810894" w:rsidRPr="00654898" w:rsidRDefault="00810894" w:rsidP="00263D6F">
            <w:pPr>
              <w:pStyle w:val="TableText"/>
              <w:rPr>
                <w:rFonts w:eastAsia="Lucida Sans Unicode"/>
              </w:rPr>
            </w:pPr>
          </w:p>
        </w:tc>
      </w:tr>
    </w:tbl>
    <w:p w14:paraId="1686AE21" w14:textId="77777777" w:rsidR="00810894" w:rsidRDefault="00810894" w:rsidP="00810894">
      <w:pPr>
        <w:pStyle w:val="linespace"/>
      </w:pPr>
    </w:p>
    <w:p w14:paraId="47D2EF05" w14:textId="77777777" w:rsidR="00810894" w:rsidRDefault="00810894" w:rsidP="00810894">
      <w:pPr>
        <w:pStyle w:val="Part"/>
        <w:rPr>
          <w:noProof/>
        </w:rPr>
      </w:pPr>
      <w:r>
        <w:lastRenderedPageBreak/>
        <w:t xml:space="preserve">PART </w:t>
      </w:r>
      <w:fldSimple w:instr=" SEQ Part_ \* arabic ">
        <w:r>
          <w:rPr>
            <w:noProof/>
          </w:rPr>
          <w:t>3</w:t>
        </w:r>
      </w:fldSimple>
    </w:p>
    <w:p w14:paraId="02287427" w14:textId="77777777" w:rsidR="00810894" w:rsidRDefault="00810894" w:rsidP="00810894">
      <w:pPr>
        <w:pStyle w:val="PartHead"/>
      </w:pPr>
      <w:r>
        <w:t>INTERPRETING THE STANDARDS</w:t>
      </w:r>
    </w:p>
    <w:p w14:paraId="64FCADC5" w14:textId="77777777" w:rsidR="00810894" w:rsidRDefault="00810894" w:rsidP="00810894">
      <w:pPr>
        <w:pStyle w:val="linespace"/>
      </w:pPr>
    </w:p>
    <w:tbl>
      <w:tblPr>
        <w:tblW w:w="4866" w:type="dxa"/>
        <w:tblLayout w:type="fixed"/>
        <w:tblLook w:val="0000" w:firstRow="0" w:lastRow="0" w:firstColumn="0" w:lastColumn="0" w:noHBand="0" w:noVBand="0"/>
      </w:tblPr>
      <w:tblGrid>
        <w:gridCol w:w="1526"/>
        <w:gridCol w:w="3340"/>
        <w:tblGridChange w:id="6">
          <w:tblGrid>
            <w:gridCol w:w="1526"/>
            <w:gridCol w:w="3340"/>
          </w:tblGrid>
        </w:tblGridChange>
      </w:tblGrid>
      <w:tr w:rsidR="00810894" w:rsidRPr="008A57E2" w14:paraId="15270B9E" w14:textId="77777777" w:rsidTr="00263D6F">
        <w:tc>
          <w:tcPr>
            <w:tcW w:w="1526" w:type="dxa"/>
          </w:tcPr>
          <w:p w14:paraId="4CA341D9" w14:textId="77777777" w:rsidR="00810894" w:rsidRPr="00C53151" w:rsidRDefault="007C5642" w:rsidP="00263D6F">
            <w:pPr>
              <w:pStyle w:val="TableText"/>
              <w:rPr>
                <w:b/>
              </w:rPr>
            </w:pPr>
            <w:r w:rsidRPr="00C53151">
              <w:rPr>
                <w:b/>
              </w:rPr>
              <w:t>2</w:t>
            </w:r>
            <w:r>
              <w:rPr>
                <w:b/>
              </w:rPr>
              <w:t>1</w:t>
            </w:r>
          </w:p>
        </w:tc>
        <w:tc>
          <w:tcPr>
            <w:tcW w:w="3340" w:type="dxa"/>
          </w:tcPr>
          <w:p w14:paraId="2E22062A" w14:textId="77777777" w:rsidR="00810894" w:rsidRDefault="00810894" w:rsidP="00263D6F">
            <w:pPr>
              <w:pStyle w:val="TableText"/>
              <w:jc w:val="both"/>
            </w:pPr>
            <w:r w:rsidRPr="008A57E2">
              <w:t>The standards specified in Part 1 of this Schedule must be interpreted as follows.</w:t>
            </w:r>
          </w:p>
          <w:p w14:paraId="6A53350C" w14:textId="77777777" w:rsidR="00810894" w:rsidRPr="008A57E2" w:rsidRDefault="00810894" w:rsidP="00263D6F">
            <w:pPr>
              <w:pStyle w:val="TableText"/>
            </w:pPr>
          </w:p>
        </w:tc>
      </w:tr>
      <w:tr w:rsidR="00810894" w:rsidRPr="008A57E2" w14:paraId="5130A37E" w14:textId="77777777" w:rsidTr="00263D6F">
        <w:tc>
          <w:tcPr>
            <w:tcW w:w="1526" w:type="dxa"/>
          </w:tcPr>
          <w:p w14:paraId="15F5625A" w14:textId="77777777" w:rsidR="00810894" w:rsidRPr="00C53151" w:rsidRDefault="00810894" w:rsidP="00263D6F">
            <w:pPr>
              <w:pStyle w:val="TableText"/>
              <w:rPr>
                <w:b/>
              </w:rPr>
            </w:pPr>
            <w:r w:rsidRPr="00C53151">
              <w:rPr>
                <w:b/>
              </w:rPr>
              <w:t>2</w:t>
            </w:r>
            <w:r w:rsidR="007C5642">
              <w:rPr>
                <w:b/>
              </w:rPr>
              <w:t>2</w:t>
            </w:r>
          </w:p>
        </w:tc>
        <w:tc>
          <w:tcPr>
            <w:tcW w:w="3340" w:type="dxa"/>
          </w:tcPr>
          <w:p w14:paraId="01CAC1C9" w14:textId="77777777" w:rsidR="00810894" w:rsidRDefault="00810894" w:rsidP="00263D6F">
            <w:pPr>
              <w:pStyle w:val="TableText"/>
              <w:jc w:val="both"/>
            </w:pPr>
            <w:r>
              <w:t>The standards only apply to the extent that a body —</w:t>
            </w:r>
          </w:p>
          <w:p w14:paraId="5A78DA24" w14:textId="77777777" w:rsidR="00810894" w:rsidRPr="008A57E2" w:rsidRDefault="00810894" w:rsidP="00810894">
            <w:pPr>
              <w:pStyle w:val="N3"/>
              <w:numPr>
                <w:ilvl w:val="2"/>
                <w:numId w:val="15"/>
              </w:numPr>
            </w:pPr>
            <w:r w:rsidRPr="008A57E2">
              <w:t>delivers services to a person</w:t>
            </w:r>
            <w:r>
              <w:t xml:space="preserve"> in Wales</w:t>
            </w:r>
            <w:r w:rsidRPr="008A57E2">
              <w:t>, or</w:t>
            </w:r>
          </w:p>
          <w:p w14:paraId="695571AB" w14:textId="77777777" w:rsidR="00810894" w:rsidRPr="008A57E2" w:rsidRDefault="00810894" w:rsidP="00263D6F">
            <w:pPr>
              <w:pStyle w:val="N3"/>
            </w:pPr>
            <w:r w:rsidRPr="008A57E2">
              <w:t>deals with any other person in connection with delivering services—</w:t>
            </w:r>
          </w:p>
          <w:p w14:paraId="0DF68EC2" w14:textId="77777777" w:rsidR="00810894" w:rsidRPr="008A57E2" w:rsidRDefault="00810894" w:rsidP="00263D6F">
            <w:pPr>
              <w:pStyle w:val="N4"/>
            </w:pPr>
            <w:r w:rsidRPr="008A57E2">
              <w:t>to that other person</w:t>
            </w:r>
            <w:r>
              <w:t xml:space="preserve"> in Wales</w:t>
            </w:r>
            <w:r w:rsidRPr="008A57E2">
              <w:t>, or</w:t>
            </w:r>
          </w:p>
          <w:p w14:paraId="46CF4F97" w14:textId="77777777" w:rsidR="00810894" w:rsidRDefault="00810894" w:rsidP="00263D6F">
            <w:pPr>
              <w:pStyle w:val="N4"/>
            </w:pPr>
            <w:r w:rsidRPr="008A57E2">
              <w:t>to a third person</w:t>
            </w:r>
            <w:r>
              <w:t xml:space="preserve"> in Wales</w:t>
            </w:r>
            <w:r w:rsidRPr="008A57E2">
              <w:t>.</w:t>
            </w:r>
          </w:p>
          <w:p w14:paraId="1A2D26A7" w14:textId="77777777" w:rsidR="00810894" w:rsidRPr="008A57E2" w:rsidRDefault="00810894" w:rsidP="00263D6F">
            <w:pPr>
              <w:pStyle w:val="TableText"/>
            </w:pPr>
          </w:p>
        </w:tc>
      </w:tr>
      <w:tr w:rsidR="00810894" w:rsidRPr="008A57E2" w14:paraId="722D69A9" w14:textId="77777777" w:rsidTr="00263D6F">
        <w:tc>
          <w:tcPr>
            <w:tcW w:w="1526" w:type="dxa"/>
          </w:tcPr>
          <w:p w14:paraId="51FCF5E9" w14:textId="77777777" w:rsidR="00810894" w:rsidRPr="00C53151" w:rsidRDefault="00810894" w:rsidP="00263D6F">
            <w:pPr>
              <w:pStyle w:val="TableText"/>
              <w:rPr>
                <w:b/>
              </w:rPr>
            </w:pPr>
            <w:r w:rsidRPr="00C53151">
              <w:rPr>
                <w:b/>
              </w:rPr>
              <w:t>2</w:t>
            </w:r>
            <w:r w:rsidR="007C5642">
              <w:rPr>
                <w:b/>
              </w:rPr>
              <w:t>3</w:t>
            </w:r>
          </w:p>
        </w:tc>
        <w:tc>
          <w:tcPr>
            <w:tcW w:w="3340" w:type="dxa"/>
          </w:tcPr>
          <w:p w14:paraId="7072BD04" w14:textId="77777777" w:rsidR="00810894" w:rsidRDefault="00810894" w:rsidP="00263D6F">
            <w:pPr>
              <w:pStyle w:val="TableText"/>
              <w:jc w:val="both"/>
            </w:pPr>
            <w:r w:rsidRPr="008A57E2">
              <w:t>A body is not required to produce</w:t>
            </w:r>
            <w:r>
              <w:t>,</w:t>
            </w:r>
            <w:r w:rsidRPr="008A57E2">
              <w:t xml:space="preserve"> to display or to send material in Welsh to the extent that another enactment has specified the wording of a document, a sign or a form which would run contrary to that requirement.</w:t>
            </w:r>
          </w:p>
          <w:p w14:paraId="7CCA2654" w14:textId="77777777" w:rsidR="00810894" w:rsidRPr="008A57E2" w:rsidRDefault="00810894" w:rsidP="00263D6F">
            <w:pPr>
              <w:pStyle w:val="TableText"/>
            </w:pPr>
            <w:r w:rsidRPr="008A57E2">
              <w:t xml:space="preserve"> </w:t>
            </w:r>
          </w:p>
        </w:tc>
      </w:tr>
      <w:tr w:rsidR="00810894" w:rsidRPr="008A57E2" w14:paraId="48B3BAD2" w14:textId="77777777" w:rsidTr="00263D6F">
        <w:tc>
          <w:tcPr>
            <w:tcW w:w="1526" w:type="dxa"/>
          </w:tcPr>
          <w:p w14:paraId="533B700E" w14:textId="77777777" w:rsidR="00810894" w:rsidRPr="00C53151" w:rsidRDefault="007C5642" w:rsidP="00263D6F">
            <w:pPr>
              <w:pStyle w:val="TableText"/>
              <w:rPr>
                <w:b/>
              </w:rPr>
            </w:pPr>
            <w:r w:rsidRPr="00C53151">
              <w:rPr>
                <w:b/>
              </w:rPr>
              <w:t>2</w:t>
            </w:r>
            <w:r>
              <w:rPr>
                <w:b/>
              </w:rPr>
              <w:t>4</w:t>
            </w:r>
          </w:p>
        </w:tc>
        <w:tc>
          <w:tcPr>
            <w:tcW w:w="3340" w:type="dxa"/>
          </w:tcPr>
          <w:p w14:paraId="2A46A613" w14:textId="77777777" w:rsidR="00810894" w:rsidRDefault="00810894" w:rsidP="00263D6F">
            <w:pPr>
              <w:pStyle w:val="TableText"/>
            </w:pPr>
            <w:r>
              <w:t>For the purposes of the standards —</w:t>
            </w:r>
          </w:p>
          <w:p w14:paraId="735DEA56" w14:textId="77777777" w:rsidR="00810894" w:rsidRPr="00C53151" w:rsidRDefault="00810894" w:rsidP="00810894">
            <w:pPr>
              <w:pStyle w:val="N3"/>
              <w:numPr>
                <w:ilvl w:val="2"/>
                <w:numId w:val="16"/>
              </w:numPr>
              <w:rPr>
                <w:rFonts w:eastAsia="Lucida Sans Unicode"/>
              </w:rPr>
            </w:pPr>
            <w:r w:rsidRPr="00C53151">
              <w:rPr>
                <w:rFonts w:eastAsia="Lucida Sans Unicode"/>
              </w:rPr>
              <w:t>a requirement to produce, to send, to publish, to display</w:t>
            </w:r>
            <w:r>
              <w:rPr>
                <w:rFonts w:eastAsia="Lucida Sans Unicode"/>
              </w:rPr>
              <w:t xml:space="preserve"> or</w:t>
            </w:r>
            <w:r w:rsidRPr="00C53151">
              <w:rPr>
                <w:rFonts w:eastAsia="Lucida Sans Unicode"/>
              </w:rPr>
              <w:t xml:space="preserve"> to make available any written material in Welsh does not mean that the material should be produced, sent, published, displayed</w:t>
            </w:r>
            <w:r>
              <w:rPr>
                <w:rFonts w:eastAsia="Lucida Sans Unicode"/>
              </w:rPr>
              <w:t xml:space="preserve"> or</w:t>
            </w:r>
            <w:r w:rsidRPr="00C53151">
              <w:rPr>
                <w:rFonts w:eastAsia="Lucida Sans Unicode"/>
              </w:rPr>
              <w:t xml:space="preserve"> made available in Welsh only, nor does it mean that the material should be produced in Welsh first (unless that is specifically stated in the standard);</w:t>
            </w:r>
          </w:p>
          <w:p w14:paraId="74F3D15C" w14:textId="77777777" w:rsidR="00810894" w:rsidRPr="008A57E2" w:rsidRDefault="00810894" w:rsidP="00263D6F">
            <w:pPr>
              <w:pStyle w:val="N3"/>
            </w:pPr>
            <w:r w:rsidRPr="008A57E2">
              <w:rPr>
                <w:rFonts w:eastAsia="Lucida Sans Unicode"/>
              </w:rPr>
              <w:t>a requirement to provide a service in Welsh does not mean that that service should only be provided in Welsh (unless that is specifically stated in the standard).</w:t>
            </w:r>
          </w:p>
        </w:tc>
      </w:tr>
      <w:tr w:rsidR="00810894" w:rsidRPr="008A57E2" w14:paraId="7A8D27A0" w14:textId="77777777" w:rsidTr="00263D6F">
        <w:tc>
          <w:tcPr>
            <w:tcW w:w="1526" w:type="dxa"/>
          </w:tcPr>
          <w:p w14:paraId="3212E2A1" w14:textId="77777777" w:rsidR="00810894" w:rsidRPr="00C53151" w:rsidRDefault="00810894" w:rsidP="00263D6F">
            <w:pPr>
              <w:pStyle w:val="TableText"/>
              <w:rPr>
                <w:b/>
              </w:rPr>
            </w:pPr>
            <w:r>
              <w:rPr>
                <w:b/>
              </w:rPr>
              <w:t>2</w:t>
            </w:r>
            <w:r w:rsidR="007C5642">
              <w:rPr>
                <w:b/>
              </w:rPr>
              <w:t>5</w:t>
            </w:r>
          </w:p>
        </w:tc>
        <w:tc>
          <w:tcPr>
            <w:tcW w:w="3340" w:type="dxa"/>
          </w:tcPr>
          <w:p w14:paraId="198D1A40" w14:textId="77777777" w:rsidR="00810894" w:rsidRPr="004C19BA" w:rsidRDefault="00810894" w:rsidP="00810894">
            <w:pPr>
              <w:pStyle w:val="N2"/>
              <w:numPr>
                <w:ilvl w:val="1"/>
                <w:numId w:val="57"/>
              </w:numPr>
              <w:tabs>
                <w:tab w:val="num" w:pos="720"/>
              </w:tabs>
            </w:pPr>
            <w:r w:rsidRPr="004C19BA">
              <w:t xml:space="preserve">A body is not required to translate into Welsh any text that it has not produced (“text A”). </w:t>
            </w:r>
          </w:p>
          <w:p w14:paraId="5534C1F8" w14:textId="77777777" w:rsidR="00810894" w:rsidRPr="004C19BA" w:rsidRDefault="00810894" w:rsidP="00810894">
            <w:pPr>
              <w:pStyle w:val="N2"/>
              <w:tabs>
                <w:tab w:val="num" w:pos="720"/>
              </w:tabs>
            </w:pPr>
            <w:r w:rsidRPr="004C19BA">
              <w:t xml:space="preserve">A body will not be treating the </w:t>
            </w:r>
            <w:r w:rsidRPr="004C19BA">
              <w:lastRenderedPageBreak/>
              <w:t>Welsh language less favourably if it does not translate text A into Welsh but see sub-paragraph (3).</w:t>
            </w:r>
          </w:p>
          <w:p w14:paraId="64023430" w14:textId="77777777" w:rsidR="00810894" w:rsidRPr="004C19BA" w:rsidRDefault="00810894" w:rsidP="00810894">
            <w:pPr>
              <w:pStyle w:val="N2"/>
              <w:tabs>
                <w:tab w:val="num" w:pos="720"/>
              </w:tabs>
            </w:pPr>
            <w:r w:rsidRPr="004C19BA">
              <w:t>A body must use the Welsh version of text A if another person has produce</w:t>
            </w:r>
            <w:r>
              <w:t>d</w:t>
            </w:r>
            <w:r w:rsidRPr="004C19BA">
              <w:t xml:space="preserve"> text A in Welsh </w:t>
            </w:r>
            <w:r>
              <w:t>in accordance with</w:t>
            </w:r>
            <w:r w:rsidRPr="004C19BA">
              <w:t xml:space="preserve"> —</w:t>
            </w:r>
          </w:p>
          <w:p w14:paraId="43990142" w14:textId="77777777" w:rsidR="00810894" w:rsidRPr="004C19BA" w:rsidRDefault="00810894" w:rsidP="00263D6F">
            <w:pPr>
              <w:pStyle w:val="N3"/>
            </w:pPr>
            <w:r w:rsidRPr="004C19BA">
              <w:t>its Welsh Language Scheme</w:t>
            </w:r>
            <w:r>
              <w:t>,</w:t>
            </w:r>
          </w:p>
          <w:p w14:paraId="5FD2296D" w14:textId="77777777" w:rsidR="00810894" w:rsidRPr="004C19BA" w:rsidRDefault="00810894" w:rsidP="00263D6F">
            <w:pPr>
              <w:pStyle w:val="N3"/>
            </w:pPr>
            <w:r w:rsidRPr="004C19BA">
              <w:t>a duty to comply with standards</w:t>
            </w:r>
            <w:r>
              <w:t>,</w:t>
            </w:r>
          </w:p>
          <w:p w14:paraId="1C8C1C62" w14:textId="77777777" w:rsidR="00810894" w:rsidRPr="004C19BA" w:rsidRDefault="00810894" w:rsidP="00263D6F">
            <w:pPr>
              <w:pStyle w:val="N3"/>
            </w:pPr>
            <w:r w:rsidRPr="004C19BA">
              <w:t xml:space="preserve">Standing Orders of </w:t>
            </w:r>
            <w:r>
              <w:t>Senedd Cymru,</w:t>
            </w:r>
          </w:p>
          <w:p w14:paraId="462990A7" w14:textId="77777777" w:rsidR="00810894" w:rsidRPr="004C19BA" w:rsidRDefault="00810894" w:rsidP="00263D6F">
            <w:pPr>
              <w:pStyle w:val="T1"/>
              <w:ind w:left="742" w:hanging="425"/>
            </w:pPr>
            <w:r>
              <w:t>(</w:t>
            </w:r>
            <w:proofErr w:type="spellStart"/>
            <w:r>
              <w:t>ch</w:t>
            </w:r>
            <w:proofErr w:type="spellEnd"/>
            <w:r>
              <w:t xml:space="preserve">) </w:t>
            </w:r>
            <w:r w:rsidRPr="004C19BA">
              <w:t>section 35(1C) of the 2006 Act</w:t>
            </w:r>
            <w:r>
              <w:t>, or</w:t>
            </w:r>
          </w:p>
          <w:p w14:paraId="439F2139" w14:textId="77777777" w:rsidR="00810894" w:rsidRPr="004C19BA" w:rsidRDefault="00810894" w:rsidP="00263D6F">
            <w:pPr>
              <w:pStyle w:val="N3"/>
            </w:pPr>
            <w:r w:rsidRPr="004C19BA">
              <w:t xml:space="preserve">the </w:t>
            </w:r>
            <w:r>
              <w:t>Senedd</w:t>
            </w:r>
            <w:r w:rsidRPr="004C19BA">
              <w:t xml:space="preserve"> Commission’s Official Language</w:t>
            </w:r>
            <w:r>
              <w:t>s</w:t>
            </w:r>
            <w:r w:rsidRPr="004C19BA">
              <w:t xml:space="preserve"> Scheme</w:t>
            </w:r>
            <w:r>
              <w:t>.</w:t>
            </w:r>
          </w:p>
          <w:p w14:paraId="4ACA5748" w14:textId="77777777" w:rsidR="00810894" w:rsidRPr="004C19BA" w:rsidRDefault="00810894" w:rsidP="00810894">
            <w:pPr>
              <w:pStyle w:val="N2"/>
              <w:tabs>
                <w:tab w:val="num" w:pos="720"/>
              </w:tabs>
            </w:pPr>
            <w:r w:rsidRPr="004C19BA">
              <w:t>In this paragraph—</w:t>
            </w:r>
          </w:p>
          <w:p w14:paraId="4F833B40" w14:textId="77777777" w:rsidR="00810894" w:rsidRPr="004C19BA" w:rsidRDefault="00810894" w:rsidP="00263D6F">
            <w:pPr>
              <w:pStyle w:val="N3"/>
            </w:pPr>
            <w:r w:rsidRPr="004C19BA">
              <w:t>“Welsh Language Scheme” means a Welsh language scheme produced in accordance with Part 2 of</w:t>
            </w:r>
            <w:r>
              <w:t xml:space="preserve"> the Welsh L</w:t>
            </w:r>
            <w:r w:rsidRPr="004C19BA">
              <w:t>anguage Act 1993</w:t>
            </w:r>
            <w:r>
              <w:t>(</w:t>
            </w:r>
            <w:r>
              <w:rPr>
                <w:rStyle w:val="FootnoteReference"/>
              </w:rPr>
              <w:footnoteReference w:id="9"/>
            </w:r>
            <w:r>
              <w:t>);</w:t>
            </w:r>
          </w:p>
          <w:p w14:paraId="7884D4C6" w14:textId="77777777" w:rsidR="00810894" w:rsidRPr="004C19BA" w:rsidRDefault="00810894" w:rsidP="00263D6F">
            <w:pPr>
              <w:pStyle w:val="N3"/>
            </w:pPr>
            <w:r>
              <w:t>“a</w:t>
            </w:r>
            <w:r w:rsidRPr="004C19BA">
              <w:t xml:space="preserve"> duty to comply with standards” means a duty to comply with a standard under section 25 of the Wels</w:t>
            </w:r>
            <w:r>
              <w:t>h Language (Wales) Measure 2011;</w:t>
            </w:r>
          </w:p>
          <w:p w14:paraId="1AE3978F" w14:textId="77777777" w:rsidR="00810894" w:rsidRPr="004C19BA" w:rsidRDefault="00810894" w:rsidP="00263D6F">
            <w:pPr>
              <w:pStyle w:val="N3"/>
            </w:pPr>
            <w:r w:rsidRPr="004C19BA">
              <w:t>“the 2006 Act” means the Government of Wales Act 2006</w:t>
            </w:r>
            <w:r>
              <w:t>(</w:t>
            </w:r>
            <w:r>
              <w:rPr>
                <w:rStyle w:val="FootnoteReference"/>
              </w:rPr>
              <w:footnoteReference w:id="10"/>
            </w:r>
            <w:r>
              <w:t>);</w:t>
            </w:r>
          </w:p>
          <w:p w14:paraId="283A0485" w14:textId="77777777" w:rsidR="00810894" w:rsidRPr="004C19BA" w:rsidRDefault="00810894" w:rsidP="00263D6F">
            <w:pPr>
              <w:pStyle w:val="T1"/>
              <w:ind w:left="742" w:hanging="425"/>
            </w:pPr>
            <w:r>
              <w:t>(</w:t>
            </w:r>
            <w:proofErr w:type="spellStart"/>
            <w:r>
              <w:t>ch</w:t>
            </w:r>
            <w:proofErr w:type="spellEnd"/>
            <w:r>
              <w:t xml:space="preserve">) </w:t>
            </w:r>
            <w:r w:rsidRPr="004C19BA">
              <w:t xml:space="preserve">“Standing Orders of </w:t>
            </w:r>
            <w:r>
              <w:t>Senedd Cymru</w:t>
            </w:r>
            <w:r w:rsidRPr="004C19BA">
              <w:t>” means standing orders made under section 31 of the 2006 Act</w:t>
            </w:r>
            <w:r>
              <w:t>;</w:t>
            </w:r>
          </w:p>
          <w:p w14:paraId="54CC254D" w14:textId="77777777" w:rsidR="00810894" w:rsidRDefault="00810894" w:rsidP="00263D6F">
            <w:pPr>
              <w:pStyle w:val="N3"/>
            </w:pPr>
            <w:r w:rsidRPr="004C19BA">
              <w:t>“</w:t>
            </w:r>
            <w:r>
              <w:t>t</w:t>
            </w:r>
            <w:r w:rsidRPr="004C19BA">
              <w:t xml:space="preserve">he </w:t>
            </w:r>
            <w:r>
              <w:t>Senedd</w:t>
            </w:r>
            <w:r w:rsidRPr="004C19BA">
              <w:t xml:space="preserve"> Commission’s Official Language</w:t>
            </w:r>
            <w:r>
              <w:t>s</w:t>
            </w:r>
            <w:r w:rsidRPr="004C19BA">
              <w:t xml:space="preserve"> Scheme” means </w:t>
            </w:r>
            <w:r>
              <w:t>the</w:t>
            </w:r>
            <w:r w:rsidRPr="004C19BA">
              <w:t xml:space="preserve"> </w:t>
            </w:r>
            <w:r>
              <w:t>S</w:t>
            </w:r>
            <w:r w:rsidRPr="004C19BA">
              <w:t xml:space="preserve">cheme </w:t>
            </w:r>
            <w:r>
              <w:t>adopted and published</w:t>
            </w:r>
            <w:r w:rsidRPr="004C19BA">
              <w:t xml:space="preserve"> under paragraph 8 of Schedule 2 to the 2006 Act</w:t>
            </w:r>
            <w:r>
              <w:t>(</w:t>
            </w:r>
            <w:r>
              <w:rPr>
                <w:rStyle w:val="FootnoteReference"/>
              </w:rPr>
              <w:footnoteReference w:id="11"/>
            </w:r>
            <w:r>
              <w:t>)</w:t>
            </w:r>
            <w:r w:rsidRPr="004C19BA">
              <w:t>.</w:t>
            </w:r>
          </w:p>
          <w:p w14:paraId="36BFE3A6" w14:textId="77777777" w:rsidR="00810894" w:rsidRDefault="00810894" w:rsidP="00263D6F">
            <w:pPr>
              <w:pStyle w:val="N3"/>
              <w:numPr>
                <w:ilvl w:val="0"/>
                <w:numId w:val="0"/>
              </w:numPr>
              <w:ind w:left="737"/>
            </w:pPr>
          </w:p>
        </w:tc>
      </w:tr>
      <w:tr w:rsidR="00810894" w:rsidRPr="008A57E2" w14:paraId="21660E1A" w14:textId="77777777" w:rsidTr="00263D6F">
        <w:tc>
          <w:tcPr>
            <w:tcW w:w="1526" w:type="dxa"/>
          </w:tcPr>
          <w:p w14:paraId="14361A8A" w14:textId="77777777" w:rsidR="00810894" w:rsidRDefault="00810894" w:rsidP="00263D6F">
            <w:pPr>
              <w:pStyle w:val="TableText"/>
              <w:rPr>
                <w:b/>
              </w:rPr>
            </w:pPr>
            <w:r>
              <w:rPr>
                <w:b/>
              </w:rPr>
              <w:lastRenderedPageBreak/>
              <w:t>2</w:t>
            </w:r>
            <w:r w:rsidR="007C5642">
              <w:rPr>
                <w:b/>
              </w:rPr>
              <w:t>6</w:t>
            </w:r>
          </w:p>
        </w:tc>
        <w:tc>
          <w:tcPr>
            <w:tcW w:w="3340" w:type="dxa"/>
          </w:tcPr>
          <w:p w14:paraId="7AA4EBE2" w14:textId="77777777" w:rsidR="00810894" w:rsidRPr="00A9683A" w:rsidRDefault="00810894" w:rsidP="00810894">
            <w:pPr>
              <w:pStyle w:val="N2"/>
              <w:numPr>
                <w:ilvl w:val="1"/>
                <w:numId w:val="61"/>
              </w:numPr>
              <w:tabs>
                <w:tab w:val="num" w:pos="720"/>
              </w:tabs>
            </w:pPr>
            <w:r w:rsidRPr="00C42BD5">
              <w:t xml:space="preserve">If the conditions in paragraphs </w:t>
            </w:r>
            <w:r w:rsidRPr="00C42BD5">
              <w:lastRenderedPageBreak/>
              <w:t>(</w:t>
            </w:r>
            <w:r>
              <w:t>a</w:t>
            </w:r>
            <w:r w:rsidRPr="00C42BD5">
              <w:t>) to (</w:t>
            </w:r>
            <w:r>
              <w:t>c</w:t>
            </w:r>
            <w:r w:rsidRPr="00C42BD5">
              <w:t>) are met</w:t>
            </w:r>
            <w:r>
              <w:t xml:space="preserve"> or the condition in sub-paragraph (2) is met</w:t>
            </w:r>
            <w:r w:rsidRPr="00C42BD5">
              <w:t>, a body is not required to comply with any of the</w:t>
            </w:r>
            <w:r>
              <w:t xml:space="preserve"> s</w:t>
            </w:r>
            <w:r w:rsidRPr="00C42BD5">
              <w:t>tandards</w:t>
            </w:r>
            <w:r>
              <w:t xml:space="preserve"> in respect of an activity or a service referred to in paragraph (b</w:t>
            </w:r>
            <w:r w:rsidRPr="00A9683A">
              <w:t>)—</w:t>
            </w:r>
          </w:p>
          <w:p w14:paraId="23FA2F72" w14:textId="77777777" w:rsidR="00810894" w:rsidRPr="00A9683A" w:rsidRDefault="004B7EED" w:rsidP="00263D6F">
            <w:pPr>
              <w:pStyle w:val="N3"/>
            </w:pPr>
            <w:r>
              <w:t>t</w:t>
            </w:r>
            <w:r w:rsidRPr="00A9683A">
              <w:t xml:space="preserve">he </w:t>
            </w:r>
            <w:r w:rsidR="00810894" w:rsidRPr="00A9683A">
              <w:t>first condition is that an emergency has occurred, is occurring or is about to occur</w:t>
            </w:r>
            <w:r>
              <w:t>;</w:t>
            </w:r>
          </w:p>
          <w:p w14:paraId="4FFAE315" w14:textId="77777777" w:rsidR="00810894" w:rsidRPr="00C42BD5" w:rsidRDefault="004B7EED" w:rsidP="00263D6F">
            <w:pPr>
              <w:pStyle w:val="N3"/>
              <w:rPr>
                <w:color w:val="1F497D"/>
              </w:rPr>
            </w:pPr>
            <w:r>
              <w:t>t</w:t>
            </w:r>
            <w:r w:rsidRPr="00A9683A">
              <w:t xml:space="preserve">he </w:t>
            </w:r>
            <w:r w:rsidR="00810894" w:rsidRPr="00A9683A">
              <w:t>second condition is that the activity being carried out or the service being provided by the body is necessary for the purpose of preventing, controlling or mitigating an aspect or effect of an emergency</w:t>
            </w:r>
            <w:r>
              <w:t>;</w:t>
            </w:r>
          </w:p>
          <w:p w14:paraId="66E67F15" w14:textId="77777777" w:rsidR="00810894" w:rsidRPr="00F7226E" w:rsidRDefault="004B7EED" w:rsidP="00263D6F">
            <w:pPr>
              <w:pStyle w:val="N3"/>
            </w:pPr>
            <w:r>
              <w:t>t</w:t>
            </w:r>
            <w:r w:rsidRPr="00C42BD5">
              <w:t xml:space="preserve">he </w:t>
            </w:r>
            <w:r w:rsidR="00810894" w:rsidRPr="00C42BD5">
              <w:t xml:space="preserve">third condition is that the need for the </w:t>
            </w:r>
            <w:r w:rsidR="00810894">
              <w:t xml:space="preserve">activity or the service </w:t>
            </w:r>
            <w:r w:rsidR="00810894" w:rsidRPr="00C42BD5">
              <w:t xml:space="preserve">referred to </w:t>
            </w:r>
            <w:r w:rsidR="00810894">
              <w:t>in paragraph (b) is urgent.</w:t>
            </w:r>
          </w:p>
          <w:p w14:paraId="33A63C65" w14:textId="77777777" w:rsidR="00810894" w:rsidRDefault="00810894" w:rsidP="00810894">
            <w:pPr>
              <w:pStyle w:val="N2"/>
              <w:tabs>
                <w:tab w:val="num" w:pos="720"/>
              </w:tabs>
            </w:pPr>
            <w:r>
              <w:t>The condition is that the body is undertaking an emergency drill.</w:t>
            </w:r>
          </w:p>
          <w:p w14:paraId="0B67BA86" w14:textId="77777777" w:rsidR="00810894" w:rsidRPr="00C42BD5" w:rsidRDefault="00810894" w:rsidP="00810894">
            <w:pPr>
              <w:pStyle w:val="N2"/>
              <w:tabs>
                <w:tab w:val="num" w:pos="720"/>
              </w:tabs>
              <w:rPr>
                <w:color w:val="1F497D"/>
              </w:rPr>
            </w:pPr>
            <w:r>
              <w:t>If the condition in sub-paragraph (2) is met, then the reference to “an emergency” in sub-paragraph (1)(b) is to be read as “the simulated emergency”.</w:t>
            </w:r>
          </w:p>
          <w:p w14:paraId="256B5344" w14:textId="77777777" w:rsidR="00810894" w:rsidRPr="004C19BA" w:rsidRDefault="00810894" w:rsidP="00263D6F">
            <w:pPr>
              <w:pStyle w:val="N2"/>
              <w:numPr>
                <w:ilvl w:val="0"/>
                <w:numId w:val="0"/>
              </w:numPr>
              <w:ind w:left="170"/>
            </w:pPr>
          </w:p>
        </w:tc>
      </w:tr>
      <w:tr w:rsidR="00810894" w:rsidRPr="008A57E2" w14:paraId="4263C0B8" w14:textId="77777777" w:rsidTr="00263D6F">
        <w:tc>
          <w:tcPr>
            <w:tcW w:w="1526" w:type="dxa"/>
          </w:tcPr>
          <w:p w14:paraId="6337D056" w14:textId="77777777" w:rsidR="00810894" w:rsidRPr="00C53151" w:rsidRDefault="00810894" w:rsidP="00263D6F">
            <w:pPr>
              <w:pStyle w:val="TableText"/>
              <w:rPr>
                <w:b/>
              </w:rPr>
            </w:pPr>
            <w:r w:rsidRPr="00C53151">
              <w:rPr>
                <w:b/>
              </w:rPr>
              <w:lastRenderedPageBreak/>
              <w:t>2</w:t>
            </w:r>
            <w:r w:rsidR="007C5642">
              <w:rPr>
                <w:b/>
              </w:rPr>
              <w:t>7</w:t>
            </w:r>
          </w:p>
        </w:tc>
        <w:tc>
          <w:tcPr>
            <w:tcW w:w="3340" w:type="dxa"/>
          </w:tcPr>
          <w:p w14:paraId="6F406BB9" w14:textId="77777777" w:rsidR="00810894" w:rsidRDefault="00810894" w:rsidP="00263D6F">
            <w:pPr>
              <w:pStyle w:val="TableText"/>
              <w:jc w:val="both"/>
            </w:pPr>
            <w:r w:rsidRPr="008A57E2">
              <w:t>For the purposes of standards 2, 3</w:t>
            </w:r>
            <w:r>
              <w:t xml:space="preserve">, </w:t>
            </w:r>
            <w:r w:rsidRPr="008A57E2">
              <w:t>21</w:t>
            </w:r>
            <w:r>
              <w:t>, and 36</w:t>
            </w:r>
            <w:r w:rsidRPr="008A57E2">
              <w:t>, a body corresponds with an individual</w:t>
            </w:r>
            <w:r>
              <w:t xml:space="preserve">, </w:t>
            </w:r>
            <w:r w:rsidRPr="008A57E2">
              <w:t xml:space="preserve">makes a telephone call </w:t>
            </w:r>
            <w:r>
              <w:t xml:space="preserve">or sends a document or form </w:t>
            </w:r>
            <w:r w:rsidRPr="008A57E2">
              <w:t>to an individual for the first time when it corresponds</w:t>
            </w:r>
            <w:r>
              <w:t>,</w:t>
            </w:r>
            <w:r w:rsidRPr="008A57E2">
              <w:t xml:space="preserve"> makes a telephone call</w:t>
            </w:r>
            <w:r>
              <w:t xml:space="preserve"> or sends a document or form</w:t>
            </w:r>
            <w:r w:rsidRPr="008A57E2">
              <w:t xml:space="preserve"> for the first time after the date on which a compliance notice has required the body to comply with the standard. </w:t>
            </w:r>
          </w:p>
          <w:p w14:paraId="15719B69" w14:textId="77777777" w:rsidR="00810894" w:rsidRPr="008A57E2" w:rsidRDefault="00810894" w:rsidP="00263D6F">
            <w:pPr>
              <w:pStyle w:val="TableText"/>
            </w:pPr>
          </w:p>
        </w:tc>
      </w:tr>
      <w:tr w:rsidR="00810894" w:rsidRPr="008A57E2" w14:paraId="3A6C75D7" w14:textId="77777777" w:rsidTr="00263D6F">
        <w:tc>
          <w:tcPr>
            <w:tcW w:w="1526" w:type="dxa"/>
          </w:tcPr>
          <w:p w14:paraId="07E527D1" w14:textId="77777777" w:rsidR="00810894" w:rsidRPr="00C53151" w:rsidRDefault="00810894" w:rsidP="00263D6F">
            <w:pPr>
              <w:pStyle w:val="TableText"/>
              <w:rPr>
                <w:b/>
              </w:rPr>
            </w:pPr>
            <w:r>
              <w:rPr>
                <w:b/>
              </w:rPr>
              <w:t>2</w:t>
            </w:r>
            <w:r w:rsidR="007C5642">
              <w:rPr>
                <w:b/>
              </w:rPr>
              <w:t>8</w:t>
            </w:r>
          </w:p>
        </w:tc>
        <w:tc>
          <w:tcPr>
            <w:tcW w:w="3340" w:type="dxa"/>
          </w:tcPr>
          <w:p w14:paraId="7D352FA6" w14:textId="77777777" w:rsidR="00810894" w:rsidRDefault="00810894" w:rsidP="00263D6F">
            <w:pPr>
              <w:pStyle w:val="TableText"/>
              <w:jc w:val="both"/>
            </w:pPr>
            <w:r w:rsidRPr="008A57E2">
              <w:t xml:space="preserve">In standard 22 an “automated” telephone system means a system that answers telephone calls and guides persons through a set procedure with a recorded message which, for example, asks a person to press different </w:t>
            </w:r>
            <w:r>
              <w:t>keys</w:t>
            </w:r>
            <w:r w:rsidRPr="008A57E2">
              <w:t xml:space="preserve"> in order to choose different options.</w:t>
            </w:r>
          </w:p>
          <w:p w14:paraId="7C71F261" w14:textId="77777777" w:rsidR="00810894" w:rsidRPr="008A57E2" w:rsidRDefault="00810894" w:rsidP="00263D6F">
            <w:pPr>
              <w:pStyle w:val="TableText"/>
            </w:pPr>
          </w:p>
        </w:tc>
      </w:tr>
      <w:tr w:rsidR="00810894" w:rsidRPr="008A57E2" w14:paraId="0B5E00B5" w14:textId="77777777" w:rsidTr="00263D6F">
        <w:tc>
          <w:tcPr>
            <w:tcW w:w="1526" w:type="dxa"/>
          </w:tcPr>
          <w:p w14:paraId="6DF183A8" w14:textId="77777777" w:rsidR="00810894" w:rsidDel="001C27E8" w:rsidRDefault="00810894" w:rsidP="00263D6F">
            <w:pPr>
              <w:pStyle w:val="TableText"/>
              <w:rPr>
                <w:b/>
              </w:rPr>
            </w:pPr>
            <w:r>
              <w:rPr>
                <w:b/>
              </w:rPr>
              <w:t>2</w:t>
            </w:r>
            <w:r w:rsidR="007C5642">
              <w:rPr>
                <w:b/>
              </w:rPr>
              <w:t>9</w:t>
            </w:r>
          </w:p>
        </w:tc>
        <w:tc>
          <w:tcPr>
            <w:tcW w:w="3340" w:type="dxa"/>
          </w:tcPr>
          <w:p w14:paraId="6554B9F7" w14:textId="77777777" w:rsidR="00810894" w:rsidRDefault="00810894" w:rsidP="00263D6F">
            <w:pPr>
              <w:pStyle w:val="TableText"/>
              <w:jc w:val="both"/>
              <w:rPr>
                <w:rFonts w:eastAsia="Lucida Sans Unicode"/>
              </w:rPr>
            </w:pPr>
            <w:r>
              <w:rPr>
                <w:rFonts w:eastAsia="Lucida Sans Unicode"/>
              </w:rPr>
              <w:t>Standards 23 to 24CH (meetings) do not apply when the meeting is a repair or maintenance visit.</w:t>
            </w:r>
          </w:p>
          <w:p w14:paraId="7E6F3555" w14:textId="77777777" w:rsidR="00810894" w:rsidRPr="008A57E2" w:rsidRDefault="00810894" w:rsidP="00263D6F">
            <w:pPr>
              <w:pStyle w:val="N3"/>
              <w:numPr>
                <w:ilvl w:val="0"/>
                <w:numId w:val="0"/>
              </w:numPr>
              <w:ind w:left="340"/>
            </w:pPr>
          </w:p>
        </w:tc>
      </w:tr>
      <w:tr w:rsidR="00810894" w:rsidRPr="008A57E2" w14:paraId="34CE64E4" w14:textId="77777777" w:rsidTr="00263D6F">
        <w:tc>
          <w:tcPr>
            <w:tcW w:w="1526" w:type="dxa"/>
          </w:tcPr>
          <w:p w14:paraId="304DD8ED" w14:textId="77777777" w:rsidR="00810894" w:rsidRDefault="00810894" w:rsidP="00263D6F">
            <w:pPr>
              <w:pStyle w:val="TableText"/>
              <w:rPr>
                <w:b/>
              </w:rPr>
            </w:pPr>
          </w:p>
        </w:tc>
        <w:tc>
          <w:tcPr>
            <w:tcW w:w="3340" w:type="dxa"/>
          </w:tcPr>
          <w:p w14:paraId="3587C647" w14:textId="77777777" w:rsidR="00810894" w:rsidRDefault="00810894" w:rsidP="00BC7A31">
            <w:pPr>
              <w:pStyle w:val="TableText"/>
              <w:jc w:val="both"/>
              <w:rPr>
                <w:rFonts w:eastAsia="Lucida Sans Unicode"/>
              </w:rPr>
            </w:pPr>
          </w:p>
        </w:tc>
      </w:tr>
      <w:tr w:rsidR="00810894" w:rsidRPr="008A57E2" w14:paraId="7E03084C" w14:textId="77777777" w:rsidTr="00263D6F">
        <w:tc>
          <w:tcPr>
            <w:tcW w:w="1526" w:type="dxa"/>
          </w:tcPr>
          <w:p w14:paraId="6D014329" w14:textId="77777777" w:rsidR="00810894" w:rsidRPr="00C53151" w:rsidRDefault="00810894" w:rsidP="00263D6F">
            <w:pPr>
              <w:pStyle w:val="TableText"/>
              <w:rPr>
                <w:b/>
              </w:rPr>
            </w:pPr>
            <w:r>
              <w:rPr>
                <w:b/>
              </w:rPr>
              <w:t>3</w:t>
            </w:r>
            <w:r w:rsidR="00BC7A31">
              <w:rPr>
                <w:b/>
              </w:rPr>
              <w:t>0</w:t>
            </w:r>
          </w:p>
        </w:tc>
        <w:tc>
          <w:tcPr>
            <w:tcW w:w="3340" w:type="dxa"/>
          </w:tcPr>
          <w:p w14:paraId="647A6EE8" w14:textId="77777777" w:rsidR="00810894" w:rsidRDefault="00810894" w:rsidP="00263D6F">
            <w:pPr>
              <w:pStyle w:val="TableText"/>
            </w:pPr>
            <w:r>
              <w:t>Standard 31 does not apply to—</w:t>
            </w:r>
          </w:p>
          <w:p w14:paraId="47FDB397" w14:textId="77777777" w:rsidR="00810894" w:rsidRDefault="00810894" w:rsidP="00B61A0F">
            <w:pPr>
              <w:pStyle w:val="N3"/>
            </w:pPr>
            <w:r>
              <w:t>performances of music;</w:t>
            </w:r>
          </w:p>
          <w:p w14:paraId="6ADF849D" w14:textId="77777777" w:rsidR="00810894" w:rsidRDefault="00810894" w:rsidP="00B61A0F">
            <w:pPr>
              <w:pStyle w:val="N3"/>
            </w:pPr>
            <w:r>
              <w:t>artistic or dramatic productions;</w:t>
            </w:r>
          </w:p>
          <w:p w14:paraId="1BEF764B" w14:textId="77777777" w:rsidR="00810894" w:rsidRDefault="00810894" w:rsidP="00263D6F">
            <w:pPr>
              <w:pStyle w:val="N3"/>
            </w:pPr>
            <w:r>
              <w:t>seminars or oral presentations relating to the performance or production;</w:t>
            </w:r>
          </w:p>
          <w:p w14:paraId="4C99ED71" w14:textId="77777777" w:rsidR="00810894" w:rsidRDefault="00810894" w:rsidP="00263D6F">
            <w:pPr>
              <w:pStyle w:val="T1"/>
              <w:ind w:left="742" w:hanging="425"/>
            </w:pPr>
            <w:r>
              <w:t>(</w:t>
            </w:r>
            <w:proofErr w:type="spellStart"/>
            <w:r>
              <w:t>ch</w:t>
            </w:r>
            <w:proofErr w:type="spellEnd"/>
            <w:r>
              <w:t>) any recording of the performance, production, seminar or oral presentation.</w:t>
            </w:r>
          </w:p>
          <w:p w14:paraId="4836EBDB" w14:textId="77777777" w:rsidR="00810894" w:rsidRPr="008A57E2" w:rsidRDefault="00810894" w:rsidP="00263D6F">
            <w:pPr>
              <w:pStyle w:val="N3"/>
              <w:numPr>
                <w:ilvl w:val="0"/>
                <w:numId w:val="0"/>
              </w:numPr>
              <w:ind w:left="737"/>
            </w:pPr>
          </w:p>
        </w:tc>
      </w:tr>
      <w:tr w:rsidR="00810894" w:rsidRPr="008A57E2" w14:paraId="22BDF504" w14:textId="77777777" w:rsidTr="00263D6F">
        <w:tc>
          <w:tcPr>
            <w:tcW w:w="1526" w:type="dxa"/>
          </w:tcPr>
          <w:p w14:paraId="55624059" w14:textId="77777777" w:rsidR="00810894" w:rsidRPr="00C53151" w:rsidRDefault="00BC7A31" w:rsidP="00263D6F">
            <w:pPr>
              <w:pStyle w:val="TableText"/>
              <w:rPr>
                <w:b/>
              </w:rPr>
            </w:pPr>
            <w:r>
              <w:rPr>
                <w:b/>
              </w:rPr>
              <w:t>31</w:t>
            </w:r>
          </w:p>
        </w:tc>
        <w:tc>
          <w:tcPr>
            <w:tcW w:w="3340" w:type="dxa"/>
          </w:tcPr>
          <w:p w14:paraId="354B702C" w14:textId="77777777" w:rsidR="00810894" w:rsidRPr="008A57E2" w:rsidRDefault="00810894" w:rsidP="00263D6F">
            <w:pPr>
              <w:pStyle w:val="TableText"/>
              <w:jc w:val="both"/>
            </w:pPr>
            <w:r>
              <w:t xml:space="preserve">Where </w:t>
            </w:r>
            <w:r w:rsidRPr="008A57E2">
              <w:t xml:space="preserve">a standard refers to material that is to be produced in Welsh (with the exception of standards </w:t>
            </w:r>
            <w:r>
              <w:t>40</w:t>
            </w:r>
            <w:r w:rsidRPr="008A57E2">
              <w:t xml:space="preserve"> to </w:t>
            </w:r>
            <w:r>
              <w:t>45</w:t>
            </w:r>
            <w:r w:rsidRPr="008A57E2">
              <w:t xml:space="preserve"> (websites and apps), </w:t>
            </w:r>
            <w:r>
              <w:t>48</w:t>
            </w:r>
            <w:r w:rsidRPr="008A57E2">
              <w:t xml:space="preserve"> and </w:t>
            </w:r>
            <w:r>
              <w:t xml:space="preserve">49 </w:t>
            </w:r>
            <w:r w:rsidRPr="008A57E2">
              <w:t>(social media) ), references to treating the Welsh language no less favourably than the English language, or to treating a Welsh language version no less favourably than an English language version, include, amongst other matters (and in addition to specific matters referred to in any individual standard), treating the Welsh language no less favourably as regards</w:t>
            </w:r>
            <w:r>
              <w:t xml:space="preserve"> </w:t>
            </w:r>
            <w:r w:rsidRPr="008A57E2">
              <w:t>—</w:t>
            </w:r>
          </w:p>
          <w:p w14:paraId="2A1B19A8" w14:textId="77777777" w:rsidR="00810894" w:rsidRPr="00C53151" w:rsidRDefault="00810894" w:rsidP="00810894">
            <w:pPr>
              <w:pStyle w:val="N3"/>
              <w:numPr>
                <w:ilvl w:val="2"/>
                <w:numId w:val="17"/>
              </w:numPr>
              <w:rPr>
                <w:rFonts w:eastAsia="Lucida Sans Unicode"/>
              </w:rPr>
            </w:pPr>
            <w:r w:rsidRPr="00C53151">
              <w:rPr>
                <w:rFonts w:eastAsia="Lucida Sans Unicode"/>
              </w:rPr>
              <w:t>the visual presentation of material (for example</w:t>
            </w:r>
            <w:r w:rsidR="00474A3E">
              <w:rPr>
                <w:rFonts w:eastAsia="Lucida Sans Unicode"/>
              </w:rPr>
              <w:t>,</w:t>
            </w:r>
            <w:r w:rsidRPr="00C53151">
              <w:rPr>
                <w:rFonts w:eastAsia="Lucida Sans Unicode"/>
              </w:rPr>
              <w:t xml:space="preserve"> in relation to the colour or font of any text);</w:t>
            </w:r>
          </w:p>
          <w:p w14:paraId="6CB41B6B" w14:textId="77777777" w:rsidR="00810894" w:rsidRPr="008A57E2" w:rsidRDefault="00810894" w:rsidP="00263D6F">
            <w:pPr>
              <w:pStyle w:val="N3"/>
              <w:rPr>
                <w:rFonts w:eastAsia="Lucida Sans Unicode"/>
              </w:rPr>
            </w:pPr>
            <w:r w:rsidRPr="008A57E2">
              <w:rPr>
                <w:rFonts w:eastAsia="Lucida Sans Unicode"/>
              </w:rPr>
              <w:t>the size of the material;</w:t>
            </w:r>
          </w:p>
          <w:p w14:paraId="548CCC75" w14:textId="77777777" w:rsidR="00810894" w:rsidRPr="008A57E2" w:rsidRDefault="00810894" w:rsidP="00263D6F">
            <w:pPr>
              <w:pStyle w:val="N3"/>
              <w:rPr>
                <w:rFonts w:eastAsia="Lucida Sans Unicode"/>
              </w:rPr>
            </w:pPr>
            <w:r w:rsidRPr="008A57E2">
              <w:rPr>
                <w:rFonts w:eastAsia="Lucida Sans Unicode"/>
              </w:rPr>
              <w:t>the position and prominence of the material in any public place;</w:t>
            </w:r>
          </w:p>
          <w:p w14:paraId="388C969F" w14:textId="77777777" w:rsidR="00810894" w:rsidRPr="008A57E2" w:rsidRDefault="00810894" w:rsidP="00263D6F">
            <w:pPr>
              <w:pStyle w:val="N3"/>
              <w:numPr>
                <w:ilvl w:val="0"/>
                <w:numId w:val="0"/>
              </w:numPr>
              <w:ind w:left="742" w:hanging="402"/>
              <w:rPr>
                <w:rFonts w:eastAsia="Lucida Sans Unicode"/>
              </w:rPr>
            </w:pPr>
            <w:r>
              <w:rPr>
                <w:rFonts w:eastAsia="Lucida Sans Unicode"/>
              </w:rPr>
              <w:t>(</w:t>
            </w:r>
            <w:proofErr w:type="spellStart"/>
            <w:r>
              <w:rPr>
                <w:rFonts w:eastAsia="Lucida Sans Unicode"/>
              </w:rPr>
              <w:t>ch</w:t>
            </w:r>
            <w:proofErr w:type="spellEnd"/>
            <w:r>
              <w:rPr>
                <w:rFonts w:eastAsia="Lucida Sans Unicode"/>
              </w:rPr>
              <w:t xml:space="preserve">) </w:t>
            </w:r>
            <w:r w:rsidRPr="008A57E2">
              <w:rPr>
                <w:rFonts w:eastAsia="Lucida Sans Unicode"/>
              </w:rPr>
              <w:t>when and how the material is published, provided or exhibited;</w:t>
            </w:r>
          </w:p>
          <w:p w14:paraId="047B1DBE" w14:textId="77777777" w:rsidR="00810894" w:rsidRDefault="00810894" w:rsidP="00263D6F">
            <w:pPr>
              <w:pStyle w:val="N3"/>
            </w:pPr>
            <w:r w:rsidRPr="008A57E2">
              <w:rPr>
                <w:rFonts w:eastAsia="Lucida Sans Unicode"/>
              </w:rPr>
              <w:t>the publication format of material.</w:t>
            </w:r>
          </w:p>
          <w:p w14:paraId="0230BC8C" w14:textId="77777777" w:rsidR="00810894" w:rsidRPr="008A57E2" w:rsidRDefault="00810894" w:rsidP="00263D6F">
            <w:pPr>
              <w:pStyle w:val="TableText"/>
            </w:pPr>
          </w:p>
        </w:tc>
      </w:tr>
      <w:tr w:rsidR="00810894" w:rsidRPr="008A57E2" w14:paraId="5ABE6A03" w14:textId="77777777" w:rsidTr="00263D6F">
        <w:tc>
          <w:tcPr>
            <w:tcW w:w="1526" w:type="dxa"/>
          </w:tcPr>
          <w:p w14:paraId="6C6D7019" w14:textId="77777777" w:rsidR="00810894" w:rsidRPr="00920B72" w:rsidRDefault="00810894" w:rsidP="00263D6F">
            <w:pPr>
              <w:pStyle w:val="TableText"/>
              <w:rPr>
                <w:b/>
              </w:rPr>
            </w:pPr>
            <w:r w:rsidRPr="00920B72">
              <w:rPr>
                <w:b/>
              </w:rPr>
              <w:t>3</w:t>
            </w:r>
            <w:r w:rsidR="00BC7A31">
              <w:rPr>
                <w:b/>
              </w:rPr>
              <w:t>2</w:t>
            </w:r>
          </w:p>
        </w:tc>
        <w:tc>
          <w:tcPr>
            <w:tcW w:w="3340" w:type="dxa"/>
          </w:tcPr>
          <w:p w14:paraId="3D72512A" w14:textId="77777777" w:rsidR="00810894" w:rsidRDefault="00810894" w:rsidP="00470F29">
            <w:pPr>
              <w:pStyle w:val="N2"/>
              <w:numPr>
                <w:ilvl w:val="0"/>
                <w:numId w:val="0"/>
              </w:numPr>
              <w:ind w:left="170"/>
            </w:pPr>
            <w:r w:rsidRPr="008A57E2">
              <w:t xml:space="preserve">For the purposes of standards </w:t>
            </w:r>
            <w:r>
              <w:t>35</w:t>
            </w:r>
            <w:r w:rsidRPr="008A57E2">
              <w:t xml:space="preserve">, </w:t>
            </w:r>
            <w:r>
              <w:t xml:space="preserve">38, </w:t>
            </w:r>
            <w:r w:rsidR="00D30C2A">
              <w:t>59</w:t>
            </w:r>
            <w:r>
              <w:t>, 6</w:t>
            </w:r>
            <w:r w:rsidR="00D30C2A">
              <w:t>3</w:t>
            </w:r>
            <w:r>
              <w:t xml:space="preserve"> and this Part of the Schedule</w:t>
            </w:r>
            <w:r w:rsidR="004966A8">
              <w:t xml:space="preserve">, </w:t>
            </w:r>
            <w:r>
              <w:t>r</w:t>
            </w:r>
            <w:r w:rsidRPr="008A57E2">
              <w:t xml:space="preserve">eferences to documents or other materials being available to </w:t>
            </w:r>
            <w:r>
              <w:t>members of the</w:t>
            </w:r>
            <w:r w:rsidRPr="008A57E2">
              <w:t xml:space="preserve"> public</w:t>
            </w:r>
            <w:r>
              <w:t xml:space="preserve"> in Wales</w:t>
            </w:r>
            <w:r w:rsidRPr="008A57E2">
              <w:t xml:space="preserve"> or being produced for public use do not include documents or materials that are only available to the public by virtue of the Freedom of</w:t>
            </w:r>
            <w:r>
              <w:t xml:space="preserve"> </w:t>
            </w:r>
            <w:r w:rsidRPr="008A57E2">
              <w:t xml:space="preserve">Information Act </w:t>
            </w:r>
            <w:r w:rsidRPr="008A57E2">
              <w:lastRenderedPageBreak/>
              <w:t>2000</w:t>
            </w:r>
            <w:r>
              <w:t>(</w:t>
            </w:r>
            <w:r>
              <w:rPr>
                <w:rStyle w:val="FootnoteReference"/>
              </w:rPr>
              <w:footnoteReference w:id="12"/>
            </w:r>
            <w:r>
              <w:t>)</w:t>
            </w:r>
            <w:r w:rsidR="00BC7A31">
              <w:t>.</w:t>
            </w:r>
          </w:p>
          <w:p w14:paraId="65A08941" w14:textId="77777777" w:rsidR="00810894" w:rsidRPr="008A57E2" w:rsidRDefault="00810894" w:rsidP="002E17C4">
            <w:pPr>
              <w:pStyle w:val="N3"/>
              <w:numPr>
                <w:ilvl w:val="0"/>
                <w:numId w:val="0"/>
              </w:numPr>
              <w:ind w:left="737"/>
            </w:pPr>
          </w:p>
        </w:tc>
      </w:tr>
      <w:tr w:rsidR="00BC7A31" w:rsidRPr="008A57E2" w14:paraId="4CB05E91" w14:textId="77777777" w:rsidTr="00263D6F">
        <w:tc>
          <w:tcPr>
            <w:tcW w:w="1526" w:type="dxa"/>
          </w:tcPr>
          <w:p w14:paraId="55F5E867" w14:textId="77777777" w:rsidR="00BC7A31" w:rsidRPr="00920B72" w:rsidRDefault="00BC7A31" w:rsidP="00263D6F">
            <w:pPr>
              <w:pStyle w:val="TableText"/>
              <w:rPr>
                <w:b/>
              </w:rPr>
            </w:pPr>
            <w:r>
              <w:rPr>
                <w:b/>
              </w:rPr>
              <w:lastRenderedPageBreak/>
              <w:t>33</w:t>
            </w:r>
          </w:p>
        </w:tc>
        <w:tc>
          <w:tcPr>
            <w:tcW w:w="3340" w:type="dxa"/>
          </w:tcPr>
          <w:p w14:paraId="55E1A629" w14:textId="77777777" w:rsidR="00BC7A31" w:rsidRPr="008A57E2" w:rsidRDefault="00BC7A31" w:rsidP="00263D6F">
            <w:pPr>
              <w:pStyle w:val="N2"/>
              <w:numPr>
                <w:ilvl w:val="0"/>
                <w:numId w:val="0"/>
              </w:numPr>
              <w:ind w:left="170"/>
            </w:pPr>
            <w:r>
              <w:t>For the purposes of the standards “documents” includes a document in HTML format.</w:t>
            </w:r>
          </w:p>
        </w:tc>
      </w:tr>
      <w:tr w:rsidR="00810894" w:rsidRPr="008A57E2" w14:paraId="4EA74087" w14:textId="77777777" w:rsidTr="00263D6F">
        <w:tc>
          <w:tcPr>
            <w:tcW w:w="1526" w:type="dxa"/>
          </w:tcPr>
          <w:p w14:paraId="2528BB31" w14:textId="77777777" w:rsidR="00810894" w:rsidRPr="001A7368" w:rsidRDefault="00810894" w:rsidP="00263D6F">
            <w:pPr>
              <w:pStyle w:val="TableText"/>
              <w:rPr>
                <w:b/>
              </w:rPr>
            </w:pPr>
            <w:r w:rsidRPr="001A7368">
              <w:rPr>
                <w:b/>
              </w:rPr>
              <w:t>3</w:t>
            </w:r>
            <w:r w:rsidR="007C5642">
              <w:rPr>
                <w:b/>
              </w:rPr>
              <w:t>4</w:t>
            </w:r>
          </w:p>
        </w:tc>
        <w:tc>
          <w:tcPr>
            <w:tcW w:w="3340" w:type="dxa"/>
          </w:tcPr>
          <w:p w14:paraId="26A20A77" w14:textId="77777777" w:rsidR="00810894" w:rsidRDefault="00810894" w:rsidP="00810894">
            <w:pPr>
              <w:pStyle w:val="N2"/>
              <w:numPr>
                <w:ilvl w:val="1"/>
                <w:numId w:val="18"/>
              </w:numPr>
              <w:tabs>
                <w:tab w:val="num" w:pos="720"/>
              </w:tabs>
            </w:pPr>
            <w:r>
              <w:t>Standards 35, 36, 37 and 39 do not apply to the forms listed in sub-paragraph (2).</w:t>
            </w:r>
          </w:p>
          <w:p w14:paraId="31782B88" w14:textId="77777777" w:rsidR="00810894" w:rsidRDefault="00810894" w:rsidP="00810894">
            <w:pPr>
              <w:pStyle w:val="N2"/>
              <w:tabs>
                <w:tab w:val="num" w:pos="720"/>
              </w:tabs>
            </w:pPr>
            <w:r>
              <w:t>The forms are—</w:t>
            </w:r>
          </w:p>
          <w:p w14:paraId="6A2AD200" w14:textId="77777777" w:rsidR="00810894" w:rsidRPr="009830C5" w:rsidRDefault="00810894" w:rsidP="00263D6F">
            <w:pPr>
              <w:pStyle w:val="N3"/>
              <w:rPr>
                <w:rFonts w:eastAsia="Lucida Sans Unicode"/>
              </w:rPr>
            </w:pPr>
            <w:r w:rsidRPr="009830C5">
              <w:rPr>
                <w:rFonts w:eastAsia="Lucida Sans Unicode"/>
              </w:rPr>
              <w:t xml:space="preserve">forms used by a body to recruit employees (see standards </w:t>
            </w:r>
            <w:r>
              <w:rPr>
                <w:rFonts w:eastAsia="Lucida Sans Unicode"/>
              </w:rPr>
              <w:t>10</w:t>
            </w:r>
            <w:r w:rsidR="00D30C2A">
              <w:rPr>
                <w:rFonts w:eastAsia="Lucida Sans Unicode"/>
              </w:rPr>
              <w:t>6</w:t>
            </w:r>
            <w:r w:rsidRPr="009830C5">
              <w:rPr>
                <w:rFonts w:eastAsia="Lucida Sans Unicode"/>
              </w:rPr>
              <w:t>A, 1</w:t>
            </w:r>
            <w:r>
              <w:rPr>
                <w:rFonts w:eastAsia="Lucida Sans Unicode"/>
              </w:rPr>
              <w:t>0</w:t>
            </w:r>
            <w:r w:rsidR="00D30C2A">
              <w:rPr>
                <w:rFonts w:eastAsia="Lucida Sans Unicode"/>
              </w:rPr>
              <w:t>7</w:t>
            </w:r>
            <w:r w:rsidRPr="009830C5">
              <w:rPr>
                <w:rFonts w:eastAsia="Lucida Sans Unicode"/>
              </w:rPr>
              <w:t xml:space="preserve"> and 1</w:t>
            </w:r>
            <w:r>
              <w:rPr>
                <w:rFonts w:eastAsia="Lucida Sans Unicode"/>
              </w:rPr>
              <w:t>0</w:t>
            </w:r>
            <w:r w:rsidR="00D30C2A">
              <w:rPr>
                <w:rFonts w:eastAsia="Lucida Sans Unicode"/>
              </w:rPr>
              <w:t>8</w:t>
            </w:r>
            <w:r w:rsidRPr="009830C5">
              <w:rPr>
                <w:rFonts w:eastAsia="Lucida Sans Unicode"/>
              </w:rPr>
              <w:t xml:space="preserve"> in relation to recruitment);</w:t>
            </w:r>
          </w:p>
          <w:p w14:paraId="07C742CA" w14:textId="77777777" w:rsidR="00810894" w:rsidRDefault="00810894" w:rsidP="00263D6F">
            <w:pPr>
              <w:pStyle w:val="N3"/>
              <w:rPr>
                <w:rFonts w:eastAsia="Lucida Sans Unicode"/>
              </w:rPr>
            </w:pPr>
            <w:r w:rsidRPr="009830C5">
              <w:rPr>
                <w:rFonts w:eastAsia="Lucida Sans Unicode"/>
              </w:rPr>
              <w:t>forms used when applying for grant assistance from a body (see standards</w:t>
            </w:r>
            <w:r>
              <w:rPr>
                <w:rFonts w:eastAsia="Lucida Sans Unicode"/>
              </w:rPr>
              <w:t xml:space="preserve"> 5</w:t>
            </w:r>
            <w:r w:rsidR="00D30C2A">
              <w:rPr>
                <w:rFonts w:eastAsia="Lucida Sans Unicode"/>
              </w:rPr>
              <w:t>9</w:t>
            </w:r>
            <w:r w:rsidRPr="009830C5">
              <w:rPr>
                <w:rFonts w:eastAsia="Lucida Sans Unicode"/>
              </w:rPr>
              <w:t xml:space="preserve"> to </w:t>
            </w:r>
            <w:r>
              <w:rPr>
                <w:rFonts w:eastAsia="Lucida Sans Unicode"/>
              </w:rPr>
              <w:t>6</w:t>
            </w:r>
            <w:r w:rsidR="00D30C2A">
              <w:rPr>
                <w:rFonts w:eastAsia="Lucida Sans Unicode"/>
              </w:rPr>
              <w:t>1</w:t>
            </w:r>
            <w:r w:rsidRPr="009830C5">
              <w:rPr>
                <w:rFonts w:eastAsia="Lucida Sans Unicode"/>
              </w:rPr>
              <w:t xml:space="preserve"> in relation to applications for grants)</w:t>
            </w:r>
            <w:r>
              <w:rPr>
                <w:rFonts w:eastAsia="Lucida Sans Unicode"/>
              </w:rPr>
              <w:t>.</w:t>
            </w:r>
          </w:p>
          <w:p w14:paraId="0259EB5F" w14:textId="77777777" w:rsidR="00810894" w:rsidRPr="008A57E2" w:rsidRDefault="00810894" w:rsidP="00263D6F">
            <w:pPr>
              <w:pStyle w:val="N2"/>
              <w:numPr>
                <w:ilvl w:val="0"/>
                <w:numId w:val="0"/>
              </w:numPr>
              <w:ind w:firstLine="170"/>
            </w:pPr>
          </w:p>
        </w:tc>
      </w:tr>
      <w:tr w:rsidR="00810894" w:rsidRPr="008A57E2" w14:paraId="7D023FED" w14:textId="77777777" w:rsidTr="00263D6F">
        <w:tc>
          <w:tcPr>
            <w:tcW w:w="1526" w:type="dxa"/>
          </w:tcPr>
          <w:p w14:paraId="01634A8C" w14:textId="77777777" w:rsidR="00810894" w:rsidRPr="001A7368" w:rsidRDefault="00810894" w:rsidP="00263D6F">
            <w:pPr>
              <w:pStyle w:val="TableText"/>
              <w:rPr>
                <w:b/>
              </w:rPr>
            </w:pPr>
            <w:r w:rsidRPr="001A7368">
              <w:rPr>
                <w:b/>
              </w:rPr>
              <w:t>3</w:t>
            </w:r>
            <w:r w:rsidR="007C5642">
              <w:rPr>
                <w:b/>
              </w:rPr>
              <w:t>5</w:t>
            </w:r>
          </w:p>
        </w:tc>
        <w:tc>
          <w:tcPr>
            <w:tcW w:w="3340" w:type="dxa"/>
          </w:tcPr>
          <w:p w14:paraId="592F9C9F" w14:textId="77777777" w:rsidR="00810894" w:rsidRDefault="00810894" w:rsidP="00263D6F">
            <w:pPr>
              <w:pStyle w:val="TableText"/>
              <w:jc w:val="both"/>
              <w:rPr>
                <w:rFonts w:eastAsia="Lucida Sans Unicode"/>
              </w:rPr>
            </w:pPr>
            <w:r>
              <w:rPr>
                <w:rFonts w:eastAsia="Lucida Sans Unicode"/>
              </w:rPr>
              <w:t xml:space="preserve"> In </w:t>
            </w:r>
            <w:r w:rsidR="00B61A0F">
              <w:rPr>
                <w:rFonts w:eastAsia="Lucida Sans Unicode"/>
              </w:rPr>
              <w:t>s</w:t>
            </w:r>
            <w:r>
              <w:rPr>
                <w:rFonts w:eastAsia="Lucida Sans Unicode"/>
              </w:rPr>
              <w:t>tandards 35, 36, 37 and 39 “forms” includes interactive forms.</w:t>
            </w:r>
          </w:p>
          <w:p w14:paraId="12986FB5" w14:textId="77777777" w:rsidR="00810894" w:rsidRPr="008A57E2" w:rsidRDefault="00810894" w:rsidP="00263D6F">
            <w:pPr>
              <w:pStyle w:val="TableText"/>
              <w:jc w:val="both"/>
              <w:rPr>
                <w:rFonts w:eastAsia="Lucida Sans Unicode"/>
              </w:rPr>
            </w:pPr>
          </w:p>
        </w:tc>
      </w:tr>
      <w:tr w:rsidR="00810894" w:rsidRPr="008A57E2" w14:paraId="491E3B53" w14:textId="77777777" w:rsidTr="00263D6F">
        <w:tc>
          <w:tcPr>
            <w:tcW w:w="1526" w:type="dxa"/>
          </w:tcPr>
          <w:p w14:paraId="5A5B6ABF" w14:textId="77777777" w:rsidR="00810894" w:rsidRPr="001A7368" w:rsidRDefault="00810894" w:rsidP="00263D6F">
            <w:pPr>
              <w:pStyle w:val="TableText"/>
              <w:rPr>
                <w:b/>
              </w:rPr>
            </w:pPr>
            <w:r>
              <w:rPr>
                <w:b/>
              </w:rPr>
              <w:t>3</w:t>
            </w:r>
            <w:r w:rsidR="007C5642">
              <w:rPr>
                <w:b/>
              </w:rPr>
              <w:t>6</w:t>
            </w:r>
          </w:p>
        </w:tc>
        <w:tc>
          <w:tcPr>
            <w:tcW w:w="3340" w:type="dxa"/>
          </w:tcPr>
          <w:p w14:paraId="001B00C6" w14:textId="77777777" w:rsidR="00810894" w:rsidRDefault="00810894" w:rsidP="00263D6F">
            <w:pPr>
              <w:pStyle w:val="TableText"/>
              <w:jc w:val="both"/>
              <w:rPr>
                <w:rFonts w:eastAsia="Lucida Sans Unicode"/>
              </w:rPr>
            </w:pPr>
            <w:r>
              <w:rPr>
                <w:rFonts w:eastAsia="Lucida Sans Unicode"/>
              </w:rPr>
              <w:t>Standards 35, 36, 37</w:t>
            </w:r>
            <w:r w:rsidR="00BC7A31">
              <w:rPr>
                <w:rFonts w:eastAsia="Lucida Sans Unicode"/>
              </w:rPr>
              <w:t>, 38</w:t>
            </w:r>
            <w:r>
              <w:rPr>
                <w:rFonts w:eastAsia="Lucida Sans Unicode"/>
              </w:rPr>
              <w:t xml:space="preserve"> and </w:t>
            </w:r>
            <w:r w:rsidR="00BC7A31">
              <w:rPr>
                <w:rFonts w:eastAsia="Lucida Sans Unicode"/>
              </w:rPr>
              <w:t xml:space="preserve">39 </w:t>
            </w:r>
            <w:r>
              <w:rPr>
                <w:rFonts w:eastAsia="Lucida Sans Unicode"/>
              </w:rPr>
              <w:t>do not apply to any advertising material contained in a document, brochure, leaflet, pamphlet or card.</w:t>
            </w:r>
          </w:p>
          <w:p w14:paraId="26F9682D" w14:textId="77777777" w:rsidR="00810894" w:rsidRPr="008A57E2" w:rsidRDefault="00810894" w:rsidP="00263D6F">
            <w:pPr>
              <w:pStyle w:val="TableText"/>
              <w:rPr>
                <w:rFonts w:eastAsia="Lucida Sans Unicode"/>
              </w:rPr>
            </w:pPr>
          </w:p>
        </w:tc>
      </w:tr>
      <w:tr w:rsidR="00810894" w:rsidRPr="008A57E2" w14:paraId="0E8CA8D6" w14:textId="77777777" w:rsidTr="00263D6F">
        <w:tc>
          <w:tcPr>
            <w:tcW w:w="1526" w:type="dxa"/>
          </w:tcPr>
          <w:p w14:paraId="27D6B120" w14:textId="77777777" w:rsidR="00810894" w:rsidRPr="001A7368" w:rsidRDefault="00810894" w:rsidP="00263D6F">
            <w:pPr>
              <w:pStyle w:val="TableText"/>
              <w:rPr>
                <w:b/>
              </w:rPr>
            </w:pPr>
            <w:r>
              <w:rPr>
                <w:b/>
              </w:rPr>
              <w:t>3</w:t>
            </w:r>
            <w:r w:rsidR="007C5642">
              <w:rPr>
                <w:b/>
              </w:rPr>
              <w:t>7</w:t>
            </w:r>
          </w:p>
        </w:tc>
        <w:tc>
          <w:tcPr>
            <w:tcW w:w="3340" w:type="dxa"/>
          </w:tcPr>
          <w:p w14:paraId="7255E786" w14:textId="77777777" w:rsidR="00810894" w:rsidRDefault="00810894" w:rsidP="00263D6F">
            <w:pPr>
              <w:pStyle w:val="TableText"/>
              <w:rPr>
                <w:rFonts w:eastAsia="Lucida Sans Unicode"/>
              </w:rPr>
            </w:pPr>
            <w:r>
              <w:rPr>
                <w:rFonts w:eastAsia="Lucida Sans Unicode"/>
              </w:rPr>
              <w:t>Standards 40 to 44 (websites) do not apply to —</w:t>
            </w:r>
          </w:p>
          <w:p w14:paraId="649FE3C8" w14:textId="77777777" w:rsidR="00810894" w:rsidRPr="00B61A0F" w:rsidRDefault="00810894" w:rsidP="00810894">
            <w:pPr>
              <w:pStyle w:val="N3"/>
              <w:numPr>
                <w:ilvl w:val="2"/>
                <w:numId w:val="19"/>
              </w:numPr>
              <w:rPr>
                <w:rFonts w:eastAsia="Lucida Sans Unicode"/>
              </w:rPr>
            </w:pPr>
            <w:r>
              <w:t xml:space="preserve">forms or </w:t>
            </w:r>
            <w:r w:rsidRPr="001A7368">
              <w:rPr>
                <w:rFonts w:eastAsia="Lucida Sans Unicode"/>
              </w:rPr>
              <w:t xml:space="preserve">documents to which a link is provided on a website, advertising material on a website, or to video and audio clips on a website (see standards </w:t>
            </w:r>
            <w:r>
              <w:rPr>
                <w:rFonts w:eastAsia="Lucida Sans Unicode"/>
              </w:rPr>
              <w:t>35 to 39</w:t>
            </w:r>
            <w:r w:rsidRPr="001A7368">
              <w:rPr>
                <w:rFonts w:eastAsia="Lucida Sans Unicode"/>
              </w:rPr>
              <w:t xml:space="preserve"> for specific provision in relation to </w:t>
            </w:r>
            <w:r>
              <w:rPr>
                <w:rFonts w:eastAsia="Lucida Sans Unicode"/>
              </w:rPr>
              <w:t xml:space="preserve">forms or </w:t>
            </w:r>
            <w:r w:rsidRPr="001A7368">
              <w:rPr>
                <w:rFonts w:eastAsia="Lucida Sans Unicode"/>
              </w:rPr>
              <w:t xml:space="preserve">documents, and standard </w:t>
            </w:r>
            <w:r>
              <w:rPr>
                <w:rFonts w:eastAsia="Lucida Sans Unicode"/>
              </w:rPr>
              <w:t>32</w:t>
            </w:r>
            <w:r w:rsidRPr="001A7368">
              <w:rPr>
                <w:rFonts w:eastAsia="Lucida Sans Unicode"/>
              </w:rPr>
              <w:t xml:space="preserve"> in relation to advertising material produced by a body</w:t>
            </w:r>
            <w:r w:rsidR="00D30C2A">
              <w:rPr>
                <w:rFonts w:eastAsia="Lucida Sans Unicode"/>
              </w:rPr>
              <w:t xml:space="preserve">, </w:t>
            </w:r>
            <w:r w:rsidR="00D30C2A" w:rsidRPr="00B61A0F">
              <w:rPr>
                <w:rFonts w:eastAsia="Lucida Sans Unicode"/>
              </w:rPr>
              <w:t>and standard 50 in relation to audio and video content</w:t>
            </w:r>
            <w:r w:rsidRPr="00B61A0F">
              <w:rPr>
                <w:rFonts w:eastAsia="Lucida Sans Unicode"/>
              </w:rPr>
              <w:t>);</w:t>
            </w:r>
          </w:p>
          <w:p w14:paraId="64F26345" w14:textId="77777777" w:rsidR="00810894" w:rsidRDefault="00810894" w:rsidP="00263D6F">
            <w:pPr>
              <w:pStyle w:val="N3"/>
              <w:rPr>
                <w:rFonts w:eastAsia="Lucida Sans Unicode"/>
              </w:rPr>
            </w:pPr>
            <w:r w:rsidRPr="008A57E2">
              <w:rPr>
                <w:rFonts w:eastAsia="Lucida Sans Unicode"/>
              </w:rPr>
              <w:t>information presented by persons (other than the body) on an interactive page published on a body’s website (for example on a section for comments or on a discussion forum)</w:t>
            </w:r>
            <w:r>
              <w:rPr>
                <w:rFonts w:eastAsia="Lucida Sans Unicode"/>
              </w:rPr>
              <w:t>;</w:t>
            </w:r>
          </w:p>
          <w:p w14:paraId="41D73252" w14:textId="77777777" w:rsidR="00810894" w:rsidRDefault="00810894" w:rsidP="00263D6F">
            <w:pPr>
              <w:pStyle w:val="N3"/>
              <w:rPr>
                <w:rFonts w:eastAsia="Lucida Sans Unicode"/>
              </w:rPr>
            </w:pPr>
            <w:r>
              <w:rPr>
                <w:rFonts w:eastAsia="Lucida Sans Unicode"/>
              </w:rPr>
              <w:lastRenderedPageBreak/>
              <w:t>a live chat facility (see standards 46 and 47 for specific provision in relation to live chat).</w:t>
            </w:r>
          </w:p>
          <w:p w14:paraId="77B24EF9" w14:textId="77777777" w:rsidR="00810894" w:rsidRPr="008A57E2" w:rsidRDefault="00810894" w:rsidP="00263D6F">
            <w:pPr>
              <w:pStyle w:val="TableText"/>
              <w:rPr>
                <w:rFonts w:eastAsia="Lucida Sans Unicode"/>
              </w:rPr>
            </w:pPr>
          </w:p>
        </w:tc>
      </w:tr>
      <w:tr w:rsidR="00810894" w:rsidRPr="008A57E2" w14:paraId="592E970A" w14:textId="77777777" w:rsidTr="00263D6F">
        <w:tc>
          <w:tcPr>
            <w:tcW w:w="1526" w:type="dxa"/>
          </w:tcPr>
          <w:p w14:paraId="4535CF51" w14:textId="77777777" w:rsidR="00810894" w:rsidRPr="001A7368" w:rsidRDefault="00810894" w:rsidP="00263D6F">
            <w:pPr>
              <w:pStyle w:val="TableText"/>
              <w:rPr>
                <w:b/>
              </w:rPr>
            </w:pPr>
            <w:r>
              <w:rPr>
                <w:b/>
              </w:rPr>
              <w:lastRenderedPageBreak/>
              <w:t>3</w:t>
            </w:r>
            <w:r w:rsidR="007C5642">
              <w:rPr>
                <w:b/>
              </w:rPr>
              <w:t>8</w:t>
            </w:r>
          </w:p>
        </w:tc>
        <w:tc>
          <w:tcPr>
            <w:tcW w:w="3340" w:type="dxa"/>
          </w:tcPr>
          <w:p w14:paraId="3C5F2B65" w14:textId="77777777" w:rsidR="00810894" w:rsidRPr="001A7368" w:rsidRDefault="00810894" w:rsidP="00810894">
            <w:pPr>
              <w:pStyle w:val="N2"/>
              <w:numPr>
                <w:ilvl w:val="1"/>
                <w:numId w:val="20"/>
              </w:numPr>
              <w:tabs>
                <w:tab w:val="num" w:pos="720"/>
              </w:tabs>
              <w:rPr>
                <w:rFonts w:eastAsia="Lucida Sans Unicode"/>
              </w:rPr>
            </w:pPr>
            <w:r w:rsidRPr="001A7368">
              <w:rPr>
                <w:rFonts w:eastAsia="Lucida Sans Unicode"/>
              </w:rPr>
              <w:t xml:space="preserve">For the purpose of standard </w:t>
            </w:r>
            <w:r>
              <w:rPr>
                <w:rFonts w:eastAsia="Lucida Sans Unicode"/>
              </w:rPr>
              <w:t>45</w:t>
            </w:r>
            <w:r w:rsidRPr="001A7368">
              <w:rPr>
                <w:rFonts w:eastAsia="Lucida Sans Unicode"/>
              </w:rPr>
              <w:t xml:space="preserve"> an </w:t>
            </w:r>
            <w:r>
              <w:rPr>
                <w:rFonts w:eastAsia="Lucida Sans Unicode"/>
              </w:rPr>
              <w:t>“</w:t>
            </w:r>
            <w:r w:rsidRPr="001A7368">
              <w:rPr>
                <w:rFonts w:eastAsia="Lucida Sans Unicode"/>
              </w:rPr>
              <w:t>app</w:t>
            </w:r>
            <w:r>
              <w:rPr>
                <w:rFonts w:eastAsia="Lucida Sans Unicode"/>
              </w:rPr>
              <w:t xml:space="preserve">” </w:t>
            </w:r>
            <w:r w:rsidRPr="001A7368">
              <w:rPr>
                <w:rFonts w:eastAsia="Lucida Sans Unicode"/>
              </w:rPr>
              <w:t>is a software application designed to undertake a specific task on an electronic device</w:t>
            </w:r>
            <w:r>
              <w:rPr>
                <w:rFonts w:eastAsia="Lucida Sans Unicode"/>
              </w:rPr>
              <w:t>.</w:t>
            </w:r>
          </w:p>
          <w:p w14:paraId="2A109AC8" w14:textId="77777777" w:rsidR="00810894" w:rsidRDefault="00810894" w:rsidP="00810894">
            <w:pPr>
              <w:pStyle w:val="N2"/>
              <w:tabs>
                <w:tab w:val="num" w:pos="720"/>
              </w:tabs>
              <w:rPr>
                <w:rFonts w:eastAsia="Lucida Sans Unicode"/>
              </w:rPr>
            </w:pPr>
            <w:r w:rsidRPr="008A57E2">
              <w:rPr>
                <w:rFonts w:eastAsia="Lucida Sans Unicode"/>
              </w:rPr>
              <w:t xml:space="preserve">Standard </w:t>
            </w:r>
            <w:r>
              <w:rPr>
                <w:rFonts w:eastAsia="Lucida Sans Unicode"/>
              </w:rPr>
              <w:t>45</w:t>
            </w:r>
            <w:r w:rsidRPr="008A57E2">
              <w:rPr>
                <w:rFonts w:eastAsia="Lucida Sans Unicode"/>
              </w:rPr>
              <w:t xml:space="preserve"> does not apply to any advertising material on an app (see standard 3</w:t>
            </w:r>
            <w:r>
              <w:rPr>
                <w:rFonts w:eastAsia="Lucida Sans Unicode"/>
              </w:rPr>
              <w:t>2</w:t>
            </w:r>
            <w:r w:rsidRPr="008A57E2">
              <w:rPr>
                <w:rFonts w:eastAsia="Lucida Sans Unicode"/>
              </w:rPr>
              <w:t xml:space="preserve"> in relation to advertising material produced by a body).</w:t>
            </w:r>
          </w:p>
          <w:p w14:paraId="5A0EC35F" w14:textId="77777777" w:rsidR="00BC7A31" w:rsidRDefault="00810894" w:rsidP="00810894">
            <w:pPr>
              <w:pStyle w:val="N2"/>
              <w:tabs>
                <w:tab w:val="num" w:pos="720"/>
              </w:tabs>
              <w:rPr>
                <w:rFonts w:eastAsia="Lucida Sans Unicode"/>
              </w:rPr>
            </w:pPr>
            <w:r>
              <w:rPr>
                <w:rFonts w:eastAsia="Lucida Sans Unicode"/>
              </w:rPr>
              <w:t>Standard 45 does not apply to a live chat facility (see standards 46 and 47 in relation to live chat)</w:t>
            </w:r>
          </w:p>
          <w:p w14:paraId="0369EFC1" w14:textId="77777777" w:rsidR="00810894" w:rsidRDefault="00BC7A31" w:rsidP="00810894">
            <w:pPr>
              <w:pStyle w:val="N2"/>
              <w:tabs>
                <w:tab w:val="num" w:pos="720"/>
              </w:tabs>
              <w:rPr>
                <w:rFonts w:eastAsia="Lucida Sans Unicode"/>
              </w:rPr>
            </w:pPr>
            <w:r>
              <w:rPr>
                <w:rFonts w:eastAsia="Lucida Sans Unicode"/>
              </w:rPr>
              <w:t>Standard 45 does not apply to audio and video clips on an app (see standard 50 in relation to audio and video content)</w:t>
            </w:r>
            <w:r w:rsidR="00810894">
              <w:rPr>
                <w:rFonts w:eastAsia="Lucida Sans Unicode"/>
              </w:rPr>
              <w:t>.</w:t>
            </w:r>
          </w:p>
          <w:p w14:paraId="121F633B" w14:textId="77777777" w:rsidR="00810894" w:rsidRPr="008A57E2" w:rsidRDefault="00810894" w:rsidP="00263D6F">
            <w:pPr>
              <w:pStyle w:val="TableText"/>
              <w:rPr>
                <w:rFonts w:eastAsia="Lucida Sans Unicode"/>
              </w:rPr>
            </w:pPr>
          </w:p>
        </w:tc>
      </w:tr>
      <w:tr w:rsidR="00810894" w:rsidRPr="008A57E2" w14:paraId="003FF014" w14:textId="77777777" w:rsidTr="00263D6F">
        <w:tc>
          <w:tcPr>
            <w:tcW w:w="1526" w:type="dxa"/>
          </w:tcPr>
          <w:p w14:paraId="6B6534D8" w14:textId="77777777" w:rsidR="00810894" w:rsidRPr="001A7368" w:rsidRDefault="00810894" w:rsidP="00263D6F">
            <w:pPr>
              <w:pStyle w:val="TableText"/>
              <w:rPr>
                <w:b/>
              </w:rPr>
            </w:pPr>
            <w:r>
              <w:rPr>
                <w:b/>
              </w:rPr>
              <w:t>3</w:t>
            </w:r>
            <w:r w:rsidR="007C5642">
              <w:rPr>
                <w:b/>
              </w:rPr>
              <w:t>9</w:t>
            </w:r>
          </w:p>
        </w:tc>
        <w:tc>
          <w:tcPr>
            <w:tcW w:w="3340" w:type="dxa"/>
          </w:tcPr>
          <w:p w14:paraId="24A936FC" w14:textId="77777777" w:rsidR="00810894" w:rsidRDefault="00810894" w:rsidP="00263D6F">
            <w:pPr>
              <w:pStyle w:val="TableText"/>
              <w:jc w:val="both"/>
              <w:rPr>
                <w:rFonts w:eastAsia="Lucida Sans Unicode"/>
              </w:rPr>
            </w:pPr>
            <w:r>
              <w:rPr>
                <w:rFonts w:eastAsia="Lucida Sans Unicode"/>
              </w:rPr>
              <w:t>For the purpose of standards 40 to 45 (websites and apps) and standards 48 and 49 (social media), references to treating the Welsh language no less favourably than the English language include, amongst other matters (and in addition to specific matters referred to in any individual standard), treating the Welsh language no less favourably as regards —</w:t>
            </w:r>
          </w:p>
          <w:p w14:paraId="0AAF2669" w14:textId="77777777" w:rsidR="00810894" w:rsidRDefault="00810894" w:rsidP="00263D6F">
            <w:pPr>
              <w:pStyle w:val="N3"/>
              <w:rPr>
                <w:rFonts w:eastAsia="Lucida Sans Unicode"/>
              </w:rPr>
            </w:pPr>
            <w:r>
              <w:rPr>
                <w:rFonts w:eastAsia="Lucida Sans Unicode"/>
              </w:rPr>
              <w:t>the visual presentation of the material (for example</w:t>
            </w:r>
            <w:r w:rsidR="00474A3E">
              <w:rPr>
                <w:rFonts w:eastAsia="Lucida Sans Unicode"/>
              </w:rPr>
              <w:t>,</w:t>
            </w:r>
            <w:r>
              <w:rPr>
                <w:rFonts w:eastAsia="Lucida Sans Unicode"/>
              </w:rPr>
              <w:t xml:space="preserve"> in relation to the colour, size, font and format of any text), or</w:t>
            </w:r>
          </w:p>
          <w:p w14:paraId="7C613AD8" w14:textId="77777777" w:rsidR="00810894" w:rsidRDefault="00810894" w:rsidP="00263D6F">
            <w:pPr>
              <w:pStyle w:val="N3"/>
              <w:rPr>
                <w:rFonts w:eastAsia="Lucida Sans Unicode"/>
              </w:rPr>
            </w:pPr>
            <w:r>
              <w:rPr>
                <w:rFonts w:eastAsia="Lucida Sans Unicode"/>
              </w:rPr>
              <w:t>when material is published on the website, app or social media</w:t>
            </w:r>
            <w:r w:rsidR="00AA0C8C">
              <w:rPr>
                <w:rFonts w:eastAsia="Lucida Sans Unicode"/>
              </w:rPr>
              <w:t>,</w:t>
            </w:r>
          </w:p>
          <w:p w14:paraId="391B7338" w14:textId="77777777" w:rsidR="00810894" w:rsidRDefault="00810894" w:rsidP="00263D6F">
            <w:pPr>
              <w:pStyle w:val="N3"/>
              <w:numPr>
                <w:ilvl w:val="0"/>
                <w:numId w:val="0"/>
              </w:numPr>
              <w:ind w:left="34"/>
              <w:rPr>
                <w:rFonts w:eastAsia="Lucida Sans Unicode"/>
              </w:rPr>
            </w:pPr>
            <w:r w:rsidRPr="008A57E2">
              <w:rPr>
                <w:rFonts w:eastAsia="Lucida Sans Unicode"/>
              </w:rPr>
              <w:t>but it does not mean that Welsh language material must appear on the same page as English language material, or on a page that a person is likely to find before the English language page when searching.</w:t>
            </w:r>
          </w:p>
          <w:p w14:paraId="6D2003D5" w14:textId="77777777" w:rsidR="00810894" w:rsidRPr="008A57E2" w:rsidRDefault="00810894" w:rsidP="00263D6F">
            <w:pPr>
              <w:pStyle w:val="N3"/>
              <w:numPr>
                <w:ilvl w:val="0"/>
                <w:numId w:val="0"/>
              </w:numPr>
              <w:ind w:left="34"/>
              <w:rPr>
                <w:rFonts w:eastAsia="Lucida Sans Unicode"/>
              </w:rPr>
            </w:pPr>
          </w:p>
        </w:tc>
      </w:tr>
      <w:tr w:rsidR="00810894" w:rsidRPr="008A57E2" w14:paraId="53FE0D78" w14:textId="77777777" w:rsidTr="00263D6F">
        <w:trPr>
          <w:trHeight w:val="5921"/>
        </w:trPr>
        <w:tc>
          <w:tcPr>
            <w:tcW w:w="1526" w:type="dxa"/>
          </w:tcPr>
          <w:p w14:paraId="2FE9DFBF" w14:textId="77777777" w:rsidR="00810894" w:rsidDel="00BC2887" w:rsidRDefault="007C5642" w:rsidP="00263D6F">
            <w:pPr>
              <w:pStyle w:val="TableText"/>
              <w:rPr>
                <w:b/>
              </w:rPr>
            </w:pPr>
            <w:r>
              <w:rPr>
                <w:b/>
              </w:rPr>
              <w:lastRenderedPageBreak/>
              <w:t>40</w:t>
            </w:r>
          </w:p>
        </w:tc>
        <w:tc>
          <w:tcPr>
            <w:tcW w:w="3340" w:type="dxa"/>
          </w:tcPr>
          <w:p w14:paraId="3A3969DF" w14:textId="77777777" w:rsidR="00810894" w:rsidRPr="00187C93" w:rsidRDefault="00810894" w:rsidP="00263D6F">
            <w:pPr>
              <w:pStyle w:val="TableText"/>
              <w:jc w:val="both"/>
              <w:rPr>
                <w:rFonts w:eastAsia="Lucida Sans Unicode"/>
              </w:rPr>
            </w:pPr>
            <w:r w:rsidRPr="00187C93">
              <w:rPr>
                <w:rFonts w:eastAsia="Lucida Sans Unicode"/>
              </w:rPr>
              <w:t>(1) For the purposes of standard</w:t>
            </w:r>
            <w:r>
              <w:rPr>
                <w:rFonts w:eastAsia="Lucida Sans Unicode"/>
              </w:rPr>
              <w:t xml:space="preserve">s </w:t>
            </w:r>
            <w:r w:rsidRPr="00187C93">
              <w:rPr>
                <w:rFonts w:eastAsia="Lucida Sans Unicode"/>
              </w:rPr>
              <w:t>4</w:t>
            </w:r>
            <w:r>
              <w:rPr>
                <w:rFonts w:eastAsia="Lucida Sans Unicode"/>
              </w:rPr>
              <w:t>6 and 47</w:t>
            </w:r>
            <w:r w:rsidRPr="00187C93">
              <w:rPr>
                <w:rFonts w:eastAsia="Lucida Sans Unicode"/>
              </w:rPr>
              <w:t xml:space="preserve"> and paragraphs </w:t>
            </w:r>
            <w:r>
              <w:rPr>
                <w:rFonts w:eastAsia="Lucida Sans Unicode"/>
              </w:rPr>
              <w:t xml:space="preserve">37, </w:t>
            </w:r>
            <w:r w:rsidR="00BC7A31">
              <w:rPr>
                <w:rFonts w:eastAsia="Lucida Sans Unicode"/>
              </w:rPr>
              <w:t>38, 40</w:t>
            </w:r>
            <w:r w:rsidRPr="00187C93">
              <w:rPr>
                <w:rFonts w:eastAsia="Lucida Sans Unicode"/>
              </w:rPr>
              <w:t xml:space="preserve"> and </w:t>
            </w:r>
            <w:r>
              <w:rPr>
                <w:rFonts w:eastAsia="Lucida Sans Unicode"/>
              </w:rPr>
              <w:t>4</w:t>
            </w:r>
            <w:r w:rsidR="00BC7A31">
              <w:rPr>
                <w:rFonts w:eastAsia="Lucida Sans Unicode"/>
              </w:rPr>
              <w:t>1</w:t>
            </w:r>
            <w:r w:rsidRPr="00187C93">
              <w:rPr>
                <w:rFonts w:eastAsia="Lucida Sans Unicode"/>
              </w:rPr>
              <w:t>, “live chat facility” means an on-line messaging application within a website or app, designed specifically to provide a real time method of communication.</w:t>
            </w:r>
          </w:p>
          <w:p w14:paraId="479F5CD0" w14:textId="77777777" w:rsidR="00810894" w:rsidRPr="00187C93" w:rsidRDefault="00810894" w:rsidP="00263D6F">
            <w:pPr>
              <w:pStyle w:val="TableText"/>
              <w:jc w:val="both"/>
              <w:rPr>
                <w:rFonts w:eastAsia="Lucida Sans Unicode"/>
              </w:rPr>
            </w:pPr>
          </w:p>
          <w:p w14:paraId="47B8785F" w14:textId="77777777" w:rsidR="00810894" w:rsidRPr="00187C93" w:rsidRDefault="00810894" w:rsidP="00263D6F">
            <w:pPr>
              <w:pStyle w:val="TableText"/>
              <w:jc w:val="both"/>
              <w:rPr>
                <w:rFonts w:eastAsia="Lucida Sans Unicode"/>
              </w:rPr>
            </w:pPr>
            <w:r w:rsidRPr="00187C93">
              <w:rPr>
                <w:rFonts w:eastAsia="Lucida Sans Unicode"/>
              </w:rPr>
              <w:t>(2) Standard</w:t>
            </w:r>
            <w:r>
              <w:rPr>
                <w:rFonts w:eastAsia="Lucida Sans Unicode"/>
              </w:rPr>
              <w:t>s</w:t>
            </w:r>
            <w:r w:rsidRPr="00187C93">
              <w:rPr>
                <w:rFonts w:eastAsia="Lucida Sans Unicode"/>
              </w:rPr>
              <w:t xml:space="preserve"> 4</w:t>
            </w:r>
            <w:r>
              <w:rPr>
                <w:rFonts w:eastAsia="Lucida Sans Unicode"/>
              </w:rPr>
              <w:t>6</w:t>
            </w:r>
            <w:r w:rsidRPr="00187C93">
              <w:rPr>
                <w:rFonts w:eastAsia="Lucida Sans Unicode"/>
              </w:rPr>
              <w:t xml:space="preserve"> </w:t>
            </w:r>
            <w:r>
              <w:rPr>
                <w:rFonts w:eastAsia="Lucida Sans Unicode"/>
              </w:rPr>
              <w:t xml:space="preserve">and 47 (live chat facility) </w:t>
            </w:r>
            <w:r w:rsidRPr="00187C93">
              <w:rPr>
                <w:rFonts w:eastAsia="Lucida Sans Unicode"/>
              </w:rPr>
              <w:t>do not apply to any advertising material on a live chat facility</w:t>
            </w:r>
            <w:r>
              <w:rPr>
                <w:rFonts w:eastAsia="Lucida Sans Unicode"/>
              </w:rPr>
              <w:t xml:space="preserve"> or to video and audio clips provided through the live chat facility</w:t>
            </w:r>
            <w:r w:rsidRPr="00187C93">
              <w:rPr>
                <w:rFonts w:eastAsia="Lucida Sans Unicode"/>
              </w:rPr>
              <w:t xml:space="preserve"> (see standard </w:t>
            </w:r>
            <w:r>
              <w:rPr>
                <w:rFonts w:eastAsia="Lucida Sans Unicode"/>
              </w:rPr>
              <w:t xml:space="preserve">32 </w:t>
            </w:r>
            <w:r w:rsidRPr="00187C93">
              <w:rPr>
                <w:rFonts w:eastAsia="Lucida Sans Unicode"/>
              </w:rPr>
              <w:t>in relation to advertising material produced by a body).</w:t>
            </w:r>
          </w:p>
          <w:p w14:paraId="0AEEA211" w14:textId="77777777" w:rsidR="00810894" w:rsidRPr="00187C93" w:rsidRDefault="00810894" w:rsidP="00263D6F">
            <w:pPr>
              <w:pStyle w:val="TableText"/>
              <w:jc w:val="both"/>
              <w:rPr>
                <w:rFonts w:eastAsia="Lucida Sans Unicode"/>
              </w:rPr>
            </w:pPr>
          </w:p>
          <w:p w14:paraId="7FCC1993" w14:textId="77777777" w:rsidR="00810894" w:rsidRDefault="00810894" w:rsidP="00263D6F">
            <w:pPr>
              <w:pStyle w:val="TableText"/>
              <w:jc w:val="both"/>
              <w:rPr>
                <w:rFonts w:eastAsia="Lucida Sans Unicode"/>
              </w:rPr>
            </w:pPr>
            <w:r w:rsidRPr="00187C93">
              <w:rPr>
                <w:rFonts w:eastAsia="Lucida Sans Unicode"/>
              </w:rPr>
              <w:t>(3) Standard</w:t>
            </w:r>
            <w:r>
              <w:rPr>
                <w:rFonts w:eastAsia="Lucida Sans Unicode"/>
              </w:rPr>
              <w:t>s</w:t>
            </w:r>
            <w:r w:rsidRPr="00187C93">
              <w:rPr>
                <w:rFonts w:eastAsia="Lucida Sans Unicode"/>
              </w:rPr>
              <w:t xml:space="preserve"> 4</w:t>
            </w:r>
            <w:r>
              <w:rPr>
                <w:rFonts w:eastAsia="Lucida Sans Unicode"/>
              </w:rPr>
              <w:t>6</w:t>
            </w:r>
            <w:r w:rsidRPr="00187C93">
              <w:rPr>
                <w:rFonts w:eastAsia="Lucida Sans Unicode"/>
              </w:rPr>
              <w:t xml:space="preserve"> </w:t>
            </w:r>
            <w:r>
              <w:rPr>
                <w:rFonts w:eastAsia="Lucida Sans Unicode"/>
              </w:rPr>
              <w:t xml:space="preserve">and 47 </w:t>
            </w:r>
            <w:r w:rsidRPr="00187C93">
              <w:rPr>
                <w:rFonts w:eastAsia="Lucida Sans Unicode"/>
              </w:rPr>
              <w:t xml:space="preserve">(live chat facility) do not apply to </w:t>
            </w:r>
            <w:r>
              <w:rPr>
                <w:rFonts w:eastAsia="Lucida Sans Unicode"/>
              </w:rPr>
              <w:t xml:space="preserve">forms or </w:t>
            </w:r>
            <w:r w:rsidRPr="00187C93">
              <w:rPr>
                <w:rFonts w:eastAsia="Lucida Sans Unicode"/>
              </w:rPr>
              <w:t xml:space="preserve">documents to which a link is provided through the live chat facility (see standards </w:t>
            </w:r>
            <w:r>
              <w:rPr>
                <w:rFonts w:eastAsia="Lucida Sans Unicode"/>
              </w:rPr>
              <w:t>35</w:t>
            </w:r>
            <w:r w:rsidRPr="00187C93">
              <w:rPr>
                <w:rFonts w:eastAsia="Lucida Sans Unicode"/>
              </w:rPr>
              <w:t xml:space="preserve"> to </w:t>
            </w:r>
            <w:r>
              <w:rPr>
                <w:rFonts w:eastAsia="Lucida Sans Unicode"/>
              </w:rPr>
              <w:t>39</w:t>
            </w:r>
            <w:r w:rsidRPr="00187C93">
              <w:rPr>
                <w:rFonts w:eastAsia="Lucida Sans Unicode"/>
              </w:rPr>
              <w:t xml:space="preserve"> for specific provision in relation to</w:t>
            </w:r>
            <w:r>
              <w:rPr>
                <w:rFonts w:eastAsia="Lucida Sans Unicode"/>
              </w:rPr>
              <w:t xml:space="preserve"> forms or</w:t>
            </w:r>
            <w:r w:rsidRPr="00187C93">
              <w:rPr>
                <w:rFonts w:eastAsia="Lucida Sans Unicode"/>
              </w:rPr>
              <w:t xml:space="preserve"> documents</w:t>
            </w:r>
            <w:r>
              <w:rPr>
                <w:rFonts w:eastAsia="Lucida Sans Unicode"/>
              </w:rPr>
              <w:t>)</w:t>
            </w:r>
            <w:r w:rsidRPr="00187C93">
              <w:rPr>
                <w:rFonts w:eastAsia="Lucida Sans Unicode"/>
              </w:rPr>
              <w:t>.</w:t>
            </w:r>
            <w:r w:rsidR="0051533B">
              <w:rPr>
                <w:rFonts w:eastAsia="Lucida Sans Unicode"/>
              </w:rPr>
              <w:br/>
            </w:r>
          </w:p>
        </w:tc>
      </w:tr>
      <w:tr w:rsidR="00810894" w:rsidRPr="008A57E2" w14:paraId="6EE850C4" w14:textId="77777777" w:rsidTr="00263D6F">
        <w:tc>
          <w:tcPr>
            <w:tcW w:w="1526" w:type="dxa"/>
          </w:tcPr>
          <w:p w14:paraId="5457922E" w14:textId="77777777" w:rsidR="00810894" w:rsidRPr="001A7368" w:rsidRDefault="00810894" w:rsidP="00263D6F">
            <w:pPr>
              <w:pStyle w:val="TableText"/>
              <w:rPr>
                <w:b/>
              </w:rPr>
            </w:pPr>
            <w:r>
              <w:rPr>
                <w:b/>
              </w:rPr>
              <w:t>4</w:t>
            </w:r>
            <w:r w:rsidR="00E406E5">
              <w:rPr>
                <w:b/>
              </w:rPr>
              <w:t>1</w:t>
            </w:r>
          </w:p>
        </w:tc>
        <w:tc>
          <w:tcPr>
            <w:tcW w:w="3340" w:type="dxa"/>
          </w:tcPr>
          <w:p w14:paraId="3E8FC388" w14:textId="77777777" w:rsidR="00810894" w:rsidRPr="001A7368" w:rsidRDefault="00810894" w:rsidP="00810894">
            <w:pPr>
              <w:pStyle w:val="N2"/>
              <w:numPr>
                <w:ilvl w:val="1"/>
                <w:numId w:val="21"/>
              </w:numPr>
              <w:tabs>
                <w:tab w:val="num" w:pos="720"/>
              </w:tabs>
              <w:rPr>
                <w:rFonts w:eastAsia="Lucida Sans Unicode"/>
              </w:rPr>
            </w:pPr>
            <w:r w:rsidRPr="001A7368">
              <w:rPr>
                <w:rFonts w:eastAsia="Lucida Sans Unicode"/>
              </w:rPr>
              <w:t xml:space="preserve">Standards 1 to 7 (correspondence) do not apply to correspondence sent by </w:t>
            </w:r>
            <w:r>
              <w:rPr>
                <w:rFonts w:eastAsia="Lucida Sans Unicode"/>
              </w:rPr>
              <w:t xml:space="preserve">live chat facility or </w:t>
            </w:r>
            <w:r w:rsidRPr="001A7368">
              <w:rPr>
                <w:rFonts w:eastAsia="Lucida Sans Unicode"/>
              </w:rPr>
              <w:t>social media</w:t>
            </w:r>
            <w:r>
              <w:rPr>
                <w:rFonts w:eastAsia="Lucida Sans Unicode"/>
              </w:rPr>
              <w:t xml:space="preserve"> </w:t>
            </w:r>
            <w:r w:rsidRPr="001A7368">
              <w:rPr>
                <w:rFonts w:eastAsia="Lucida Sans Unicode"/>
              </w:rPr>
              <w:t xml:space="preserve">(see standards </w:t>
            </w:r>
            <w:r>
              <w:rPr>
                <w:rFonts w:eastAsia="Lucida Sans Unicode"/>
              </w:rPr>
              <w:t xml:space="preserve">46 and 47 in relation to live chat and 48 </w:t>
            </w:r>
            <w:r w:rsidRPr="001A7368">
              <w:rPr>
                <w:rFonts w:eastAsia="Lucida Sans Unicode"/>
              </w:rPr>
              <w:t xml:space="preserve">and </w:t>
            </w:r>
            <w:r>
              <w:rPr>
                <w:rFonts w:eastAsia="Lucida Sans Unicode"/>
              </w:rPr>
              <w:t>49</w:t>
            </w:r>
            <w:r w:rsidRPr="001A7368">
              <w:rPr>
                <w:rFonts w:eastAsia="Lucida Sans Unicode"/>
              </w:rPr>
              <w:t xml:space="preserve"> in relation to social media</w:t>
            </w:r>
            <w:r>
              <w:rPr>
                <w:rFonts w:eastAsia="Lucida Sans Unicode"/>
              </w:rPr>
              <w:t>)</w:t>
            </w:r>
            <w:r w:rsidRPr="001A7368">
              <w:rPr>
                <w:rFonts w:eastAsia="Lucida Sans Unicode"/>
              </w:rPr>
              <w:t>.</w:t>
            </w:r>
          </w:p>
          <w:p w14:paraId="2C4D0390" w14:textId="77777777" w:rsidR="00810894" w:rsidRDefault="00810894" w:rsidP="00810894">
            <w:pPr>
              <w:pStyle w:val="N2"/>
              <w:tabs>
                <w:tab w:val="num" w:pos="720"/>
              </w:tabs>
              <w:rPr>
                <w:rFonts w:eastAsia="Lucida Sans Unicode"/>
              </w:rPr>
            </w:pPr>
            <w:r w:rsidRPr="008A57E2">
              <w:rPr>
                <w:rFonts w:eastAsia="Lucida Sans Unicode"/>
              </w:rPr>
              <w:t xml:space="preserve">Standards </w:t>
            </w:r>
            <w:r>
              <w:rPr>
                <w:rFonts w:eastAsia="Lucida Sans Unicode"/>
              </w:rPr>
              <w:t>40</w:t>
            </w:r>
            <w:r w:rsidRPr="008A57E2">
              <w:rPr>
                <w:rFonts w:eastAsia="Lucida Sans Unicode"/>
              </w:rPr>
              <w:t xml:space="preserve"> to </w:t>
            </w:r>
            <w:r>
              <w:rPr>
                <w:rFonts w:eastAsia="Lucida Sans Unicode"/>
              </w:rPr>
              <w:t xml:space="preserve">45 </w:t>
            </w:r>
            <w:r w:rsidRPr="008A57E2">
              <w:rPr>
                <w:rFonts w:eastAsia="Lucida Sans Unicode"/>
              </w:rPr>
              <w:t xml:space="preserve">(websites and apps) do not apply to social media (see standards </w:t>
            </w:r>
            <w:r>
              <w:rPr>
                <w:rFonts w:eastAsia="Lucida Sans Unicode"/>
              </w:rPr>
              <w:t>48</w:t>
            </w:r>
            <w:r w:rsidRPr="008A57E2">
              <w:rPr>
                <w:rFonts w:eastAsia="Lucida Sans Unicode"/>
              </w:rPr>
              <w:t xml:space="preserve"> and </w:t>
            </w:r>
            <w:r>
              <w:rPr>
                <w:rFonts w:eastAsia="Lucida Sans Unicode"/>
              </w:rPr>
              <w:t>49</w:t>
            </w:r>
            <w:r w:rsidRPr="008A57E2">
              <w:rPr>
                <w:rFonts w:eastAsia="Lucida Sans Unicode"/>
              </w:rPr>
              <w:t xml:space="preserve"> in relation to social media).</w:t>
            </w:r>
          </w:p>
          <w:p w14:paraId="218E65E9" w14:textId="77777777" w:rsidR="00810894" w:rsidRPr="008A57E2" w:rsidRDefault="00810894" w:rsidP="00263D6F">
            <w:pPr>
              <w:pStyle w:val="TableText"/>
              <w:rPr>
                <w:rFonts w:eastAsia="Lucida Sans Unicode"/>
              </w:rPr>
            </w:pPr>
          </w:p>
        </w:tc>
      </w:tr>
      <w:tr w:rsidR="00810894" w:rsidRPr="008A57E2" w14:paraId="23B2558B" w14:textId="77777777" w:rsidTr="00263D6F">
        <w:tc>
          <w:tcPr>
            <w:tcW w:w="1526" w:type="dxa"/>
          </w:tcPr>
          <w:p w14:paraId="616F6716" w14:textId="77777777" w:rsidR="00810894" w:rsidRPr="001A7368" w:rsidRDefault="00810894" w:rsidP="00263D6F">
            <w:pPr>
              <w:pStyle w:val="TableText"/>
              <w:rPr>
                <w:b/>
              </w:rPr>
            </w:pPr>
            <w:r>
              <w:rPr>
                <w:b/>
              </w:rPr>
              <w:t>4</w:t>
            </w:r>
            <w:r w:rsidR="00E406E5">
              <w:rPr>
                <w:b/>
              </w:rPr>
              <w:t>2</w:t>
            </w:r>
          </w:p>
        </w:tc>
        <w:tc>
          <w:tcPr>
            <w:tcW w:w="3340" w:type="dxa"/>
          </w:tcPr>
          <w:p w14:paraId="09D2A8D0" w14:textId="77777777" w:rsidR="00810894" w:rsidRDefault="00810894" w:rsidP="00263D6F">
            <w:pPr>
              <w:pStyle w:val="TableText"/>
              <w:rPr>
                <w:rFonts w:eastAsia="Lucida Sans Unicode"/>
              </w:rPr>
            </w:pPr>
            <w:r>
              <w:rPr>
                <w:rFonts w:eastAsia="Lucida Sans Unicode"/>
              </w:rPr>
              <w:t>Standards 48 and 49 (social media) do not apply to—</w:t>
            </w:r>
          </w:p>
          <w:p w14:paraId="71A2E3AA" w14:textId="77777777" w:rsidR="00810894" w:rsidRPr="008A57E2" w:rsidRDefault="00810894" w:rsidP="00263D6F">
            <w:pPr>
              <w:pStyle w:val="N3"/>
              <w:rPr>
                <w:rFonts w:eastAsia="Lucida Sans Unicode"/>
              </w:rPr>
            </w:pPr>
            <w:r>
              <w:rPr>
                <w:rFonts w:eastAsia="Lucida Sans Unicode"/>
              </w:rPr>
              <w:t xml:space="preserve">forms or </w:t>
            </w:r>
            <w:r w:rsidRPr="008A57E2">
              <w:rPr>
                <w:rFonts w:eastAsia="Lucida Sans Unicode"/>
              </w:rPr>
              <w:t xml:space="preserve">documents to which a link is provided through social media, or to video and audio clips provided through social media (see standards </w:t>
            </w:r>
            <w:r>
              <w:rPr>
                <w:rFonts w:eastAsia="Lucida Sans Unicode"/>
              </w:rPr>
              <w:t>35</w:t>
            </w:r>
            <w:r w:rsidRPr="008A57E2">
              <w:rPr>
                <w:rFonts w:eastAsia="Lucida Sans Unicode"/>
              </w:rPr>
              <w:t xml:space="preserve"> to </w:t>
            </w:r>
            <w:r>
              <w:rPr>
                <w:rFonts w:eastAsia="Lucida Sans Unicode"/>
              </w:rPr>
              <w:t>39</w:t>
            </w:r>
            <w:r w:rsidRPr="008A57E2">
              <w:rPr>
                <w:rFonts w:eastAsia="Lucida Sans Unicode"/>
              </w:rPr>
              <w:t xml:space="preserve"> for specific provision in relation to </w:t>
            </w:r>
            <w:r>
              <w:rPr>
                <w:rFonts w:eastAsia="Lucida Sans Unicode"/>
              </w:rPr>
              <w:t xml:space="preserve">forms or </w:t>
            </w:r>
            <w:r w:rsidRPr="008A57E2">
              <w:rPr>
                <w:rFonts w:eastAsia="Lucida Sans Unicode"/>
              </w:rPr>
              <w:t xml:space="preserve">documents, and standard </w:t>
            </w:r>
            <w:r>
              <w:rPr>
                <w:rFonts w:eastAsia="Lucida Sans Unicode"/>
              </w:rPr>
              <w:t>32</w:t>
            </w:r>
            <w:r w:rsidRPr="008A57E2">
              <w:rPr>
                <w:rFonts w:eastAsia="Lucida Sans Unicode"/>
              </w:rPr>
              <w:t xml:space="preserve"> in relation to advertising material produced by a body</w:t>
            </w:r>
            <w:r w:rsidR="00680AB3" w:rsidRPr="00680AB3">
              <w:rPr>
                <w:rFonts w:eastAsia="Lucida Sans Unicode"/>
              </w:rPr>
              <w:t>, and standard 50 in relation to audio and video content</w:t>
            </w:r>
            <w:r w:rsidRPr="008A57E2">
              <w:rPr>
                <w:rFonts w:eastAsia="Lucida Sans Unicode"/>
              </w:rPr>
              <w:t>);</w:t>
            </w:r>
          </w:p>
          <w:p w14:paraId="1104E221" w14:textId="77777777" w:rsidR="00810894" w:rsidRDefault="00810894" w:rsidP="00263D6F">
            <w:pPr>
              <w:pStyle w:val="N3"/>
              <w:rPr>
                <w:rFonts w:eastAsia="Lucida Sans Unicode"/>
              </w:rPr>
            </w:pPr>
            <w:r w:rsidRPr="008A57E2">
              <w:rPr>
                <w:rFonts w:eastAsia="Lucida Sans Unicode"/>
              </w:rPr>
              <w:t xml:space="preserve">information presented by persons (other than the </w:t>
            </w:r>
            <w:r w:rsidRPr="008A57E2">
              <w:rPr>
                <w:rFonts w:eastAsia="Lucida Sans Unicode"/>
              </w:rPr>
              <w:lastRenderedPageBreak/>
              <w:t>body) on a body’s social media account (for example on a section for comments).</w:t>
            </w:r>
          </w:p>
          <w:p w14:paraId="0363B8B9" w14:textId="77777777" w:rsidR="00810894" w:rsidRPr="008A57E2" w:rsidRDefault="00810894" w:rsidP="00263D6F">
            <w:pPr>
              <w:pStyle w:val="TableText"/>
              <w:rPr>
                <w:rFonts w:eastAsia="Lucida Sans Unicode"/>
              </w:rPr>
            </w:pPr>
          </w:p>
        </w:tc>
      </w:tr>
      <w:tr w:rsidR="00810894" w:rsidRPr="008A57E2" w14:paraId="273E1498" w14:textId="77777777" w:rsidTr="00263D6F">
        <w:tc>
          <w:tcPr>
            <w:tcW w:w="1526" w:type="dxa"/>
          </w:tcPr>
          <w:p w14:paraId="0B888227" w14:textId="77777777" w:rsidR="00810894" w:rsidRPr="001A7368" w:rsidRDefault="00810894" w:rsidP="00263D6F">
            <w:pPr>
              <w:pStyle w:val="TableText"/>
              <w:rPr>
                <w:b/>
              </w:rPr>
            </w:pPr>
            <w:r>
              <w:rPr>
                <w:b/>
              </w:rPr>
              <w:lastRenderedPageBreak/>
              <w:t>4</w:t>
            </w:r>
            <w:r w:rsidR="00E406E5">
              <w:rPr>
                <w:b/>
              </w:rPr>
              <w:t>3</w:t>
            </w:r>
          </w:p>
        </w:tc>
        <w:tc>
          <w:tcPr>
            <w:tcW w:w="3340" w:type="dxa"/>
          </w:tcPr>
          <w:p w14:paraId="0EF5BEAE" w14:textId="77777777" w:rsidR="00810894" w:rsidRDefault="00810894" w:rsidP="00263D6F">
            <w:pPr>
              <w:pStyle w:val="TableText"/>
              <w:jc w:val="both"/>
              <w:rPr>
                <w:rFonts w:eastAsia="Lucida Sans Unicode"/>
              </w:rPr>
            </w:pPr>
            <w:r w:rsidRPr="008A57E2">
              <w:rPr>
                <w:rFonts w:eastAsia="Lucida Sans Unicode"/>
              </w:rPr>
              <w:t xml:space="preserve">For the purpose of standard </w:t>
            </w:r>
            <w:r w:rsidR="00680AB3">
              <w:rPr>
                <w:rFonts w:eastAsia="Lucida Sans Unicode"/>
              </w:rPr>
              <w:t>51</w:t>
            </w:r>
            <w:r w:rsidR="00680AB3" w:rsidRPr="008A57E2">
              <w:rPr>
                <w:rFonts w:eastAsia="Lucida Sans Unicode"/>
              </w:rPr>
              <w:t xml:space="preserve"> </w:t>
            </w:r>
            <w:r w:rsidRPr="008A57E2">
              <w:rPr>
                <w:rFonts w:eastAsia="Lucida Sans Unicode"/>
              </w:rPr>
              <w:t>(</w:t>
            </w:r>
            <w:proofErr w:type="spellStart"/>
            <w:r w:rsidRPr="008A57E2">
              <w:rPr>
                <w:rFonts w:eastAsia="Lucida Sans Unicode"/>
              </w:rPr>
              <w:t>self service</w:t>
            </w:r>
            <w:proofErr w:type="spellEnd"/>
            <w:r w:rsidRPr="008A57E2">
              <w:rPr>
                <w:rFonts w:eastAsia="Lucida Sans Unicode"/>
              </w:rPr>
              <w:t xml:space="preserve"> machines)</w:t>
            </w:r>
            <w:r w:rsidR="0051533B">
              <w:rPr>
                <w:rFonts w:eastAsia="Lucida Sans Unicode"/>
              </w:rPr>
              <w:t>,</w:t>
            </w:r>
            <w:r w:rsidRPr="008A57E2">
              <w:rPr>
                <w:rFonts w:eastAsia="Lucida Sans Unicode"/>
              </w:rPr>
              <w:t xml:space="preserve"> reference to treating the Welsh language no less favourably than the English language include</w:t>
            </w:r>
            <w:r>
              <w:rPr>
                <w:rFonts w:eastAsia="Lucida Sans Unicode"/>
              </w:rPr>
              <w:t>s</w:t>
            </w:r>
            <w:r w:rsidRPr="008A57E2">
              <w:rPr>
                <w:rFonts w:eastAsia="Lucida Sans Unicode"/>
              </w:rPr>
              <w:t>, amongst other matters, treating the Welsh language no less favourably as regards the visual presentation of the material (for example</w:t>
            </w:r>
            <w:r w:rsidR="00474A3E">
              <w:rPr>
                <w:rFonts w:eastAsia="Lucida Sans Unicode"/>
              </w:rPr>
              <w:t>,</w:t>
            </w:r>
            <w:r w:rsidRPr="008A57E2">
              <w:rPr>
                <w:rFonts w:eastAsia="Lucida Sans Unicode"/>
              </w:rPr>
              <w:t xml:space="preserve"> in relation to the colour, size, font and format of any text), but it does not mean that Welsh language material must appear on screen at the same time as English language material.</w:t>
            </w:r>
          </w:p>
          <w:p w14:paraId="04A0C8A5" w14:textId="77777777" w:rsidR="00810894" w:rsidRPr="008A57E2" w:rsidRDefault="00810894" w:rsidP="00263D6F">
            <w:pPr>
              <w:pStyle w:val="TableText"/>
              <w:rPr>
                <w:rFonts w:eastAsia="Lucida Sans Unicode"/>
              </w:rPr>
            </w:pPr>
          </w:p>
        </w:tc>
      </w:tr>
      <w:tr w:rsidR="00810894" w:rsidRPr="008A57E2" w14:paraId="59778607" w14:textId="77777777" w:rsidTr="00263D6F">
        <w:tc>
          <w:tcPr>
            <w:tcW w:w="1526" w:type="dxa"/>
          </w:tcPr>
          <w:p w14:paraId="13A8DCF8" w14:textId="77777777" w:rsidR="00810894" w:rsidRPr="001A7368" w:rsidRDefault="00810894" w:rsidP="00263D6F">
            <w:pPr>
              <w:pStyle w:val="TableText"/>
              <w:rPr>
                <w:b/>
              </w:rPr>
            </w:pPr>
            <w:r w:rsidRPr="001A7368">
              <w:rPr>
                <w:b/>
              </w:rPr>
              <w:t>4</w:t>
            </w:r>
            <w:r w:rsidR="00E406E5">
              <w:rPr>
                <w:b/>
              </w:rPr>
              <w:t>4</w:t>
            </w:r>
          </w:p>
        </w:tc>
        <w:tc>
          <w:tcPr>
            <w:tcW w:w="3340" w:type="dxa"/>
          </w:tcPr>
          <w:p w14:paraId="5031D016" w14:textId="77777777" w:rsidR="00810894" w:rsidRDefault="00810894" w:rsidP="00263D6F">
            <w:pPr>
              <w:pStyle w:val="TableText"/>
              <w:rPr>
                <w:rFonts w:eastAsia="Lucida Sans Unicode"/>
              </w:rPr>
            </w:pPr>
            <w:r>
              <w:rPr>
                <w:rFonts w:eastAsia="Lucida Sans Unicode"/>
              </w:rPr>
              <w:t>For the purposes of standards 5</w:t>
            </w:r>
            <w:r w:rsidR="00680AB3">
              <w:rPr>
                <w:rFonts w:eastAsia="Lucida Sans Unicode"/>
              </w:rPr>
              <w:t>4</w:t>
            </w:r>
            <w:r>
              <w:rPr>
                <w:rFonts w:eastAsia="Lucida Sans Unicode"/>
              </w:rPr>
              <w:t xml:space="preserve"> to 5</w:t>
            </w:r>
            <w:r w:rsidR="00680AB3">
              <w:rPr>
                <w:rFonts w:eastAsia="Lucida Sans Unicode"/>
              </w:rPr>
              <w:t>8</w:t>
            </w:r>
            <w:r>
              <w:rPr>
                <w:rFonts w:eastAsia="Lucida Sans Unicode"/>
              </w:rPr>
              <w:t xml:space="preserve"> (receiving visitors)—</w:t>
            </w:r>
          </w:p>
          <w:p w14:paraId="2208CC76" w14:textId="77777777" w:rsidR="00810894" w:rsidRPr="001A7368" w:rsidRDefault="00810894" w:rsidP="00810894">
            <w:pPr>
              <w:pStyle w:val="N3"/>
              <w:numPr>
                <w:ilvl w:val="2"/>
                <w:numId w:val="22"/>
              </w:numPr>
              <w:rPr>
                <w:rFonts w:eastAsia="Lucida Sans Unicode"/>
              </w:rPr>
            </w:pPr>
            <w:r w:rsidRPr="001A7368">
              <w:rPr>
                <w:rFonts w:eastAsia="Lucida Sans Unicode"/>
              </w:rPr>
              <w:t>“reception” means an area in a body’s offices and service locations where staff are made available for the purpose of welcoming persons;</w:t>
            </w:r>
          </w:p>
          <w:p w14:paraId="469896FF" w14:textId="77777777" w:rsidR="00810894" w:rsidRPr="008A57E2" w:rsidRDefault="00810894" w:rsidP="00263D6F">
            <w:pPr>
              <w:pStyle w:val="N3"/>
              <w:rPr>
                <w:rFonts w:eastAsia="Lucida Sans Unicode"/>
              </w:rPr>
            </w:pPr>
            <w:r w:rsidRPr="008A57E2">
              <w:rPr>
                <w:rFonts w:eastAsia="Lucida Sans Unicode"/>
              </w:rPr>
              <w:t xml:space="preserve">“reception service” means a service for welcoming persons to the body’s offices </w:t>
            </w:r>
            <w:r>
              <w:rPr>
                <w:rFonts w:eastAsia="Lucida Sans Unicode"/>
              </w:rPr>
              <w:t xml:space="preserve">in Wales </w:t>
            </w:r>
            <w:r w:rsidRPr="008A57E2">
              <w:rPr>
                <w:rFonts w:eastAsia="Lucida Sans Unicode"/>
              </w:rPr>
              <w:t xml:space="preserve">or service locations </w:t>
            </w:r>
            <w:r>
              <w:rPr>
                <w:rFonts w:eastAsia="Lucida Sans Unicode"/>
              </w:rPr>
              <w:t xml:space="preserve">in Wales </w:t>
            </w:r>
            <w:r w:rsidRPr="008A57E2">
              <w:rPr>
                <w:rFonts w:eastAsia="Lucida Sans Unicode"/>
              </w:rPr>
              <w:t xml:space="preserve">by staff who are made available for that purpose; </w:t>
            </w:r>
          </w:p>
          <w:p w14:paraId="66E57D17" w14:textId="77777777" w:rsidR="00810894" w:rsidRDefault="00810894" w:rsidP="00263D6F">
            <w:pPr>
              <w:pStyle w:val="N3"/>
              <w:rPr>
                <w:rFonts w:eastAsia="Lucida Sans Unicode"/>
              </w:rPr>
            </w:pPr>
            <w:r w:rsidRPr="008A57E2">
              <w:rPr>
                <w:rFonts w:eastAsia="Lucida Sans Unicode"/>
              </w:rPr>
              <w:t>“service locations” include advice centres</w:t>
            </w:r>
            <w:r>
              <w:rPr>
                <w:rFonts w:eastAsia="Lucida Sans Unicode"/>
              </w:rPr>
              <w:t>,</w:t>
            </w:r>
            <w:r w:rsidRPr="008A57E2">
              <w:rPr>
                <w:rFonts w:eastAsia="Lucida Sans Unicode"/>
              </w:rPr>
              <w:t xml:space="preserve"> </w:t>
            </w:r>
            <w:r>
              <w:rPr>
                <w:rFonts w:eastAsia="Lucida Sans Unicode"/>
              </w:rPr>
              <w:t xml:space="preserve">community centres </w:t>
            </w:r>
            <w:r w:rsidRPr="008A57E2">
              <w:rPr>
                <w:rFonts w:eastAsia="Lucida Sans Unicode"/>
              </w:rPr>
              <w:t>and drop in centres.</w:t>
            </w:r>
          </w:p>
          <w:p w14:paraId="0CFCCE00" w14:textId="77777777" w:rsidR="00810894" w:rsidRPr="008A57E2" w:rsidRDefault="00810894" w:rsidP="00263D6F">
            <w:pPr>
              <w:pStyle w:val="TableText"/>
              <w:rPr>
                <w:rFonts w:eastAsia="Lucida Sans Unicode"/>
              </w:rPr>
            </w:pPr>
          </w:p>
        </w:tc>
      </w:tr>
      <w:tr w:rsidR="00810894" w:rsidRPr="008A57E2" w14:paraId="6E94EE79" w14:textId="77777777" w:rsidTr="00263D6F">
        <w:tc>
          <w:tcPr>
            <w:tcW w:w="1526" w:type="dxa"/>
          </w:tcPr>
          <w:p w14:paraId="595DA4F1" w14:textId="77777777" w:rsidR="00810894" w:rsidRPr="001A7368" w:rsidRDefault="00810894" w:rsidP="00263D6F">
            <w:pPr>
              <w:pStyle w:val="TableText"/>
              <w:rPr>
                <w:b/>
              </w:rPr>
            </w:pPr>
            <w:r>
              <w:rPr>
                <w:b/>
              </w:rPr>
              <w:t>4</w:t>
            </w:r>
            <w:r w:rsidR="00E406E5">
              <w:rPr>
                <w:b/>
              </w:rPr>
              <w:t>5</w:t>
            </w:r>
          </w:p>
        </w:tc>
        <w:tc>
          <w:tcPr>
            <w:tcW w:w="3340" w:type="dxa"/>
          </w:tcPr>
          <w:p w14:paraId="788D88B0" w14:textId="77777777" w:rsidR="00810894" w:rsidRDefault="00810894" w:rsidP="00263D6F">
            <w:pPr>
              <w:pStyle w:val="TableText"/>
              <w:jc w:val="both"/>
              <w:rPr>
                <w:rFonts w:eastAsia="Lucida Sans Unicode"/>
              </w:rPr>
            </w:pPr>
            <w:r w:rsidRPr="008A57E2">
              <w:rPr>
                <w:rFonts w:eastAsia="Lucida Sans Unicode"/>
              </w:rPr>
              <w:t xml:space="preserve">For the purposes of standards 7, </w:t>
            </w:r>
            <w:r>
              <w:rPr>
                <w:rFonts w:eastAsia="Lucida Sans Unicode"/>
              </w:rPr>
              <w:t>5</w:t>
            </w:r>
            <w:r w:rsidR="00680AB3">
              <w:rPr>
                <w:rFonts w:eastAsia="Lucida Sans Unicode"/>
              </w:rPr>
              <w:t>2</w:t>
            </w:r>
            <w:r w:rsidRPr="008A57E2">
              <w:rPr>
                <w:rFonts w:eastAsia="Lucida Sans Unicode"/>
              </w:rPr>
              <w:t xml:space="preserve"> and </w:t>
            </w:r>
            <w:r>
              <w:rPr>
                <w:rFonts w:eastAsia="Lucida Sans Unicode"/>
              </w:rPr>
              <w:t>5</w:t>
            </w:r>
            <w:r w:rsidR="00680AB3">
              <w:rPr>
                <w:rFonts w:eastAsia="Lucida Sans Unicode"/>
              </w:rPr>
              <w:t>3</w:t>
            </w:r>
            <w:r w:rsidR="0051533B">
              <w:rPr>
                <w:rFonts w:eastAsia="Lucida Sans Unicode"/>
              </w:rPr>
              <w:t>,</w:t>
            </w:r>
            <w:r w:rsidRPr="008A57E2">
              <w:rPr>
                <w:rFonts w:eastAsia="Lucida Sans Unicode"/>
              </w:rPr>
              <w:t xml:space="preserve"> a “notice” means any notice that a body publishes, but it does not include notices prescribed by an enactment.</w:t>
            </w:r>
          </w:p>
          <w:p w14:paraId="68C1D1A7" w14:textId="77777777" w:rsidR="00810894" w:rsidRPr="008A57E2" w:rsidRDefault="00810894" w:rsidP="00263D6F">
            <w:pPr>
              <w:pStyle w:val="TableText"/>
              <w:rPr>
                <w:rFonts w:eastAsia="Lucida Sans Unicode"/>
              </w:rPr>
            </w:pPr>
          </w:p>
        </w:tc>
      </w:tr>
      <w:tr w:rsidR="00810894" w:rsidRPr="008A57E2" w14:paraId="2AC70D57" w14:textId="77777777" w:rsidTr="00263D6F">
        <w:tc>
          <w:tcPr>
            <w:tcW w:w="1526" w:type="dxa"/>
          </w:tcPr>
          <w:p w14:paraId="628D8CFE" w14:textId="77777777" w:rsidR="00810894" w:rsidRPr="001A7368" w:rsidRDefault="00810894" w:rsidP="00263D6F">
            <w:pPr>
              <w:pStyle w:val="TableText"/>
              <w:rPr>
                <w:b/>
              </w:rPr>
            </w:pPr>
            <w:r>
              <w:rPr>
                <w:b/>
              </w:rPr>
              <w:t>4</w:t>
            </w:r>
            <w:r w:rsidR="00E406E5">
              <w:rPr>
                <w:b/>
              </w:rPr>
              <w:t>6</w:t>
            </w:r>
          </w:p>
        </w:tc>
        <w:tc>
          <w:tcPr>
            <w:tcW w:w="3340" w:type="dxa"/>
          </w:tcPr>
          <w:p w14:paraId="6B66E1FC" w14:textId="77777777" w:rsidR="00810894" w:rsidRPr="001A7368" w:rsidRDefault="00810894" w:rsidP="00810894">
            <w:pPr>
              <w:pStyle w:val="N2"/>
              <w:numPr>
                <w:ilvl w:val="1"/>
                <w:numId w:val="23"/>
              </w:numPr>
              <w:tabs>
                <w:tab w:val="num" w:pos="720"/>
              </w:tabs>
              <w:rPr>
                <w:rFonts w:eastAsia="Lucida Sans Unicode"/>
              </w:rPr>
            </w:pPr>
            <w:r w:rsidRPr="001A7368">
              <w:rPr>
                <w:rFonts w:eastAsia="Lucida Sans Unicode"/>
              </w:rPr>
              <w:t>For the purposes of standard</w:t>
            </w:r>
            <w:r>
              <w:rPr>
                <w:rFonts w:eastAsia="Lucida Sans Unicode"/>
              </w:rPr>
              <w:t>s</w:t>
            </w:r>
            <w:r w:rsidRPr="001A7368">
              <w:rPr>
                <w:rFonts w:eastAsia="Lucida Sans Unicode"/>
              </w:rPr>
              <w:t xml:space="preserve"> </w:t>
            </w:r>
            <w:r>
              <w:rPr>
                <w:rFonts w:eastAsia="Lucida Sans Unicode"/>
              </w:rPr>
              <w:t>6</w:t>
            </w:r>
            <w:r w:rsidR="00680AB3">
              <w:rPr>
                <w:rFonts w:eastAsia="Lucida Sans Unicode"/>
              </w:rPr>
              <w:t>4</w:t>
            </w:r>
            <w:r>
              <w:rPr>
                <w:rFonts w:eastAsia="Lucida Sans Unicode"/>
              </w:rPr>
              <w:t xml:space="preserve"> and 6</w:t>
            </w:r>
            <w:r w:rsidR="00680AB3">
              <w:rPr>
                <w:rFonts w:eastAsia="Lucida Sans Unicode"/>
              </w:rPr>
              <w:t>5</w:t>
            </w:r>
            <w:r w:rsidRPr="001A7368">
              <w:rPr>
                <w:rFonts w:eastAsia="Lucida Sans Unicode"/>
              </w:rPr>
              <w:t xml:space="preserve">, the reference to a body </w:t>
            </w:r>
            <w:r>
              <w:rPr>
                <w:rFonts w:eastAsia="Lucida Sans Unicode"/>
              </w:rPr>
              <w:t xml:space="preserve">forming, revising or </w:t>
            </w:r>
            <w:r w:rsidRPr="001A7368">
              <w:rPr>
                <w:rFonts w:eastAsia="Lucida Sans Unicode"/>
              </w:rPr>
              <w:t>presenting its “corporate identity” includes, amongst other things, the way a body presents itself by means of visual statements, the name or names used by a body, and a body’s branding and slogans (for example, branding and slogans printed on its stationery).</w:t>
            </w:r>
          </w:p>
          <w:p w14:paraId="64F86819" w14:textId="77777777" w:rsidR="00810894" w:rsidRDefault="00810894" w:rsidP="00810894">
            <w:pPr>
              <w:pStyle w:val="N2"/>
              <w:tabs>
                <w:tab w:val="num" w:pos="720"/>
              </w:tabs>
              <w:rPr>
                <w:rFonts w:eastAsia="Lucida Sans Unicode"/>
              </w:rPr>
            </w:pPr>
            <w:r w:rsidRPr="008A57E2">
              <w:rPr>
                <w:rFonts w:eastAsia="Lucida Sans Unicode"/>
              </w:rPr>
              <w:lastRenderedPageBreak/>
              <w:t>Standard</w:t>
            </w:r>
            <w:r>
              <w:rPr>
                <w:rFonts w:eastAsia="Lucida Sans Unicode"/>
              </w:rPr>
              <w:t>s</w:t>
            </w:r>
            <w:r w:rsidRPr="008A57E2">
              <w:rPr>
                <w:rFonts w:eastAsia="Lucida Sans Unicode"/>
              </w:rPr>
              <w:t xml:space="preserve"> </w:t>
            </w:r>
            <w:r>
              <w:rPr>
                <w:rFonts w:eastAsia="Lucida Sans Unicode"/>
              </w:rPr>
              <w:t>6</w:t>
            </w:r>
            <w:r w:rsidR="00680AB3">
              <w:rPr>
                <w:rFonts w:eastAsia="Lucida Sans Unicode"/>
              </w:rPr>
              <w:t>4</w:t>
            </w:r>
            <w:r>
              <w:rPr>
                <w:rFonts w:eastAsia="Lucida Sans Unicode"/>
              </w:rPr>
              <w:t xml:space="preserve"> and 6</w:t>
            </w:r>
            <w:r w:rsidR="00680AB3">
              <w:rPr>
                <w:rFonts w:eastAsia="Lucida Sans Unicode"/>
              </w:rPr>
              <w:t>5</w:t>
            </w:r>
            <w:r w:rsidRPr="008A57E2">
              <w:rPr>
                <w:rFonts w:eastAsia="Lucida Sans Unicode"/>
              </w:rPr>
              <w:t xml:space="preserve"> do not apply to the extent that an enactment requires a body to use a legal name.</w:t>
            </w:r>
          </w:p>
          <w:p w14:paraId="28BE621F" w14:textId="77777777" w:rsidR="00810894" w:rsidRPr="008A57E2" w:rsidRDefault="00810894" w:rsidP="00263D6F">
            <w:pPr>
              <w:pStyle w:val="TableText"/>
              <w:rPr>
                <w:rFonts w:eastAsia="Lucida Sans Unicode"/>
              </w:rPr>
            </w:pPr>
          </w:p>
        </w:tc>
      </w:tr>
      <w:tr w:rsidR="00810894" w:rsidRPr="008A57E2" w14:paraId="6471C388" w14:textId="77777777" w:rsidTr="00263D6F">
        <w:tc>
          <w:tcPr>
            <w:tcW w:w="1526" w:type="dxa"/>
          </w:tcPr>
          <w:p w14:paraId="3157806C" w14:textId="77777777" w:rsidR="00810894" w:rsidRPr="001A7368" w:rsidRDefault="00810894" w:rsidP="00263D6F">
            <w:pPr>
              <w:pStyle w:val="TableText"/>
              <w:rPr>
                <w:b/>
              </w:rPr>
            </w:pPr>
            <w:r>
              <w:rPr>
                <w:b/>
              </w:rPr>
              <w:lastRenderedPageBreak/>
              <w:t>4</w:t>
            </w:r>
            <w:r w:rsidR="00E406E5">
              <w:rPr>
                <w:b/>
              </w:rPr>
              <w:t>7</w:t>
            </w:r>
          </w:p>
        </w:tc>
        <w:tc>
          <w:tcPr>
            <w:tcW w:w="3340" w:type="dxa"/>
          </w:tcPr>
          <w:p w14:paraId="04E68375" w14:textId="77777777" w:rsidR="00810894" w:rsidRDefault="00810894" w:rsidP="00263D6F">
            <w:pPr>
              <w:pStyle w:val="TableText"/>
              <w:jc w:val="both"/>
              <w:rPr>
                <w:rFonts w:eastAsia="Lucida Sans Unicode"/>
              </w:rPr>
            </w:pPr>
            <w:r w:rsidRPr="008A57E2">
              <w:rPr>
                <w:rFonts w:eastAsia="Lucida Sans Unicode"/>
              </w:rPr>
              <w:t xml:space="preserve">For the purposes of standards </w:t>
            </w:r>
            <w:r>
              <w:rPr>
                <w:rFonts w:eastAsia="Lucida Sans Unicode"/>
              </w:rPr>
              <w:t>6</w:t>
            </w:r>
            <w:r w:rsidR="00680AB3">
              <w:rPr>
                <w:rFonts w:eastAsia="Lucida Sans Unicode"/>
              </w:rPr>
              <w:t>6</w:t>
            </w:r>
            <w:r w:rsidRPr="008A57E2">
              <w:rPr>
                <w:rFonts w:eastAsia="Lucida Sans Unicode"/>
              </w:rPr>
              <w:t xml:space="preserve">, and </w:t>
            </w:r>
            <w:r>
              <w:rPr>
                <w:rFonts w:eastAsia="Lucida Sans Unicode"/>
              </w:rPr>
              <w:t>6</w:t>
            </w:r>
            <w:r w:rsidR="00680AB3">
              <w:rPr>
                <w:rFonts w:eastAsia="Lucida Sans Unicode"/>
              </w:rPr>
              <w:t>7</w:t>
            </w:r>
            <w:r w:rsidRPr="008A57E2">
              <w:rPr>
                <w:rFonts w:eastAsia="Lucida Sans Unicode"/>
              </w:rPr>
              <w:t xml:space="preserve"> (courses), an “education course” means any seminar, training, workshop or similar provision which is provided in order to educate or to improve the skills of members of the public</w:t>
            </w:r>
            <w:r>
              <w:rPr>
                <w:rFonts w:eastAsia="Lucida Sans Unicode"/>
              </w:rPr>
              <w:t xml:space="preserve"> in Wales</w:t>
            </w:r>
            <w:r w:rsidRPr="008A57E2">
              <w:rPr>
                <w:rFonts w:eastAsia="Lucida Sans Unicode"/>
              </w:rPr>
              <w:t>; but does not include</w:t>
            </w:r>
            <w:r w:rsidRPr="008A57E2">
              <w:t>—</w:t>
            </w:r>
            <w:r w:rsidRPr="008A57E2">
              <w:rPr>
                <w:rFonts w:eastAsia="Lucida Sans Unicode"/>
              </w:rPr>
              <w:t xml:space="preserve"> </w:t>
            </w:r>
          </w:p>
          <w:p w14:paraId="1A4DD947" w14:textId="77777777" w:rsidR="00810894" w:rsidRDefault="00810894" w:rsidP="00263D6F">
            <w:pPr>
              <w:pStyle w:val="N3"/>
              <w:rPr>
                <w:rFonts w:eastAsia="Lucida Sans Unicode"/>
              </w:rPr>
            </w:pPr>
            <w:r w:rsidRPr="008A57E2">
              <w:rPr>
                <w:rFonts w:eastAsia="Lucida Sans Unicode"/>
              </w:rPr>
              <w:t>activities or courses provided as part of the curriculum in accordance with any enactment</w:t>
            </w:r>
            <w:r>
              <w:rPr>
                <w:rFonts w:eastAsia="Lucida Sans Unicode"/>
              </w:rPr>
              <w:t>, or</w:t>
            </w:r>
          </w:p>
          <w:p w14:paraId="37952DFE" w14:textId="77777777" w:rsidR="00810894" w:rsidRDefault="00810894" w:rsidP="00263D6F">
            <w:pPr>
              <w:pStyle w:val="N3"/>
              <w:rPr>
                <w:rFonts w:eastAsia="Lucida Sans Unicode"/>
              </w:rPr>
            </w:pPr>
            <w:r>
              <w:t>seminars or oral presentations relating to a performance or production</w:t>
            </w:r>
            <w:r>
              <w:rPr>
                <w:rFonts w:eastAsia="Lucida Sans Unicode"/>
              </w:rPr>
              <w:t>.</w:t>
            </w:r>
          </w:p>
          <w:p w14:paraId="711241C3" w14:textId="77777777" w:rsidR="00810894" w:rsidRPr="008A57E2" w:rsidRDefault="00810894" w:rsidP="00263D6F">
            <w:pPr>
              <w:pStyle w:val="TableText"/>
              <w:rPr>
                <w:rFonts w:eastAsia="Lucida Sans Unicode"/>
              </w:rPr>
            </w:pPr>
          </w:p>
        </w:tc>
      </w:tr>
      <w:tr w:rsidR="00810894" w:rsidRPr="008A57E2" w14:paraId="3629D951" w14:textId="77777777" w:rsidTr="00263D6F">
        <w:tc>
          <w:tcPr>
            <w:tcW w:w="1526" w:type="dxa"/>
          </w:tcPr>
          <w:p w14:paraId="7B67359C" w14:textId="77777777" w:rsidR="00810894" w:rsidRPr="001A7368" w:rsidRDefault="00810894" w:rsidP="00263D6F">
            <w:pPr>
              <w:pStyle w:val="TableText"/>
              <w:rPr>
                <w:b/>
              </w:rPr>
            </w:pPr>
            <w:r>
              <w:rPr>
                <w:b/>
              </w:rPr>
              <w:t>4</w:t>
            </w:r>
            <w:r w:rsidR="00E406E5">
              <w:rPr>
                <w:b/>
              </w:rPr>
              <w:t>8</w:t>
            </w:r>
          </w:p>
        </w:tc>
        <w:tc>
          <w:tcPr>
            <w:tcW w:w="3340" w:type="dxa"/>
          </w:tcPr>
          <w:p w14:paraId="41808F84" w14:textId="77777777" w:rsidR="00810894" w:rsidRDefault="00810894" w:rsidP="00263D6F">
            <w:pPr>
              <w:pStyle w:val="TableText"/>
              <w:jc w:val="both"/>
              <w:rPr>
                <w:rFonts w:eastAsia="Lucida Sans Unicode"/>
              </w:rPr>
            </w:pPr>
            <w:r>
              <w:rPr>
                <w:rFonts w:eastAsia="Lucida Sans Unicode"/>
              </w:rPr>
              <w:t>For the purposes of the standards, “enactment” means an enactment (whenever enacted or made) comprised in, or in an instrument made under—</w:t>
            </w:r>
          </w:p>
          <w:p w14:paraId="7C0E9FE1" w14:textId="77777777" w:rsidR="00810894" w:rsidRPr="00DF6D40" w:rsidRDefault="00810894" w:rsidP="00810894">
            <w:pPr>
              <w:pStyle w:val="N3"/>
              <w:numPr>
                <w:ilvl w:val="2"/>
                <w:numId w:val="60"/>
              </w:numPr>
              <w:rPr>
                <w:rFonts w:eastAsia="Lucida Sans Unicode"/>
              </w:rPr>
            </w:pPr>
            <w:r w:rsidRPr="00DF6D40">
              <w:rPr>
                <w:rFonts w:eastAsia="BookAntiqua"/>
              </w:rPr>
              <w:t>an Act of Parliament; or</w:t>
            </w:r>
          </w:p>
          <w:p w14:paraId="58186E47" w14:textId="77777777" w:rsidR="00810894" w:rsidRDefault="00810894" w:rsidP="00263D6F">
            <w:pPr>
              <w:pStyle w:val="N3"/>
              <w:rPr>
                <w:rFonts w:eastAsia="Lucida Sans Unicode"/>
              </w:rPr>
            </w:pPr>
            <w:r w:rsidRPr="008A57E2">
              <w:rPr>
                <w:rFonts w:eastAsia="BookAntiqua"/>
              </w:rPr>
              <w:t xml:space="preserve">a Measure or an Act of </w:t>
            </w:r>
            <w:r>
              <w:rPr>
                <w:rFonts w:eastAsia="BookAntiqua"/>
              </w:rPr>
              <w:t>Senedd Cymru</w:t>
            </w:r>
            <w:r w:rsidRPr="008A57E2">
              <w:rPr>
                <w:rFonts w:eastAsia="BookAntiqua"/>
              </w:rPr>
              <w:t>.</w:t>
            </w:r>
          </w:p>
          <w:p w14:paraId="3C4B773B" w14:textId="77777777" w:rsidR="00810894" w:rsidRPr="008A57E2" w:rsidRDefault="00810894" w:rsidP="00263D6F">
            <w:pPr>
              <w:pStyle w:val="TableText"/>
              <w:rPr>
                <w:rFonts w:eastAsia="Lucida Sans Unicode"/>
              </w:rPr>
            </w:pPr>
          </w:p>
        </w:tc>
      </w:tr>
    </w:tbl>
    <w:p w14:paraId="7E82CBD1" w14:textId="77777777" w:rsidR="00810894" w:rsidRDefault="00810894" w:rsidP="00810894">
      <w:pPr>
        <w:pStyle w:val="linespace"/>
      </w:pPr>
    </w:p>
    <w:p w14:paraId="7AD2177E" w14:textId="77777777" w:rsidR="00810894" w:rsidRDefault="00810894" w:rsidP="00810894">
      <w:pPr>
        <w:pStyle w:val="linespace"/>
      </w:pPr>
    </w:p>
    <w:p w14:paraId="68DC45AA" w14:textId="77777777" w:rsidR="00810894" w:rsidRDefault="00810894" w:rsidP="00810894">
      <w:pPr>
        <w:pStyle w:val="Schedule"/>
        <w:tabs>
          <w:tab w:val="clear" w:pos="4167"/>
          <w:tab w:val="clear" w:pos="8335"/>
          <w:tab w:val="center" w:pos="2324"/>
          <w:tab w:val="right" w:pos="4649"/>
        </w:tabs>
        <w:jc w:val="left"/>
      </w:pPr>
      <w:r>
        <w:tab/>
      </w:r>
    </w:p>
    <w:p w14:paraId="65698590" w14:textId="77777777" w:rsidR="00810894" w:rsidRDefault="00810894" w:rsidP="00810894">
      <w:pPr>
        <w:pStyle w:val="Schedule"/>
        <w:tabs>
          <w:tab w:val="clear" w:pos="4167"/>
          <w:tab w:val="clear" w:pos="8335"/>
          <w:tab w:val="center" w:pos="2324"/>
          <w:tab w:val="right" w:pos="4649"/>
        </w:tabs>
        <w:jc w:val="left"/>
      </w:pPr>
    </w:p>
    <w:p w14:paraId="1C35DA5A" w14:textId="77777777" w:rsidR="00810894" w:rsidRDefault="00810894" w:rsidP="00810894">
      <w:pPr>
        <w:pStyle w:val="Schedule"/>
        <w:tabs>
          <w:tab w:val="clear" w:pos="4167"/>
          <w:tab w:val="clear" w:pos="8335"/>
          <w:tab w:val="center" w:pos="2324"/>
          <w:tab w:val="right" w:pos="4649"/>
        </w:tabs>
        <w:jc w:val="left"/>
      </w:pPr>
      <w:r>
        <w:tab/>
      </w:r>
    </w:p>
    <w:p w14:paraId="59067DE5" w14:textId="77777777" w:rsidR="00810894" w:rsidRDefault="00810894" w:rsidP="00810894">
      <w:pPr>
        <w:pStyle w:val="Schedule"/>
        <w:tabs>
          <w:tab w:val="clear" w:pos="4167"/>
          <w:tab w:val="clear" w:pos="8335"/>
          <w:tab w:val="center" w:pos="2324"/>
          <w:tab w:val="right" w:pos="4649"/>
        </w:tabs>
        <w:ind w:firstLine="1440"/>
        <w:rPr>
          <w:rStyle w:val="Ref"/>
        </w:rPr>
      </w:pPr>
      <w:r>
        <w:br w:type="page"/>
      </w:r>
      <w:r>
        <w:lastRenderedPageBreak/>
        <w:t xml:space="preserve">SCHEDULE </w:t>
      </w:r>
      <w:fldSimple w:instr=" SEQ schedule\* arabic ">
        <w:r>
          <w:rPr>
            <w:noProof/>
          </w:rPr>
          <w:t>2</w:t>
        </w:r>
      </w:fldSimple>
      <w:r>
        <w:tab/>
      </w:r>
      <w:r>
        <w:rPr>
          <w:rStyle w:val="Ref"/>
        </w:rPr>
        <w:t>Regulation 2(2)</w:t>
      </w:r>
    </w:p>
    <w:p w14:paraId="691893CE" w14:textId="77777777" w:rsidR="00810894" w:rsidRDefault="00810894" w:rsidP="00810894">
      <w:pPr>
        <w:pStyle w:val="ScheduleHead"/>
      </w:pPr>
      <w:r>
        <w:t>Policy Making Standards</w:t>
      </w:r>
    </w:p>
    <w:p w14:paraId="6EEB28F7" w14:textId="77777777" w:rsidR="00810894" w:rsidRDefault="00810894" w:rsidP="00810894">
      <w:pPr>
        <w:pStyle w:val="Part"/>
      </w:pPr>
      <w:r>
        <w:t xml:space="preserve">PART </w:t>
      </w:r>
      <w:r>
        <w:fldChar w:fldCharType="begin"/>
      </w:r>
      <w:r>
        <w:instrText xml:space="preserve"> SEQ Part_ \* arabic \r 1</w:instrText>
      </w:r>
      <w:r>
        <w:fldChar w:fldCharType="separate"/>
      </w:r>
      <w:r>
        <w:rPr>
          <w:noProof/>
        </w:rPr>
        <w:t>1</w:t>
      </w:r>
      <w:r>
        <w:rPr>
          <w:noProof/>
        </w:rPr>
        <w:fldChar w:fldCharType="end"/>
      </w:r>
    </w:p>
    <w:p w14:paraId="4E8F717C" w14:textId="77777777" w:rsidR="00810894" w:rsidRDefault="00810894" w:rsidP="00810894">
      <w:pPr>
        <w:pStyle w:val="PartHead"/>
      </w:pPr>
      <w:r>
        <w:t>THE STANDARDS</w:t>
      </w:r>
    </w:p>
    <w:p w14:paraId="70016F4C" w14:textId="77777777" w:rsidR="00810894" w:rsidRDefault="00810894" w:rsidP="00810894">
      <w:pPr>
        <w:pStyle w:val="linespace"/>
      </w:pPr>
    </w:p>
    <w:tbl>
      <w:tblPr>
        <w:tblW w:w="4866" w:type="dxa"/>
        <w:tblLayout w:type="fixed"/>
        <w:tblLook w:val="0000" w:firstRow="0" w:lastRow="0" w:firstColumn="0" w:lastColumn="0" w:noHBand="0" w:noVBand="0"/>
      </w:tblPr>
      <w:tblGrid>
        <w:gridCol w:w="1526"/>
        <w:gridCol w:w="3340"/>
      </w:tblGrid>
      <w:tr w:rsidR="00810894" w:rsidRPr="00D43358" w14:paraId="63425CD0" w14:textId="77777777" w:rsidTr="00263D6F">
        <w:tc>
          <w:tcPr>
            <w:tcW w:w="1526" w:type="dxa"/>
          </w:tcPr>
          <w:p w14:paraId="02179ADE" w14:textId="77777777" w:rsidR="00810894" w:rsidRPr="00716A02" w:rsidRDefault="00810894" w:rsidP="00263D6F">
            <w:pPr>
              <w:pStyle w:val="TableText"/>
              <w:rPr>
                <w:b/>
              </w:rPr>
            </w:pPr>
            <w:r w:rsidRPr="00716A02">
              <w:rPr>
                <w:b/>
              </w:rPr>
              <w:t>1</w:t>
            </w:r>
          </w:p>
        </w:tc>
        <w:tc>
          <w:tcPr>
            <w:tcW w:w="3340" w:type="dxa"/>
          </w:tcPr>
          <w:p w14:paraId="5E9CEB9F" w14:textId="77777777" w:rsidR="00810894" w:rsidRPr="00716A02" w:rsidRDefault="00810894" w:rsidP="00263D6F">
            <w:pPr>
              <w:pStyle w:val="TableText"/>
              <w:rPr>
                <w:b/>
              </w:rPr>
            </w:pPr>
            <w:r w:rsidRPr="00716A02">
              <w:rPr>
                <w:b/>
              </w:rPr>
              <w:t>Standards relating to considering the effects of a body’s policy decisions on the Welsh language</w:t>
            </w:r>
          </w:p>
          <w:p w14:paraId="45081CB6" w14:textId="77777777" w:rsidR="00810894" w:rsidRPr="00716A02" w:rsidRDefault="00810894" w:rsidP="00263D6F">
            <w:pPr>
              <w:pStyle w:val="TableText"/>
              <w:rPr>
                <w:b/>
              </w:rPr>
            </w:pPr>
          </w:p>
        </w:tc>
      </w:tr>
      <w:tr w:rsidR="00810894" w:rsidRPr="00D43358" w14:paraId="1A8965ED" w14:textId="77777777" w:rsidTr="00263D6F">
        <w:tc>
          <w:tcPr>
            <w:tcW w:w="1526" w:type="dxa"/>
          </w:tcPr>
          <w:p w14:paraId="03EF8A95" w14:textId="77777777" w:rsidR="00810894" w:rsidRPr="00716A02" w:rsidRDefault="00810894" w:rsidP="00263D6F">
            <w:pPr>
              <w:pStyle w:val="TableText"/>
              <w:rPr>
                <w:b/>
              </w:rPr>
            </w:pPr>
            <w:r w:rsidRPr="00716A02">
              <w:rPr>
                <w:b/>
              </w:rPr>
              <w:t xml:space="preserve">Standard </w:t>
            </w:r>
            <w:r>
              <w:rPr>
                <w:b/>
              </w:rPr>
              <w:t>6</w:t>
            </w:r>
            <w:r w:rsidR="00E406E5">
              <w:rPr>
                <w:b/>
              </w:rPr>
              <w:t>9</w:t>
            </w:r>
            <w:r w:rsidRPr="00716A02">
              <w:rPr>
                <w:b/>
              </w:rPr>
              <w:t>:</w:t>
            </w:r>
          </w:p>
        </w:tc>
        <w:tc>
          <w:tcPr>
            <w:tcW w:w="3340" w:type="dxa"/>
          </w:tcPr>
          <w:p w14:paraId="17A422A4" w14:textId="77777777" w:rsidR="00810894" w:rsidRDefault="00810894" w:rsidP="00263D6F">
            <w:pPr>
              <w:pStyle w:val="TableText"/>
              <w:jc w:val="both"/>
            </w:pPr>
            <w:r>
              <w:t>When you formulate a new policy, or review or revise an existing policy you must consider what effects, if any (whether positive or adverse), the policy decision would have on —</w:t>
            </w:r>
          </w:p>
          <w:p w14:paraId="0ED19D03" w14:textId="77777777" w:rsidR="00810894" w:rsidRPr="00716A02" w:rsidRDefault="00810894" w:rsidP="00810894">
            <w:pPr>
              <w:pStyle w:val="N3"/>
              <w:numPr>
                <w:ilvl w:val="2"/>
                <w:numId w:val="24"/>
              </w:numPr>
              <w:rPr>
                <w:rFonts w:eastAsia="Lucida Sans Unicode"/>
              </w:rPr>
            </w:pPr>
            <w:r w:rsidRPr="00716A02">
              <w:rPr>
                <w:rFonts w:eastAsia="Lucida Sans Unicode"/>
              </w:rPr>
              <w:t>opportunities for persons to use the Welsh language, and</w:t>
            </w:r>
          </w:p>
          <w:p w14:paraId="1A812EBE" w14:textId="77777777" w:rsidR="00810894" w:rsidRPr="00687330" w:rsidRDefault="00810894" w:rsidP="00263D6F">
            <w:pPr>
              <w:pStyle w:val="N3"/>
            </w:pPr>
            <w:r w:rsidRPr="00D43358">
              <w:rPr>
                <w:rFonts w:eastAsia="Lucida Sans Unicode"/>
              </w:rPr>
              <w:t>treating the Welsh language no less favourably than the English language.</w:t>
            </w:r>
          </w:p>
          <w:p w14:paraId="68EB00C5" w14:textId="77777777" w:rsidR="00810894" w:rsidRPr="00836798" w:rsidRDefault="00810894" w:rsidP="00263D6F">
            <w:pPr>
              <w:pStyle w:val="TableText"/>
            </w:pPr>
          </w:p>
        </w:tc>
      </w:tr>
      <w:tr w:rsidR="00810894" w:rsidRPr="00D43358" w14:paraId="25D726D7" w14:textId="77777777" w:rsidTr="00263D6F">
        <w:tc>
          <w:tcPr>
            <w:tcW w:w="1526" w:type="dxa"/>
          </w:tcPr>
          <w:p w14:paraId="2417FF34" w14:textId="77777777" w:rsidR="00810894" w:rsidRPr="00716A02" w:rsidRDefault="00810894" w:rsidP="00263D6F">
            <w:pPr>
              <w:pStyle w:val="TableText"/>
              <w:rPr>
                <w:b/>
              </w:rPr>
            </w:pPr>
            <w:r w:rsidRPr="00716A02">
              <w:rPr>
                <w:b/>
              </w:rPr>
              <w:t xml:space="preserve">Standard </w:t>
            </w:r>
            <w:r w:rsidR="00E406E5">
              <w:rPr>
                <w:b/>
              </w:rPr>
              <w:t>70</w:t>
            </w:r>
            <w:r w:rsidRPr="00716A02">
              <w:rPr>
                <w:b/>
              </w:rPr>
              <w:t>:</w:t>
            </w:r>
          </w:p>
        </w:tc>
        <w:tc>
          <w:tcPr>
            <w:tcW w:w="3340" w:type="dxa"/>
          </w:tcPr>
          <w:p w14:paraId="47A63A05" w14:textId="77777777" w:rsidR="00810894" w:rsidRDefault="00810894" w:rsidP="00263D6F">
            <w:pPr>
              <w:pStyle w:val="TableText"/>
              <w:jc w:val="both"/>
              <w:rPr>
                <w:rFonts w:eastAsia="Lucida Sans Unicode"/>
              </w:rPr>
            </w:pPr>
            <w:r>
              <w:rPr>
                <w:rFonts w:eastAsia="Lucida Sans Unicode"/>
              </w:rPr>
              <w:t>When you formulate a new policy, or review or revise an existing policy you must consider how the policy could be formulated (or how an existing policy could be changed) so that the policy decision would have positive effects, or increased positive effects, on —</w:t>
            </w:r>
          </w:p>
          <w:p w14:paraId="4F0C9A45" w14:textId="77777777" w:rsidR="00810894" w:rsidRPr="00716A02" w:rsidRDefault="00810894" w:rsidP="00810894">
            <w:pPr>
              <w:pStyle w:val="N3"/>
              <w:numPr>
                <w:ilvl w:val="2"/>
                <w:numId w:val="25"/>
              </w:numPr>
              <w:rPr>
                <w:rFonts w:eastAsia="Lucida Sans Unicode"/>
              </w:rPr>
            </w:pPr>
            <w:r w:rsidRPr="00716A02">
              <w:rPr>
                <w:rFonts w:eastAsia="Lucida Sans Unicode"/>
              </w:rPr>
              <w:t>opportunities for persons to use the Welsh language, and</w:t>
            </w:r>
          </w:p>
          <w:p w14:paraId="31873BB5" w14:textId="77777777" w:rsidR="00810894" w:rsidRDefault="00810894" w:rsidP="00263D6F">
            <w:pPr>
              <w:pStyle w:val="N3"/>
              <w:rPr>
                <w:rFonts w:eastAsia="Lucida Sans Unicode"/>
              </w:rPr>
            </w:pPr>
            <w:r w:rsidRPr="00D43358">
              <w:rPr>
                <w:rFonts w:eastAsia="Lucida Sans Unicode"/>
              </w:rPr>
              <w:t>treating the Welsh language no less favourably than the English language.</w:t>
            </w:r>
          </w:p>
          <w:p w14:paraId="2C0A6526" w14:textId="77777777" w:rsidR="00810894" w:rsidRPr="00836798" w:rsidRDefault="00810894" w:rsidP="00263D6F">
            <w:pPr>
              <w:pStyle w:val="TableText"/>
              <w:rPr>
                <w:rFonts w:eastAsia="Lucida Sans Unicode"/>
              </w:rPr>
            </w:pPr>
          </w:p>
        </w:tc>
      </w:tr>
      <w:tr w:rsidR="00810894" w:rsidRPr="00D43358" w14:paraId="5440977C" w14:textId="77777777" w:rsidTr="00263D6F">
        <w:tc>
          <w:tcPr>
            <w:tcW w:w="1526" w:type="dxa"/>
          </w:tcPr>
          <w:p w14:paraId="49F9DD3F" w14:textId="77777777" w:rsidR="00810894" w:rsidRPr="00716A02" w:rsidRDefault="00810894" w:rsidP="00263D6F">
            <w:pPr>
              <w:pStyle w:val="TableText"/>
              <w:rPr>
                <w:b/>
              </w:rPr>
            </w:pPr>
            <w:r w:rsidRPr="00716A02">
              <w:rPr>
                <w:b/>
              </w:rPr>
              <w:t xml:space="preserve">Standard </w:t>
            </w:r>
            <w:r>
              <w:rPr>
                <w:b/>
              </w:rPr>
              <w:t>7</w:t>
            </w:r>
            <w:r w:rsidR="00E406E5">
              <w:rPr>
                <w:b/>
              </w:rPr>
              <w:t>1</w:t>
            </w:r>
            <w:r w:rsidRPr="00716A02">
              <w:rPr>
                <w:b/>
              </w:rPr>
              <w:t>:</w:t>
            </w:r>
          </w:p>
        </w:tc>
        <w:tc>
          <w:tcPr>
            <w:tcW w:w="3340" w:type="dxa"/>
          </w:tcPr>
          <w:p w14:paraId="11A99D3F" w14:textId="77777777" w:rsidR="00810894" w:rsidRDefault="00810894" w:rsidP="00263D6F">
            <w:pPr>
              <w:pStyle w:val="TableText"/>
              <w:jc w:val="both"/>
              <w:rPr>
                <w:rFonts w:eastAsia="Lucida Sans Unicode"/>
              </w:rPr>
            </w:pPr>
            <w:r>
              <w:rPr>
                <w:rFonts w:eastAsia="Lucida Sans Unicode"/>
              </w:rPr>
              <w:t>When you formulate a new policy, or review or revise an existing policy, you must consider how the policy could be formulated (or how an existing policy could be changed) so that the policy decision would not have adverse effects, or so that it would have decreased adverse effects, on —</w:t>
            </w:r>
          </w:p>
          <w:p w14:paraId="330227D2" w14:textId="77777777" w:rsidR="00810894" w:rsidRPr="00716A02" w:rsidRDefault="00810894" w:rsidP="00810894">
            <w:pPr>
              <w:pStyle w:val="N3"/>
              <w:numPr>
                <w:ilvl w:val="2"/>
                <w:numId w:val="26"/>
              </w:numPr>
              <w:rPr>
                <w:rFonts w:eastAsia="Lucida Sans Unicode"/>
              </w:rPr>
            </w:pPr>
            <w:r w:rsidRPr="00716A02">
              <w:rPr>
                <w:rFonts w:eastAsia="Lucida Sans Unicode"/>
              </w:rPr>
              <w:t>opportunities for persons to use the Welsh language, and</w:t>
            </w:r>
          </w:p>
          <w:p w14:paraId="74BE6406" w14:textId="77777777" w:rsidR="00810894" w:rsidRDefault="00810894" w:rsidP="00263D6F">
            <w:pPr>
              <w:pStyle w:val="N3"/>
              <w:rPr>
                <w:rFonts w:eastAsia="Lucida Sans Unicode"/>
              </w:rPr>
            </w:pPr>
            <w:r w:rsidRPr="00D43358">
              <w:rPr>
                <w:rFonts w:eastAsia="Lucida Sans Unicode"/>
              </w:rPr>
              <w:lastRenderedPageBreak/>
              <w:t>treating the Welsh language no less favourably than the English language.</w:t>
            </w:r>
          </w:p>
          <w:p w14:paraId="471037FC" w14:textId="77777777" w:rsidR="00810894" w:rsidRPr="00836798" w:rsidRDefault="00810894" w:rsidP="00263D6F">
            <w:pPr>
              <w:pStyle w:val="TableText"/>
              <w:rPr>
                <w:rFonts w:eastAsia="Lucida Sans Unicode"/>
              </w:rPr>
            </w:pPr>
          </w:p>
        </w:tc>
      </w:tr>
      <w:tr w:rsidR="00810894" w:rsidRPr="00D43358" w14:paraId="2C685810" w14:textId="77777777" w:rsidTr="00263D6F">
        <w:tc>
          <w:tcPr>
            <w:tcW w:w="1526" w:type="dxa"/>
          </w:tcPr>
          <w:p w14:paraId="4D006130" w14:textId="77777777" w:rsidR="00810894" w:rsidRPr="00716A02" w:rsidRDefault="00810894" w:rsidP="00263D6F">
            <w:pPr>
              <w:pStyle w:val="TableText"/>
              <w:rPr>
                <w:b/>
              </w:rPr>
            </w:pPr>
            <w:r w:rsidRPr="00716A02">
              <w:rPr>
                <w:b/>
              </w:rPr>
              <w:lastRenderedPageBreak/>
              <w:t xml:space="preserve">Standard </w:t>
            </w:r>
            <w:r>
              <w:rPr>
                <w:b/>
              </w:rPr>
              <w:t>7</w:t>
            </w:r>
            <w:r w:rsidR="008464CA">
              <w:rPr>
                <w:b/>
              </w:rPr>
              <w:t>2</w:t>
            </w:r>
            <w:r w:rsidRPr="00716A02">
              <w:rPr>
                <w:b/>
              </w:rPr>
              <w:t>:</w:t>
            </w:r>
          </w:p>
        </w:tc>
        <w:tc>
          <w:tcPr>
            <w:tcW w:w="3340" w:type="dxa"/>
          </w:tcPr>
          <w:p w14:paraId="229D52EB" w14:textId="77777777" w:rsidR="00810894" w:rsidRDefault="00810894" w:rsidP="00263D6F">
            <w:pPr>
              <w:pStyle w:val="TableText"/>
              <w:jc w:val="both"/>
            </w:pPr>
            <w:r w:rsidRPr="00D43358">
              <w:t>When you publish a consultation document which relates to a policy decision, the document must consider, and seek views on, the effects (whether positive or adverse) that the policy decision under consideration would have on</w:t>
            </w:r>
            <w:r>
              <w:t> </w:t>
            </w:r>
            <w:r w:rsidRPr="00D43358">
              <w:t>—</w:t>
            </w:r>
          </w:p>
          <w:p w14:paraId="0882CB1B" w14:textId="77777777" w:rsidR="00810894" w:rsidRPr="00716A02" w:rsidRDefault="00810894" w:rsidP="00810894">
            <w:pPr>
              <w:pStyle w:val="N3"/>
              <w:numPr>
                <w:ilvl w:val="2"/>
                <w:numId w:val="27"/>
              </w:numPr>
              <w:rPr>
                <w:rFonts w:eastAsia="Lucida Sans Unicode"/>
              </w:rPr>
            </w:pPr>
            <w:r w:rsidRPr="00716A02">
              <w:rPr>
                <w:rFonts w:eastAsia="Lucida Sans Unicode"/>
              </w:rPr>
              <w:t>opportunities for persons to use the Welsh language, and</w:t>
            </w:r>
          </w:p>
          <w:p w14:paraId="1CB67419" w14:textId="77777777" w:rsidR="00810894" w:rsidRDefault="00810894" w:rsidP="00263D6F">
            <w:pPr>
              <w:pStyle w:val="N3"/>
              <w:rPr>
                <w:rFonts w:eastAsia="Lucida Sans Unicode"/>
              </w:rPr>
            </w:pPr>
            <w:r w:rsidRPr="00D43358">
              <w:rPr>
                <w:rFonts w:eastAsia="Lucida Sans Unicode"/>
              </w:rPr>
              <w:t>treating the Welsh language no less favourably than the English language.</w:t>
            </w:r>
          </w:p>
          <w:p w14:paraId="1E9099C8" w14:textId="77777777" w:rsidR="00810894" w:rsidRPr="00836798" w:rsidRDefault="00810894" w:rsidP="00263D6F">
            <w:pPr>
              <w:pStyle w:val="TableText"/>
              <w:rPr>
                <w:rFonts w:eastAsia="Lucida Sans Unicode"/>
              </w:rPr>
            </w:pPr>
          </w:p>
        </w:tc>
      </w:tr>
      <w:tr w:rsidR="00810894" w:rsidRPr="00D43358" w14:paraId="6653B5BD" w14:textId="77777777" w:rsidTr="00263D6F">
        <w:tc>
          <w:tcPr>
            <w:tcW w:w="1526" w:type="dxa"/>
          </w:tcPr>
          <w:p w14:paraId="3A071F73" w14:textId="77777777" w:rsidR="00810894" w:rsidRPr="00716A02" w:rsidRDefault="00810894" w:rsidP="00263D6F">
            <w:pPr>
              <w:pStyle w:val="TableText"/>
              <w:rPr>
                <w:b/>
              </w:rPr>
            </w:pPr>
            <w:r w:rsidRPr="00716A02">
              <w:rPr>
                <w:b/>
              </w:rPr>
              <w:t xml:space="preserve">Standard </w:t>
            </w:r>
            <w:r>
              <w:rPr>
                <w:b/>
              </w:rPr>
              <w:t>7</w:t>
            </w:r>
            <w:r w:rsidR="008464CA">
              <w:rPr>
                <w:b/>
              </w:rPr>
              <w:t>3</w:t>
            </w:r>
            <w:r w:rsidRPr="00716A02">
              <w:rPr>
                <w:b/>
              </w:rPr>
              <w:t>:</w:t>
            </w:r>
          </w:p>
        </w:tc>
        <w:tc>
          <w:tcPr>
            <w:tcW w:w="3340" w:type="dxa"/>
          </w:tcPr>
          <w:p w14:paraId="3E4E5D1D" w14:textId="77777777" w:rsidR="00810894" w:rsidRDefault="00810894" w:rsidP="00263D6F">
            <w:pPr>
              <w:pStyle w:val="TableText"/>
              <w:jc w:val="both"/>
            </w:pPr>
            <w:r w:rsidRPr="00D43358">
              <w:t>When you publish a consultation document which relates to a policy decision the document must consider, and seek views on, how the policy under consideration could be formulated or revised so that it would have positive effects, or increased positive effects, on</w:t>
            </w:r>
            <w:r>
              <w:t xml:space="preserve"> </w:t>
            </w:r>
            <w:r w:rsidRPr="00D43358">
              <w:t>—</w:t>
            </w:r>
          </w:p>
          <w:p w14:paraId="5F56EF4F" w14:textId="77777777" w:rsidR="00810894" w:rsidRPr="00716A02" w:rsidRDefault="00810894" w:rsidP="00810894">
            <w:pPr>
              <w:pStyle w:val="N3"/>
              <w:numPr>
                <w:ilvl w:val="2"/>
                <w:numId w:val="28"/>
              </w:numPr>
              <w:rPr>
                <w:rFonts w:eastAsia="Lucida Sans Unicode"/>
              </w:rPr>
            </w:pPr>
            <w:r w:rsidRPr="00716A02">
              <w:rPr>
                <w:rFonts w:eastAsia="Lucida Sans Unicode"/>
              </w:rPr>
              <w:t>opportunities for persons to use the Welsh language, and</w:t>
            </w:r>
          </w:p>
          <w:p w14:paraId="2527985F" w14:textId="77777777" w:rsidR="00810894" w:rsidRDefault="00810894" w:rsidP="00263D6F">
            <w:pPr>
              <w:pStyle w:val="N3"/>
              <w:rPr>
                <w:rFonts w:eastAsia="Lucida Sans Unicode"/>
              </w:rPr>
            </w:pPr>
            <w:r w:rsidRPr="00D43358">
              <w:rPr>
                <w:rFonts w:eastAsia="Lucida Sans Unicode"/>
              </w:rPr>
              <w:t>treating the Welsh language no less favourably than the English language.</w:t>
            </w:r>
          </w:p>
          <w:p w14:paraId="7B0D32D9" w14:textId="77777777" w:rsidR="00810894" w:rsidRDefault="00810894" w:rsidP="00263D6F">
            <w:pPr>
              <w:pStyle w:val="N3"/>
              <w:numPr>
                <w:ilvl w:val="0"/>
                <w:numId w:val="0"/>
              </w:numPr>
              <w:ind w:left="34"/>
              <w:rPr>
                <w:rFonts w:eastAsia="Lucida Sans Unicode"/>
              </w:rPr>
            </w:pPr>
          </w:p>
          <w:p w14:paraId="4464B3D4" w14:textId="77777777" w:rsidR="00810894" w:rsidRPr="00836798" w:rsidRDefault="00810894" w:rsidP="00263D6F">
            <w:pPr>
              <w:pStyle w:val="N3"/>
              <w:numPr>
                <w:ilvl w:val="0"/>
                <w:numId w:val="0"/>
              </w:numPr>
              <w:ind w:left="34"/>
              <w:rPr>
                <w:rFonts w:eastAsia="Lucida Sans Unicode"/>
              </w:rPr>
            </w:pPr>
          </w:p>
        </w:tc>
      </w:tr>
      <w:tr w:rsidR="00810894" w:rsidRPr="00D43358" w14:paraId="3CB64B61" w14:textId="77777777" w:rsidTr="00263D6F">
        <w:tc>
          <w:tcPr>
            <w:tcW w:w="1526" w:type="dxa"/>
          </w:tcPr>
          <w:p w14:paraId="346FF8D0" w14:textId="77777777" w:rsidR="00810894" w:rsidRPr="00716A02" w:rsidRDefault="00810894" w:rsidP="00263D6F">
            <w:pPr>
              <w:pStyle w:val="TableText"/>
              <w:rPr>
                <w:b/>
              </w:rPr>
            </w:pPr>
            <w:r w:rsidRPr="00716A02">
              <w:rPr>
                <w:b/>
              </w:rPr>
              <w:t xml:space="preserve">Standard </w:t>
            </w:r>
            <w:r>
              <w:rPr>
                <w:b/>
              </w:rPr>
              <w:t>7</w:t>
            </w:r>
            <w:r w:rsidR="008464CA">
              <w:rPr>
                <w:b/>
              </w:rPr>
              <w:t>4</w:t>
            </w:r>
            <w:r w:rsidRPr="00716A02">
              <w:rPr>
                <w:b/>
              </w:rPr>
              <w:t>:</w:t>
            </w:r>
          </w:p>
        </w:tc>
        <w:tc>
          <w:tcPr>
            <w:tcW w:w="3340" w:type="dxa"/>
          </w:tcPr>
          <w:p w14:paraId="46A925A5" w14:textId="77777777" w:rsidR="00810894" w:rsidRDefault="00810894" w:rsidP="00263D6F">
            <w:pPr>
              <w:pStyle w:val="TableText"/>
              <w:jc w:val="both"/>
            </w:pPr>
            <w:r w:rsidRPr="00D43358">
              <w:t>When you publish a consultation document which relates to a policy decision the document must consider, and seek views on, how the policy under consideration could be formulated or revised so that it would not have adverse effects, or so that it would have decreased adverse effects, on</w:t>
            </w:r>
            <w:r>
              <w:t xml:space="preserve"> </w:t>
            </w:r>
            <w:r w:rsidRPr="00D43358">
              <w:t>—</w:t>
            </w:r>
          </w:p>
          <w:p w14:paraId="6215FBDD" w14:textId="77777777" w:rsidR="00810894" w:rsidRPr="00716A02" w:rsidRDefault="00810894" w:rsidP="00810894">
            <w:pPr>
              <w:pStyle w:val="N3"/>
              <w:numPr>
                <w:ilvl w:val="2"/>
                <w:numId w:val="29"/>
              </w:numPr>
              <w:rPr>
                <w:rFonts w:eastAsia="Lucida Sans Unicode"/>
              </w:rPr>
            </w:pPr>
            <w:r w:rsidRPr="00716A02">
              <w:rPr>
                <w:rFonts w:eastAsia="Lucida Sans Unicode"/>
              </w:rPr>
              <w:t>opportunities for persons to use the Welsh language, and</w:t>
            </w:r>
          </w:p>
          <w:p w14:paraId="006C2DB9" w14:textId="77777777" w:rsidR="00810894" w:rsidRDefault="00810894" w:rsidP="00263D6F">
            <w:pPr>
              <w:pStyle w:val="N3"/>
              <w:rPr>
                <w:rFonts w:eastAsia="Lucida Sans Unicode"/>
              </w:rPr>
            </w:pPr>
            <w:r w:rsidRPr="00D43358">
              <w:rPr>
                <w:rFonts w:eastAsia="Lucida Sans Unicode"/>
              </w:rPr>
              <w:t>treating the Welsh language no less favourably than the English language.</w:t>
            </w:r>
          </w:p>
          <w:p w14:paraId="5122BCEA" w14:textId="77777777" w:rsidR="00810894" w:rsidRPr="00836798" w:rsidRDefault="00810894" w:rsidP="00263D6F">
            <w:pPr>
              <w:pStyle w:val="TableText"/>
              <w:rPr>
                <w:rFonts w:eastAsia="Lucida Sans Unicode"/>
              </w:rPr>
            </w:pPr>
          </w:p>
        </w:tc>
      </w:tr>
      <w:tr w:rsidR="00810894" w:rsidRPr="00D43358" w14:paraId="20DC07D4" w14:textId="77777777" w:rsidTr="00263D6F">
        <w:tc>
          <w:tcPr>
            <w:tcW w:w="1526" w:type="dxa"/>
          </w:tcPr>
          <w:p w14:paraId="38769C89" w14:textId="77777777" w:rsidR="00810894" w:rsidRPr="00716A02" w:rsidRDefault="00810894" w:rsidP="00263D6F">
            <w:pPr>
              <w:pStyle w:val="TableText"/>
              <w:rPr>
                <w:b/>
              </w:rPr>
            </w:pPr>
            <w:r w:rsidRPr="00716A02">
              <w:rPr>
                <w:b/>
              </w:rPr>
              <w:t xml:space="preserve">Standard </w:t>
            </w:r>
            <w:r>
              <w:rPr>
                <w:b/>
              </w:rPr>
              <w:t>7</w:t>
            </w:r>
            <w:r w:rsidR="008464CA">
              <w:rPr>
                <w:b/>
              </w:rPr>
              <w:t>5</w:t>
            </w:r>
            <w:r w:rsidRPr="00716A02">
              <w:rPr>
                <w:b/>
              </w:rPr>
              <w:t>:</w:t>
            </w:r>
          </w:p>
        </w:tc>
        <w:tc>
          <w:tcPr>
            <w:tcW w:w="3340" w:type="dxa"/>
          </w:tcPr>
          <w:p w14:paraId="395FF482" w14:textId="77777777" w:rsidR="00810894" w:rsidRDefault="00810894" w:rsidP="00263D6F">
            <w:pPr>
              <w:pStyle w:val="TableText"/>
              <w:jc w:val="both"/>
            </w:pPr>
            <w:r w:rsidRPr="00D43358">
              <w:t xml:space="preserve">You must produce and publish a policy on awarding grants (or, where appropriate, amend an existing policy) which requires you to take </w:t>
            </w:r>
            <w:r w:rsidRPr="00D43358">
              <w:lastRenderedPageBreak/>
              <w:t>the following matters into account when you make decisions in relation to the awarding of a grant</w:t>
            </w:r>
            <w:r>
              <w:t> </w:t>
            </w:r>
            <w:r w:rsidRPr="00D43358">
              <w:t>—</w:t>
            </w:r>
          </w:p>
          <w:p w14:paraId="3133F6AB" w14:textId="77777777" w:rsidR="00810894" w:rsidRPr="00494C0E" w:rsidRDefault="00810894" w:rsidP="00810894">
            <w:pPr>
              <w:pStyle w:val="N3"/>
              <w:numPr>
                <w:ilvl w:val="2"/>
                <w:numId w:val="30"/>
              </w:numPr>
              <w:rPr>
                <w:rFonts w:eastAsia="Lucida Sans Unicode"/>
              </w:rPr>
            </w:pPr>
            <w:r w:rsidRPr="00494C0E">
              <w:rPr>
                <w:rFonts w:eastAsia="Lucida Sans Unicode"/>
              </w:rPr>
              <w:t>what effects, if any (and whether positive or negative), the awarding of a grant would have on—</w:t>
            </w:r>
          </w:p>
          <w:p w14:paraId="318AD6FD" w14:textId="77777777" w:rsidR="00810894" w:rsidRPr="00D43358" w:rsidRDefault="00810894" w:rsidP="00263D6F">
            <w:pPr>
              <w:pStyle w:val="N4"/>
              <w:rPr>
                <w:rFonts w:eastAsia="Lucida Sans Unicode"/>
              </w:rPr>
            </w:pPr>
            <w:r w:rsidRPr="00D43358">
              <w:rPr>
                <w:rFonts w:eastAsia="Lucida Sans Unicode"/>
              </w:rPr>
              <w:t>opportunities for persons to use the Welsh language, and</w:t>
            </w:r>
          </w:p>
          <w:p w14:paraId="36666BB9" w14:textId="77777777" w:rsidR="00810894" w:rsidRPr="00D43358" w:rsidRDefault="00810894" w:rsidP="00263D6F">
            <w:pPr>
              <w:pStyle w:val="N4"/>
              <w:rPr>
                <w:rFonts w:eastAsia="Lucida Sans Unicode"/>
              </w:rPr>
            </w:pPr>
            <w:r w:rsidRPr="00D43358">
              <w:rPr>
                <w:rFonts w:eastAsia="Lucida Sans Unicode"/>
              </w:rPr>
              <w:t>treating the Welsh language no less favourably than the English language;</w:t>
            </w:r>
          </w:p>
          <w:p w14:paraId="123F5A72" w14:textId="77777777" w:rsidR="00810894" w:rsidRPr="00D43358" w:rsidRDefault="00810894" w:rsidP="00263D6F">
            <w:pPr>
              <w:pStyle w:val="N3"/>
              <w:rPr>
                <w:rFonts w:eastAsia="Lucida Sans Unicode"/>
              </w:rPr>
            </w:pPr>
            <w:r w:rsidRPr="00D43358">
              <w:rPr>
                <w:rFonts w:eastAsia="Lucida Sans Unicode"/>
              </w:rPr>
              <w:t>how the decision could be taken or implemented (for example, by imposing conditions of grant) so that it would have positive effects, or increased positive effects, on—</w:t>
            </w:r>
          </w:p>
          <w:p w14:paraId="237D90C5" w14:textId="77777777" w:rsidR="00810894" w:rsidRPr="00D43358" w:rsidRDefault="00810894" w:rsidP="00263D6F">
            <w:pPr>
              <w:pStyle w:val="N4"/>
              <w:rPr>
                <w:rFonts w:eastAsia="Lucida Sans Unicode"/>
              </w:rPr>
            </w:pPr>
            <w:r w:rsidRPr="00D43358">
              <w:rPr>
                <w:rFonts w:eastAsia="Lucida Sans Unicode"/>
              </w:rPr>
              <w:t>opportunities for persons to use the Welsh language, and</w:t>
            </w:r>
          </w:p>
          <w:p w14:paraId="2327A8BD" w14:textId="77777777" w:rsidR="00810894" w:rsidRPr="00D43358" w:rsidRDefault="00810894" w:rsidP="00263D6F">
            <w:pPr>
              <w:pStyle w:val="N4"/>
              <w:rPr>
                <w:rFonts w:eastAsia="Lucida Sans Unicode"/>
              </w:rPr>
            </w:pPr>
            <w:r w:rsidRPr="00D43358">
              <w:rPr>
                <w:rFonts w:eastAsia="Lucida Sans Unicode"/>
              </w:rPr>
              <w:t>treating the Welsh language no less favourably than the English language;</w:t>
            </w:r>
          </w:p>
          <w:p w14:paraId="438125F7" w14:textId="77777777" w:rsidR="00810894" w:rsidRPr="00D43358" w:rsidRDefault="00810894" w:rsidP="00263D6F">
            <w:pPr>
              <w:pStyle w:val="N3"/>
              <w:rPr>
                <w:rFonts w:eastAsia="Lucida Sans Unicode"/>
              </w:rPr>
            </w:pPr>
            <w:r w:rsidRPr="00D43358">
              <w:rPr>
                <w:rFonts w:eastAsia="Lucida Sans Unicode"/>
              </w:rPr>
              <w:t>how the decision could be taken or implemented (for example, by imposing conditions of grant) so that it would not have adverse effects, or so that it would have decreased adverse effects on—</w:t>
            </w:r>
          </w:p>
          <w:p w14:paraId="4C9A3D43" w14:textId="77777777" w:rsidR="00810894" w:rsidRPr="00D43358" w:rsidRDefault="00810894" w:rsidP="00263D6F">
            <w:pPr>
              <w:pStyle w:val="N4"/>
              <w:rPr>
                <w:rFonts w:eastAsia="Lucida Sans Unicode"/>
              </w:rPr>
            </w:pPr>
            <w:r w:rsidRPr="00D43358">
              <w:rPr>
                <w:rFonts w:eastAsia="Lucida Sans Unicode"/>
              </w:rPr>
              <w:t>opportunities for persons to use the Welsh language, and</w:t>
            </w:r>
          </w:p>
          <w:p w14:paraId="542D0696" w14:textId="77777777" w:rsidR="00810894" w:rsidRPr="00D43358" w:rsidRDefault="00810894" w:rsidP="00263D6F">
            <w:pPr>
              <w:pStyle w:val="N4"/>
              <w:rPr>
                <w:rFonts w:eastAsia="Lucida Sans Unicode"/>
              </w:rPr>
            </w:pPr>
            <w:r w:rsidRPr="00D43358">
              <w:rPr>
                <w:rFonts w:eastAsia="Lucida Sans Unicode"/>
              </w:rPr>
              <w:t>treating the Welsh language no less favourably than the English language;</w:t>
            </w:r>
          </w:p>
          <w:p w14:paraId="5E627AC3" w14:textId="77777777" w:rsidR="00810894" w:rsidRPr="00D43358" w:rsidRDefault="00810894" w:rsidP="00263D6F">
            <w:pPr>
              <w:pStyle w:val="N3"/>
              <w:numPr>
                <w:ilvl w:val="0"/>
                <w:numId w:val="0"/>
              </w:numPr>
              <w:ind w:left="737" w:hanging="397"/>
              <w:rPr>
                <w:rFonts w:eastAsia="Lucida Sans Unicode"/>
              </w:rPr>
            </w:pPr>
            <w:r>
              <w:rPr>
                <w:rFonts w:eastAsia="Lucida Sans Unicode"/>
              </w:rPr>
              <w:t>(</w:t>
            </w:r>
            <w:proofErr w:type="spellStart"/>
            <w:r>
              <w:rPr>
                <w:rFonts w:eastAsia="Lucida Sans Unicode"/>
              </w:rPr>
              <w:t>ch</w:t>
            </w:r>
            <w:proofErr w:type="spellEnd"/>
            <w:r>
              <w:rPr>
                <w:rFonts w:eastAsia="Lucida Sans Unicode"/>
              </w:rPr>
              <w:t xml:space="preserve">) </w:t>
            </w:r>
            <w:r w:rsidRPr="00D43358">
              <w:rPr>
                <w:rFonts w:eastAsia="Lucida Sans Unicode"/>
              </w:rPr>
              <w:t>whether you need to ask the applicant for any additional information in order to assist you in assessing the effects of awarding a grant on—</w:t>
            </w:r>
          </w:p>
          <w:p w14:paraId="030C759E" w14:textId="77777777" w:rsidR="00810894" w:rsidRPr="00494C0E" w:rsidRDefault="00810894" w:rsidP="00810894">
            <w:pPr>
              <w:pStyle w:val="N4"/>
              <w:numPr>
                <w:ilvl w:val="3"/>
                <w:numId w:val="31"/>
              </w:numPr>
              <w:rPr>
                <w:rFonts w:eastAsia="Lucida Sans Unicode"/>
              </w:rPr>
            </w:pPr>
            <w:r w:rsidRPr="00494C0E">
              <w:rPr>
                <w:rFonts w:eastAsia="Lucida Sans Unicode"/>
              </w:rPr>
              <w:t>opportunities for persons to use the Welsh language, and</w:t>
            </w:r>
          </w:p>
          <w:p w14:paraId="1008DBA9" w14:textId="77777777" w:rsidR="00810894" w:rsidRDefault="00810894" w:rsidP="00263D6F">
            <w:pPr>
              <w:pStyle w:val="N4"/>
            </w:pPr>
            <w:r w:rsidRPr="00D43358">
              <w:rPr>
                <w:rFonts w:eastAsia="Lucida Sans Unicode"/>
              </w:rPr>
              <w:t xml:space="preserve">treating the Welsh </w:t>
            </w:r>
            <w:r w:rsidRPr="00D43358">
              <w:rPr>
                <w:rFonts w:eastAsia="Lucida Sans Unicode"/>
              </w:rPr>
              <w:lastRenderedPageBreak/>
              <w:t>language no less favourably than the English language.</w:t>
            </w:r>
          </w:p>
          <w:p w14:paraId="3EDF8AC9" w14:textId="77777777" w:rsidR="00810894" w:rsidRPr="00836798" w:rsidRDefault="00810894" w:rsidP="00263D6F">
            <w:pPr>
              <w:pStyle w:val="TableText"/>
              <w:rPr>
                <w:rFonts w:eastAsia="Lucida Sans Unicode"/>
              </w:rPr>
            </w:pPr>
          </w:p>
        </w:tc>
      </w:tr>
      <w:tr w:rsidR="00810894" w:rsidRPr="00D43358" w14:paraId="5CD9C07F" w14:textId="77777777" w:rsidTr="00263D6F">
        <w:tc>
          <w:tcPr>
            <w:tcW w:w="1526" w:type="dxa"/>
          </w:tcPr>
          <w:p w14:paraId="34251C72" w14:textId="77777777" w:rsidR="00810894" w:rsidRPr="00B517E4" w:rsidRDefault="00810894" w:rsidP="00263D6F">
            <w:pPr>
              <w:pStyle w:val="TableText"/>
              <w:rPr>
                <w:b/>
              </w:rPr>
            </w:pPr>
            <w:r w:rsidRPr="00B517E4">
              <w:rPr>
                <w:b/>
              </w:rPr>
              <w:lastRenderedPageBreak/>
              <w:t xml:space="preserve">Standard </w:t>
            </w:r>
            <w:r>
              <w:rPr>
                <w:b/>
              </w:rPr>
              <w:t>7</w:t>
            </w:r>
            <w:r w:rsidR="008464CA">
              <w:rPr>
                <w:b/>
              </w:rPr>
              <w:t>6</w:t>
            </w:r>
            <w:r w:rsidRPr="00B517E4">
              <w:rPr>
                <w:b/>
              </w:rPr>
              <w:t>:</w:t>
            </w:r>
          </w:p>
        </w:tc>
        <w:tc>
          <w:tcPr>
            <w:tcW w:w="3340" w:type="dxa"/>
          </w:tcPr>
          <w:p w14:paraId="0EC0FF62" w14:textId="77777777" w:rsidR="00810894" w:rsidRDefault="00810894" w:rsidP="00263D6F">
            <w:pPr>
              <w:pStyle w:val="TableText"/>
              <w:jc w:val="both"/>
            </w:pPr>
            <w:r w:rsidRPr="00D43358">
              <w:t>When you commission or undertake research that is intended to assist you to make a policy decision, you must ensure that the research considers what effects, if any (and whether positive or adverse), the policy decision under consideration would have on</w:t>
            </w:r>
            <w:r>
              <w:t xml:space="preserve"> </w:t>
            </w:r>
            <w:r w:rsidRPr="00D43358">
              <w:t>—</w:t>
            </w:r>
          </w:p>
          <w:p w14:paraId="1D120E66" w14:textId="77777777" w:rsidR="00810894" w:rsidRPr="00B517E4" w:rsidRDefault="00810894" w:rsidP="00810894">
            <w:pPr>
              <w:pStyle w:val="N3"/>
              <w:numPr>
                <w:ilvl w:val="2"/>
                <w:numId w:val="32"/>
              </w:numPr>
              <w:rPr>
                <w:rFonts w:eastAsia="Lucida Sans Unicode"/>
              </w:rPr>
            </w:pPr>
            <w:r w:rsidRPr="00B517E4">
              <w:rPr>
                <w:rFonts w:eastAsia="Lucida Sans Unicode"/>
              </w:rPr>
              <w:t>opportunities for persons to use the Welsh language, and</w:t>
            </w:r>
          </w:p>
          <w:p w14:paraId="58BF1095" w14:textId="77777777" w:rsidR="00810894" w:rsidRDefault="00810894" w:rsidP="00263D6F">
            <w:pPr>
              <w:pStyle w:val="N3"/>
              <w:rPr>
                <w:rFonts w:eastAsia="Lucida Sans Unicode"/>
              </w:rPr>
            </w:pPr>
            <w:r w:rsidRPr="00D43358">
              <w:rPr>
                <w:rFonts w:eastAsia="Lucida Sans Unicode"/>
              </w:rPr>
              <w:t>treating the Welsh language no less favourably than the English language.</w:t>
            </w:r>
          </w:p>
          <w:p w14:paraId="34EC0071" w14:textId="77777777" w:rsidR="00810894" w:rsidRPr="00836798" w:rsidRDefault="00810894" w:rsidP="00263D6F">
            <w:pPr>
              <w:pStyle w:val="TableText"/>
              <w:rPr>
                <w:rFonts w:eastAsia="Lucida Sans Unicode"/>
              </w:rPr>
            </w:pPr>
          </w:p>
        </w:tc>
      </w:tr>
      <w:tr w:rsidR="00810894" w:rsidRPr="00D43358" w14:paraId="65B0D536" w14:textId="77777777" w:rsidTr="00263D6F">
        <w:tc>
          <w:tcPr>
            <w:tcW w:w="1526" w:type="dxa"/>
          </w:tcPr>
          <w:p w14:paraId="28BAB2FC" w14:textId="77777777" w:rsidR="00810894" w:rsidRPr="00B517E4" w:rsidRDefault="00810894" w:rsidP="00263D6F">
            <w:pPr>
              <w:pStyle w:val="TableText"/>
              <w:rPr>
                <w:b/>
              </w:rPr>
            </w:pPr>
            <w:r w:rsidRPr="00B517E4">
              <w:rPr>
                <w:b/>
              </w:rPr>
              <w:t xml:space="preserve">Standard </w:t>
            </w:r>
            <w:r>
              <w:rPr>
                <w:b/>
              </w:rPr>
              <w:t>7</w:t>
            </w:r>
            <w:r w:rsidR="008464CA">
              <w:rPr>
                <w:b/>
              </w:rPr>
              <w:t>7</w:t>
            </w:r>
            <w:r w:rsidRPr="00B517E4">
              <w:rPr>
                <w:b/>
              </w:rPr>
              <w:t>:</w:t>
            </w:r>
          </w:p>
        </w:tc>
        <w:tc>
          <w:tcPr>
            <w:tcW w:w="3340" w:type="dxa"/>
          </w:tcPr>
          <w:p w14:paraId="1D714823" w14:textId="77777777" w:rsidR="00810894" w:rsidRDefault="00810894" w:rsidP="00263D6F">
            <w:pPr>
              <w:pStyle w:val="TableText"/>
              <w:jc w:val="both"/>
            </w:pPr>
            <w:r w:rsidRPr="00D43358">
              <w:t>When you commission or undertake research that is intended to assist you to make a policy decision, you must ensure that the research considers how the policy decision under consideration could be made so that it would have positive effects, or so that it would have increased positive effects, on</w:t>
            </w:r>
            <w:r>
              <w:t xml:space="preserve"> </w:t>
            </w:r>
            <w:r w:rsidRPr="00D43358">
              <w:t>—</w:t>
            </w:r>
          </w:p>
          <w:p w14:paraId="1DE93159" w14:textId="77777777" w:rsidR="00810894" w:rsidRPr="00B517E4" w:rsidRDefault="00810894" w:rsidP="00810894">
            <w:pPr>
              <w:pStyle w:val="N3"/>
              <w:numPr>
                <w:ilvl w:val="2"/>
                <w:numId w:val="33"/>
              </w:numPr>
              <w:rPr>
                <w:rFonts w:eastAsia="Lucida Sans Unicode"/>
              </w:rPr>
            </w:pPr>
            <w:r w:rsidRPr="00B517E4">
              <w:rPr>
                <w:rFonts w:eastAsia="Lucida Sans Unicode"/>
              </w:rPr>
              <w:t>opportunities for persons to use the Welsh language, and</w:t>
            </w:r>
          </w:p>
          <w:p w14:paraId="1616D384" w14:textId="77777777" w:rsidR="00810894" w:rsidRDefault="00810894" w:rsidP="00263D6F">
            <w:pPr>
              <w:pStyle w:val="N3"/>
              <w:rPr>
                <w:rFonts w:eastAsia="Lucida Sans Unicode"/>
              </w:rPr>
            </w:pPr>
            <w:r w:rsidRPr="00D43358">
              <w:rPr>
                <w:rFonts w:eastAsia="Lucida Sans Unicode"/>
              </w:rPr>
              <w:t>treating the Welsh language no less favourably than the English language.</w:t>
            </w:r>
          </w:p>
          <w:p w14:paraId="04BD1A91" w14:textId="77777777" w:rsidR="00810894" w:rsidRPr="00593176" w:rsidRDefault="00810894" w:rsidP="00263D6F">
            <w:pPr>
              <w:pStyle w:val="TableText"/>
              <w:jc w:val="both"/>
              <w:rPr>
                <w:rFonts w:eastAsia="Lucida Sans Unicode"/>
              </w:rPr>
            </w:pPr>
          </w:p>
        </w:tc>
      </w:tr>
      <w:tr w:rsidR="00810894" w:rsidRPr="00D43358" w14:paraId="26A60581" w14:textId="77777777" w:rsidTr="00263D6F">
        <w:tc>
          <w:tcPr>
            <w:tcW w:w="1526" w:type="dxa"/>
          </w:tcPr>
          <w:p w14:paraId="4BF05CB9" w14:textId="77777777" w:rsidR="00810894" w:rsidRPr="00B517E4" w:rsidRDefault="00810894" w:rsidP="00263D6F">
            <w:pPr>
              <w:pStyle w:val="TableText"/>
              <w:rPr>
                <w:b/>
              </w:rPr>
            </w:pPr>
            <w:r w:rsidRPr="00B517E4">
              <w:rPr>
                <w:b/>
              </w:rPr>
              <w:t xml:space="preserve">Standard </w:t>
            </w:r>
            <w:r>
              <w:rPr>
                <w:b/>
              </w:rPr>
              <w:t>7</w:t>
            </w:r>
            <w:r w:rsidR="008464CA">
              <w:rPr>
                <w:b/>
              </w:rPr>
              <w:t>8</w:t>
            </w:r>
            <w:r w:rsidRPr="00B517E4">
              <w:rPr>
                <w:b/>
              </w:rPr>
              <w:t>:</w:t>
            </w:r>
          </w:p>
        </w:tc>
        <w:tc>
          <w:tcPr>
            <w:tcW w:w="3340" w:type="dxa"/>
          </w:tcPr>
          <w:p w14:paraId="5F21F275" w14:textId="77777777" w:rsidR="00810894" w:rsidRDefault="00810894" w:rsidP="00263D6F">
            <w:pPr>
              <w:pStyle w:val="TableText"/>
              <w:jc w:val="both"/>
            </w:pPr>
            <w:r w:rsidRPr="00D43358">
              <w:t>When you commission or undertake research that is intended to assist you to make a policy decision, you must ensure that the research considers how the policy decision under consideration could be made so that it would not have adverse effects, or so that it would have decreased adverse effects, on</w:t>
            </w:r>
            <w:r>
              <w:t xml:space="preserve"> </w:t>
            </w:r>
            <w:r w:rsidRPr="00D43358">
              <w:t>—</w:t>
            </w:r>
          </w:p>
          <w:p w14:paraId="345F56C2" w14:textId="77777777" w:rsidR="00810894" w:rsidRPr="00B517E4" w:rsidRDefault="00810894" w:rsidP="00810894">
            <w:pPr>
              <w:pStyle w:val="N3"/>
              <w:numPr>
                <w:ilvl w:val="2"/>
                <w:numId w:val="34"/>
              </w:numPr>
              <w:rPr>
                <w:rFonts w:eastAsia="Lucida Sans Unicode"/>
              </w:rPr>
            </w:pPr>
            <w:r w:rsidRPr="00B517E4">
              <w:rPr>
                <w:rFonts w:eastAsia="Lucida Sans Unicode"/>
              </w:rPr>
              <w:t>opportunities for persons to use the Welsh language, and</w:t>
            </w:r>
          </w:p>
          <w:p w14:paraId="48902BAA" w14:textId="77777777" w:rsidR="00810894" w:rsidRDefault="00810894" w:rsidP="00263D6F">
            <w:pPr>
              <w:pStyle w:val="N3"/>
              <w:rPr>
                <w:rFonts w:eastAsia="Lucida Sans Unicode"/>
              </w:rPr>
            </w:pPr>
            <w:r w:rsidRPr="00D43358">
              <w:rPr>
                <w:rFonts w:eastAsia="Lucida Sans Unicode"/>
              </w:rPr>
              <w:t>treating the Welsh language no less favourably than the English language.</w:t>
            </w:r>
          </w:p>
          <w:p w14:paraId="5DE7F4C5" w14:textId="77777777" w:rsidR="00810894" w:rsidRPr="00593176" w:rsidRDefault="00810894" w:rsidP="00263D6F">
            <w:pPr>
              <w:pStyle w:val="TableText"/>
              <w:rPr>
                <w:rFonts w:eastAsia="Lucida Sans Unicode"/>
              </w:rPr>
            </w:pPr>
          </w:p>
        </w:tc>
      </w:tr>
    </w:tbl>
    <w:p w14:paraId="4A2DFAD5" w14:textId="77777777" w:rsidR="00810894" w:rsidRDefault="00810894" w:rsidP="00810894">
      <w:pPr>
        <w:pStyle w:val="Part"/>
        <w:rPr>
          <w:noProof/>
          <w:sz w:val="20"/>
        </w:rPr>
      </w:pPr>
      <w:r>
        <w:lastRenderedPageBreak/>
        <w:t xml:space="preserve">PART </w:t>
      </w:r>
      <w:fldSimple w:instr=" SEQ Part_ \* arabic ">
        <w:r>
          <w:rPr>
            <w:noProof/>
          </w:rPr>
          <w:t>2</w:t>
        </w:r>
      </w:fldSimple>
    </w:p>
    <w:p w14:paraId="60FC9678" w14:textId="77777777" w:rsidR="00810894" w:rsidRDefault="00810894" w:rsidP="00810894">
      <w:pPr>
        <w:pStyle w:val="PartHead"/>
      </w:pPr>
      <w:r>
        <w:t>INTERPRETING THE STANDARDS</w:t>
      </w:r>
    </w:p>
    <w:p w14:paraId="5525524F" w14:textId="77777777" w:rsidR="00810894" w:rsidRPr="00B517E4" w:rsidRDefault="00810894" w:rsidP="00810894">
      <w:pPr>
        <w:pStyle w:val="linespace"/>
      </w:pPr>
    </w:p>
    <w:tbl>
      <w:tblPr>
        <w:tblW w:w="4866" w:type="dxa"/>
        <w:tblLayout w:type="fixed"/>
        <w:tblLook w:val="0000" w:firstRow="0" w:lastRow="0" w:firstColumn="0" w:lastColumn="0" w:noHBand="0" w:noVBand="0"/>
      </w:tblPr>
      <w:tblGrid>
        <w:gridCol w:w="1526"/>
        <w:gridCol w:w="3340"/>
      </w:tblGrid>
      <w:tr w:rsidR="00810894" w:rsidRPr="00513C47" w14:paraId="33BE0EA4" w14:textId="77777777" w:rsidTr="00263D6F">
        <w:tc>
          <w:tcPr>
            <w:tcW w:w="1526" w:type="dxa"/>
          </w:tcPr>
          <w:p w14:paraId="13D37CF0" w14:textId="77777777" w:rsidR="00810894" w:rsidRDefault="00810894" w:rsidP="00263D6F">
            <w:pPr>
              <w:pStyle w:val="TableText"/>
              <w:rPr>
                <w:b/>
              </w:rPr>
            </w:pPr>
            <w:r w:rsidRPr="00B517E4">
              <w:rPr>
                <w:b/>
              </w:rPr>
              <w:t>2</w:t>
            </w:r>
          </w:p>
          <w:p w14:paraId="336CCDAB" w14:textId="77777777" w:rsidR="00810894" w:rsidRDefault="00810894" w:rsidP="00263D6F">
            <w:pPr>
              <w:pStyle w:val="TableText"/>
              <w:rPr>
                <w:b/>
              </w:rPr>
            </w:pPr>
          </w:p>
          <w:p w14:paraId="701AE1B9" w14:textId="77777777" w:rsidR="00810894" w:rsidRDefault="00810894" w:rsidP="00263D6F">
            <w:pPr>
              <w:pStyle w:val="TableText"/>
              <w:rPr>
                <w:b/>
              </w:rPr>
            </w:pPr>
          </w:p>
          <w:p w14:paraId="525276C8" w14:textId="77777777" w:rsidR="00810894" w:rsidRDefault="00810894" w:rsidP="00263D6F">
            <w:pPr>
              <w:pStyle w:val="TableText"/>
              <w:rPr>
                <w:b/>
              </w:rPr>
            </w:pPr>
          </w:p>
          <w:p w14:paraId="40A3CB2C" w14:textId="77777777" w:rsidR="00810894" w:rsidRDefault="00810894" w:rsidP="00263D6F">
            <w:pPr>
              <w:pStyle w:val="TableText"/>
              <w:rPr>
                <w:b/>
              </w:rPr>
            </w:pPr>
          </w:p>
          <w:p w14:paraId="66B61BC4" w14:textId="77777777" w:rsidR="00810894" w:rsidRDefault="00810894" w:rsidP="00263D6F">
            <w:pPr>
              <w:pStyle w:val="TableText"/>
              <w:rPr>
                <w:b/>
              </w:rPr>
            </w:pPr>
          </w:p>
          <w:p w14:paraId="735424A9" w14:textId="77777777" w:rsidR="00810894" w:rsidRDefault="00810894" w:rsidP="00263D6F">
            <w:pPr>
              <w:pStyle w:val="TableText"/>
              <w:rPr>
                <w:b/>
              </w:rPr>
            </w:pPr>
          </w:p>
          <w:p w14:paraId="7E0F6E43" w14:textId="77777777" w:rsidR="00810894" w:rsidRDefault="00810894" w:rsidP="00263D6F">
            <w:pPr>
              <w:pStyle w:val="TableText"/>
              <w:rPr>
                <w:b/>
              </w:rPr>
            </w:pPr>
          </w:p>
          <w:p w14:paraId="3105FEBF" w14:textId="77777777" w:rsidR="00810894" w:rsidRDefault="00810894" w:rsidP="00263D6F">
            <w:pPr>
              <w:pStyle w:val="TableText"/>
              <w:rPr>
                <w:b/>
              </w:rPr>
            </w:pPr>
          </w:p>
          <w:p w14:paraId="4E0AA959" w14:textId="77777777" w:rsidR="00810894" w:rsidRDefault="00810894" w:rsidP="00263D6F">
            <w:pPr>
              <w:pStyle w:val="TableText"/>
              <w:rPr>
                <w:b/>
              </w:rPr>
            </w:pPr>
          </w:p>
          <w:p w14:paraId="0A0F8B82" w14:textId="77777777" w:rsidR="00810894" w:rsidRDefault="00810894" w:rsidP="00263D6F">
            <w:pPr>
              <w:pStyle w:val="TableText"/>
              <w:rPr>
                <w:b/>
              </w:rPr>
            </w:pPr>
          </w:p>
          <w:p w14:paraId="1167BB58" w14:textId="77777777" w:rsidR="00810894" w:rsidRDefault="00810894" w:rsidP="00263D6F">
            <w:pPr>
              <w:pStyle w:val="TableText"/>
              <w:rPr>
                <w:b/>
              </w:rPr>
            </w:pPr>
          </w:p>
          <w:p w14:paraId="538ACC86" w14:textId="77777777" w:rsidR="00810894" w:rsidRDefault="00810894" w:rsidP="00263D6F">
            <w:pPr>
              <w:pStyle w:val="TableText"/>
              <w:rPr>
                <w:b/>
              </w:rPr>
            </w:pPr>
          </w:p>
          <w:p w14:paraId="0ED51B4E" w14:textId="77777777" w:rsidR="00810894" w:rsidRDefault="00810894" w:rsidP="00263D6F">
            <w:pPr>
              <w:pStyle w:val="TableText"/>
              <w:rPr>
                <w:b/>
              </w:rPr>
            </w:pPr>
          </w:p>
          <w:p w14:paraId="20854506" w14:textId="77777777" w:rsidR="00810894" w:rsidRDefault="00810894" w:rsidP="00263D6F">
            <w:pPr>
              <w:pStyle w:val="TableText"/>
              <w:rPr>
                <w:b/>
              </w:rPr>
            </w:pPr>
          </w:p>
          <w:p w14:paraId="33B5A7CF" w14:textId="77777777" w:rsidR="00810894" w:rsidRPr="00B517E4" w:rsidRDefault="00810894" w:rsidP="00263D6F">
            <w:pPr>
              <w:pStyle w:val="TableText"/>
              <w:rPr>
                <w:b/>
              </w:rPr>
            </w:pPr>
          </w:p>
        </w:tc>
        <w:tc>
          <w:tcPr>
            <w:tcW w:w="3340" w:type="dxa"/>
          </w:tcPr>
          <w:p w14:paraId="5AF3859E" w14:textId="77777777" w:rsidR="00810894" w:rsidRDefault="00810894" w:rsidP="00263D6F">
            <w:pPr>
              <w:pStyle w:val="TableText"/>
              <w:jc w:val="both"/>
            </w:pPr>
            <w:r>
              <w:t>In Part 1 of this Schedule a “policy decision” means any decision made by a body about the exercise of its functions or about the conduct of its business or other undertaking, and it includes, amongst other things (and as appropriate to the body), decisions about—</w:t>
            </w:r>
          </w:p>
          <w:p w14:paraId="4B59DAEF" w14:textId="77777777" w:rsidR="00810894" w:rsidRPr="00B517E4" w:rsidRDefault="00810894" w:rsidP="00810894">
            <w:pPr>
              <w:pStyle w:val="N3"/>
              <w:numPr>
                <w:ilvl w:val="2"/>
                <w:numId w:val="35"/>
              </w:numPr>
              <w:rPr>
                <w:rFonts w:eastAsia="Lucida Sans Unicode"/>
              </w:rPr>
            </w:pPr>
            <w:r w:rsidRPr="00B517E4">
              <w:rPr>
                <w:rFonts w:eastAsia="Lucida Sans Unicode"/>
              </w:rPr>
              <w:t xml:space="preserve">the </w:t>
            </w:r>
            <w:r>
              <w:rPr>
                <w:rFonts w:eastAsia="Lucida Sans Unicode"/>
              </w:rPr>
              <w:t>location and size of new developments</w:t>
            </w:r>
            <w:r w:rsidRPr="00B517E4">
              <w:rPr>
                <w:rFonts w:eastAsia="Lucida Sans Unicode"/>
              </w:rPr>
              <w:t>;</w:t>
            </w:r>
          </w:p>
          <w:p w14:paraId="5130E92D" w14:textId="77777777" w:rsidR="00810894" w:rsidRPr="00CF27BB" w:rsidRDefault="00810894" w:rsidP="00263D6F">
            <w:pPr>
              <w:pStyle w:val="N3"/>
              <w:rPr>
                <w:rFonts w:eastAsia="Lucida Sans Unicode"/>
              </w:rPr>
            </w:pPr>
            <w:r w:rsidRPr="00CF27BB">
              <w:rPr>
                <w:rFonts w:eastAsia="Lucida Sans Unicode"/>
              </w:rPr>
              <w:t>the exercise of statutory powers;</w:t>
            </w:r>
          </w:p>
          <w:p w14:paraId="5C6E41D5" w14:textId="77777777" w:rsidR="00810894" w:rsidRPr="00CF27BB" w:rsidRDefault="00810894" w:rsidP="00263D6F">
            <w:pPr>
              <w:pStyle w:val="N3"/>
              <w:rPr>
                <w:rFonts w:eastAsia="Lucida Sans Unicode"/>
              </w:rPr>
            </w:pPr>
            <w:r w:rsidRPr="00CF27BB">
              <w:rPr>
                <w:rFonts w:eastAsia="Lucida Sans Unicode"/>
              </w:rPr>
              <w:t>the content of policy statements;</w:t>
            </w:r>
          </w:p>
          <w:p w14:paraId="0CE06418" w14:textId="77777777" w:rsidR="00810894" w:rsidRPr="00CF27BB" w:rsidRDefault="00810894" w:rsidP="00263D6F">
            <w:pPr>
              <w:pStyle w:val="N3"/>
              <w:numPr>
                <w:ilvl w:val="0"/>
                <w:numId w:val="0"/>
              </w:numPr>
              <w:ind w:left="340"/>
              <w:rPr>
                <w:rFonts w:eastAsia="Lucida Sans Unicode"/>
              </w:rPr>
            </w:pPr>
            <w:r>
              <w:rPr>
                <w:rFonts w:eastAsia="Lucida Sans Unicode"/>
              </w:rPr>
              <w:t>(</w:t>
            </w:r>
            <w:proofErr w:type="spellStart"/>
            <w:r>
              <w:rPr>
                <w:rFonts w:eastAsia="Lucida Sans Unicode"/>
              </w:rPr>
              <w:t>ch</w:t>
            </w:r>
            <w:proofErr w:type="spellEnd"/>
            <w:r>
              <w:rPr>
                <w:rFonts w:eastAsia="Lucida Sans Unicode"/>
              </w:rPr>
              <w:t xml:space="preserve">) </w:t>
            </w:r>
            <w:r w:rsidRPr="00CF27BB">
              <w:rPr>
                <w:rFonts w:eastAsia="Lucida Sans Unicode"/>
              </w:rPr>
              <w:t>strategies or strategic plans;</w:t>
            </w:r>
          </w:p>
          <w:p w14:paraId="176CACC9" w14:textId="77777777" w:rsidR="00810894" w:rsidRPr="009C2560" w:rsidRDefault="00810894" w:rsidP="00263D6F">
            <w:pPr>
              <w:pStyle w:val="N3"/>
            </w:pPr>
            <w:r w:rsidRPr="00CF27BB">
              <w:rPr>
                <w:rFonts w:eastAsia="Lucida Sans Unicode"/>
              </w:rPr>
              <w:t>internal structures</w:t>
            </w:r>
            <w:r>
              <w:rPr>
                <w:rFonts w:eastAsia="Lucida Sans Unicode"/>
              </w:rPr>
              <w:t xml:space="preserve"> and office locations;</w:t>
            </w:r>
          </w:p>
          <w:p w14:paraId="3F2D5A1C" w14:textId="77777777" w:rsidR="00810894" w:rsidRPr="008837AE" w:rsidRDefault="00810894" w:rsidP="00263D6F">
            <w:pPr>
              <w:pStyle w:val="T1Indent"/>
              <w:ind w:left="742" w:hanging="425"/>
            </w:pPr>
            <w:r>
              <w:rPr>
                <w:rFonts w:eastAsia="Lucida Sans Unicode"/>
              </w:rPr>
              <w:t>(dd) the recruitment or use of volunteers.</w:t>
            </w:r>
          </w:p>
          <w:p w14:paraId="49E6BBC3" w14:textId="77777777" w:rsidR="00810894" w:rsidRPr="007D3A1E" w:rsidRDefault="00810894" w:rsidP="00263D6F">
            <w:pPr>
              <w:pStyle w:val="TableText"/>
            </w:pPr>
          </w:p>
        </w:tc>
      </w:tr>
      <w:tr w:rsidR="00810894" w:rsidRPr="00513C47" w14:paraId="0F2F6715" w14:textId="77777777" w:rsidTr="00263D6F">
        <w:tc>
          <w:tcPr>
            <w:tcW w:w="1526" w:type="dxa"/>
          </w:tcPr>
          <w:p w14:paraId="1D448B83" w14:textId="77777777" w:rsidR="00810894" w:rsidRPr="00B517E4" w:rsidRDefault="00810894" w:rsidP="00263D6F">
            <w:pPr>
              <w:pStyle w:val="TableText"/>
              <w:jc w:val="both"/>
              <w:rPr>
                <w:b/>
              </w:rPr>
            </w:pPr>
            <w:r w:rsidRPr="00B517E4">
              <w:rPr>
                <w:b/>
              </w:rPr>
              <w:t>3</w:t>
            </w:r>
          </w:p>
        </w:tc>
        <w:tc>
          <w:tcPr>
            <w:tcW w:w="3340" w:type="dxa"/>
          </w:tcPr>
          <w:p w14:paraId="69A8E393" w14:textId="77777777" w:rsidR="00810894" w:rsidRPr="00CF27BB" w:rsidRDefault="00810894" w:rsidP="00263D6F">
            <w:pPr>
              <w:pStyle w:val="TableText"/>
              <w:jc w:val="both"/>
              <w:rPr>
                <w:rFonts w:eastAsia="Lucida Sans Unicode"/>
              </w:rPr>
            </w:pPr>
            <w:r>
              <w:t>In Part 1 of this Schedule a reference to positive or adverse effects is a reference to such effects whether direct or indirect.</w:t>
            </w:r>
          </w:p>
        </w:tc>
      </w:tr>
    </w:tbl>
    <w:p w14:paraId="28923A97" w14:textId="77777777" w:rsidR="00810894" w:rsidRDefault="00810894" w:rsidP="00810894">
      <w:pPr>
        <w:pStyle w:val="linespace"/>
        <w:jc w:val="both"/>
      </w:pPr>
    </w:p>
    <w:p w14:paraId="0CDE81E9" w14:textId="77777777" w:rsidR="00810894" w:rsidRDefault="00810894" w:rsidP="00810894">
      <w:pPr>
        <w:pStyle w:val="Schedule"/>
        <w:pageBreakBefore/>
        <w:tabs>
          <w:tab w:val="clear" w:pos="4167"/>
          <w:tab w:val="clear" w:pos="8335"/>
          <w:tab w:val="center" w:pos="2324"/>
          <w:tab w:val="right" w:pos="4649"/>
        </w:tabs>
        <w:jc w:val="left"/>
        <w:rPr>
          <w:rStyle w:val="Ref"/>
        </w:rPr>
      </w:pPr>
      <w:r>
        <w:lastRenderedPageBreak/>
        <w:tab/>
        <w:t xml:space="preserve">SCHEDULE </w:t>
      </w:r>
      <w:fldSimple w:instr=" SEQ schedule\* arabic ">
        <w:r>
          <w:rPr>
            <w:noProof/>
          </w:rPr>
          <w:t>3</w:t>
        </w:r>
      </w:fldSimple>
      <w:r>
        <w:tab/>
      </w:r>
      <w:r>
        <w:rPr>
          <w:rStyle w:val="Ref"/>
        </w:rPr>
        <w:t>Regulation 2(3)</w:t>
      </w:r>
    </w:p>
    <w:p w14:paraId="4F2A6CF5" w14:textId="77777777" w:rsidR="00810894" w:rsidRDefault="00810894" w:rsidP="00810894">
      <w:pPr>
        <w:pStyle w:val="ScheduleHead"/>
      </w:pPr>
      <w:r>
        <w:t>Operational Standards</w:t>
      </w:r>
    </w:p>
    <w:p w14:paraId="29A2DE61" w14:textId="77777777" w:rsidR="00810894" w:rsidRDefault="00810894" w:rsidP="00810894">
      <w:pPr>
        <w:pStyle w:val="Part"/>
        <w:rPr>
          <w:noProof/>
        </w:rPr>
      </w:pPr>
      <w:r>
        <w:t xml:space="preserve">PART </w:t>
      </w:r>
      <w:r>
        <w:fldChar w:fldCharType="begin"/>
      </w:r>
      <w:r>
        <w:instrText xml:space="preserve"> SEQ Part_ \* arabic \r 1</w:instrText>
      </w:r>
      <w:r>
        <w:fldChar w:fldCharType="separate"/>
      </w:r>
      <w:r>
        <w:rPr>
          <w:noProof/>
        </w:rPr>
        <w:t>1</w:t>
      </w:r>
      <w:r>
        <w:rPr>
          <w:noProof/>
        </w:rPr>
        <w:fldChar w:fldCharType="end"/>
      </w:r>
    </w:p>
    <w:p w14:paraId="6839EDE0" w14:textId="77777777" w:rsidR="00810894" w:rsidRDefault="00810894" w:rsidP="00810894">
      <w:pPr>
        <w:pStyle w:val="PartHead"/>
      </w:pPr>
      <w:r>
        <w:t>THE STANDARDS</w:t>
      </w:r>
    </w:p>
    <w:p w14:paraId="1167A4E3" w14:textId="77777777" w:rsidR="00810894" w:rsidRPr="00A7233E" w:rsidRDefault="00810894" w:rsidP="00810894">
      <w:pPr>
        <w:pStyle w:val="linespace"/>
      </w:pPr>
    </w:p>
    <w:tbl>
      <w:tblPr>
        <w:tblW w:w="4866" w:type="dxa"/>
        <w:tblLayout w:type="fixed"/>
        <w:tblLook w:val="0000" w:firstRow="0" w:lastRow="0" w:firstColumn="0" w:lastColumn="0" w:noHBand="0" w:noVBand="0"/>
      </w:tblPr>
      <w:tblGrid>
        <w:gridCol w:w="1526"/>
        <w:gridCol w:w="3340"/>
      </w:tblGrid>
      <w:tr w:rsidR="00810894" w:rsidRPr="00E72BF8" w14:paraId="10582D7C" w14:textId="77777777" w:rsidTr="00263D6F">
        <w:tc>
          <w:tcPr>
            <w:tcW w:w="1526" w:type="dxa"/>
          </w:tcPr>
          <w:p w14:paraId="502D4B44" w14:textId="77777777" w:rsidR="00810894" w:rsidRPr="00A7233E" w:rsidRDefault="00810894" w:rsidP="00263D6F">
            <w:pPr>
              <w:pStyle w:val="TableText"/>
              <w:rPr>
                <w:b/>
              </w:rPr>
            </w:pPr>
            <w:r w:rsidRPr="00A7233E">
              <w:rPr>
                <w:b/>
              </w:rPr>
              <w:t>1</w:t>
            </w:r>
          </w:p>
        </w:tc>
        <w:tc>
          <w:tcPr>
            <w:tcW w:w="3340" w:type="dxa"/>
          </w:tcPr>
          <w:p w14:paraId="74AD4F62" w14:textId="77777777" w:rsidR="00810894" w:rsidRPr="00A7233E" w:rsidRDefault="00810894" w:rsidP="00263D6F">
            <w:pPr>
              <w:pStyle w:val="TableText"/>
              <w:jc w:val="both"/>
              <w:rPr>
                <w:b/>
              </w:rPr>
            </w:pPr>
            <w:r w:rsidRPr="00A7233E">
              <w:rPr>
                <w:b/>
              </w:rPr>
              <w:t>Standards relating to the use of the Welsh language within a body’s internal administration</w:t>
            </w:r>
          </w:p>
          <w:p w14:paraId="37CB6115" w14:textId="77777777" w:rsidR="00810894" w:rsidRPr="00A7233E" w:rsidRDefault="00810894" w:rsidP="00263D6F">
            <w:pPr>
              <w:pStyle w:val="TableText"/>
              <w:rPr>
                <w:b/>
              </w:rPr>
            </w:pPr>
          </w:p>
        </w:tc>
      </w:tr>
      <w:tr w:rsidR="00810894" w14:paraId="5609B2DE" w14:textId="77777777" w:rsidTr="00263D6F">
        <w:tc>
          <w:tcPr>
            <w:tcW w:w="1526" w:type="dxa"/>
          </w:tcPr>
          <w:p w14:paraId="21D5B322" w14:textId="77777777" w:rsidR="00810894" w:rsidRPr="00A7233E" w:rsidRDefault="00810894" w:rsidP="00263D6F">
            <w:pPr>
              <w:pStyle w:val="TableText"/>
              <w:rPr>
                <w:b/>
              </w:rPr>
            </w:pPr>
            <w:r w:rsidRPr="00A7233E">
              <w:rPr>
                <w:b/>
              </w:rPr>
              <w:t xml:space="preserve">Standard </w:t>
            </w:r>
            <w:r>
              <w:rPr>
                <w:b/>
              </w:rPr>
              <w:t>7</w:t>
            </w:r>
            <w:r w:rsidR="008464CA">
              <w:rPr>
                <w:b/>
              </w:rPr>
              <w:t>9</w:t>
            </w:r>
            <w:r w:rsidRPr="00A7233E">
              <w:rPr>
                <w:b/>
              </w:rPr>
              <w:t>:</w:t>
            </w:r>
          </w:p>
        </w:tc>
        <w:tc>
          <w:tcPr>
            <w:tcW w:w="3340" w:type="dxa"/>
          </w:tcPr>
          <w:p w14:paraId="1E45E4F6" w14:textId="77777777" w:rsidR="00810894" w:rsidRDefault="00810894" w:rsidP="00263D6F">
            <w:pPr>
              <w:pStyle w:val="TableText"/>
              <w:jc w:val="both"/>
            </w:pPr>
            <w:r>
              <w:t>You must develop a policy on using Welsh internally for the purpose of promoting and facilitating the use of the language, and you must publish that policy on your intranet.</w:t>
            </w:r>
          </w:p>
          <w:p w14:paraId="7A6D8163" w14:textId="77777777" w:rsidR="00810894" w:rsidRDefault="00810894" w:rsidP="00263D6F">
            <w:pPr>
              <w:pStyle w:val="TableText"/>
            </w:pPr>
          </w:p>
        </w:tc>
      </w:tr>
      <w:tr w:rsidR="00810894" w14:paraId="30FED488" w14:textId="77777777" w:rsidTr="00263D6F">
        <w:tc>
          <w:tcPr>
            <w:tcW w:w="1526" w:type="dxa"/>
          </w:tcPr>
          <w:p w14:paraId="4D1FCAE2" w14:textId="77777777" w:rsidR="00810894" w:rsidRPr="00A7233E" w:rsidRDefault="00810894" w:rsidP="00263D6F">
            <w:pPr>
              <w:pStyle w:val="TableText"/>
              <w:rPr>
                <w:b/>
              </w:rPr>
            </w:pPr>
            <w:r w:rsidRPr="00A7233E">
              <w:rPr>
                <w:b/>
              </w:rPr>
              <w:t xml:space="preserve">Standard </w:t>
            </w:r>
            <w:r w:rsidR="008464CA">
              <w:rPr>
                <w:b/>
              </w:rPr>
              <w:t>80</w:t>
            </w:r>
            <w:r w:rsidRPr="00A7233E">
              <w:rPr>
                <w:b/>
              </w:rPr>
              <w:t>:</w:t>
            </w:r>
          </w:p>
        </w:tc>
        <w:tc>
          <w:tcPr>
            <w:tcW w:w="3340" w:type="dxa"/>
          </w:tcPr>
          <w:p w14:paraId="57B730F1" w14:textId="77777777" w:rsidR="00810894" w:rsidRDefault="00810894" w:rsidP="00263D6F">
            <w:pPr>
              <w:pStyle w:val="TableText"/>
              <w:jc w:val="both"/>
            </w:pPr>
            <w:r>
              <w:t>When you offer a new post to an individual, you must ask that individual whether that individual wishes for the contract of employment or contract for services to be provided in Welsh; and if that is the individual’s wish you must provide the contract in Welsh.</w:t>
            </w:r>
          </w:p>
          <w:p w14:paraId="29DD7C85" w14:textId="77777777" w:rsidR="00810894" w:rsidRDefault="00810894" w:rsidP="00263D6F">
            <w:pPr>
              <w:pStyle w:val="TableText"/>
            </w:pPr>
          </w:p>
        </w:tc>
      </w:tr>
      <w:tr w:rsidR="00810894" w14:paraId="0A4F6631" w14:textId="77777777" w:rsidTr="00263D6F">
        <w:tc>
          <w:tcPr>
            <w:tcW w:w="1526" w:type="dxa"/>
          </w:tcPr>
          <w:p w14:paraId="3B2C338F" w14:textId="77777777" w:rsidR="00810894" w:rsidRPr="00A7233E" w:rsidRDefault="00810894" w:rsidP="00263D6F">
            <w:pPr>
              <w:pStyle w:val="TableText"/>
              <w:rPr>
                <w:b/>
              </w:rPr>
            </w:pPr>
            <w:r w:rsidRPr="00A7233E">
              <w:rPr>
                <w:b/>
              </w:rPr>
              <w:t xml:space="preserve">Standard </w:t>
            </w:r>
            <w:r>
              <w:rPr>
                <w:b/>
              </w:rPr>
              <w:t>8</w:t>
            </w:r>
            <w:r w:rsidR="008464CA">
              <w:rPr>
                <w:b/>
              </w:rPr>
              <w:t>1</w:t>
            </w:r>
            <w:r w:rsidRPr="00A7233E">
              <w:rPr>
                <w:b/>
              </w:rPr>
              <w:t>:</w:t>
            </w:r>
          </w:p>
        </w:tc>
        <w:tc>
          <w:tcPr>
            <w:tcW w:w="3340" w:type="dxa"/>
          </w:tcPr>
          <w:p w14:paraId="29C2B9BC" w14:textId="77777777" w:rsidR="00810894" w:rsidRDefault="00810894" w:rsidP="00263D6F">
            <w:pPr>
              <w:pStyle w:val="TableText"/>
            </w:pPr>
            <w:r>
              <w:t>You must ask each employee (“A”) whether A wishes to receive any of the following in Welsh, and if A wishes to receive one or more in Welsh you must provide it (or them) to A in Welsh—</w:t>
            </w:r>
          </w:p>
          <w:p w14:paraId="2E5C3166" w14:textId="77777777" w:rsidR="00810894" w:rsidRDefault="00810894" w:rsidP="00470F29">
            <w:pPr>
              <w:pStyle w:val="N3"/>
              <w:numPr>
                <w:ilvl w:val="2"/>
                <w:numId w:val="81"/>
              </w:numPr>
            </w:pPr>
            <w:r>
              <w:t>any correspondence that relates to A’s employment, and which is addressed to A;</w:t>
            </w:r>
          </w:p>
          <w:p w14:paraId="21DFD034" w14:textId="77777777" w:rsidR="00810894" w:rsidRDefault="00810894" w:rsidP="00470F29">
            <w:pPr>
              <w:pStyle w:val="TableText"/>
              <w:numPr>
                <w:ilvl w:val="0"/>
                <w:numId w:val="82"/>
              </w:numPr>
            </w:pPr>
            <w:r>
              <w:t>any documents that outline A’s training needs or requirements;</w:t>
            </w:r>
          </w:p>
          <w:p w14:paraId="22430C92" w14:textId="77777777" w:rsidR="00810894" w:rsidRDefault="00810894" w:rsidP="00470F29">
            <w:pPr>
              <w:pStyle w:val="TableText"/>
              <w:numPr>
                <w:ilvl w:val="0"/>
                <w:numId w:val="82"/>
              </w:numPr>
            </w:pPr>
            <w:r>
              <w:t>any documents that outline A’s performance objectives;</w:t>
            </w:r>
          </w:p>
          <w:p w14:paraId="014600EE" w14:textId="77777777" w:rsidR="00810894" w:rsidRDefault="00810894" w:rsidP="00263D6F">
            <w:pPr>
              <w:pStyle w:val="TableText"/>
              <w:ind w:left="317"/>
            </w:pPr>
            <w:r>
              <w:t>(</w:t>
            </w:r>
            <w:proofErr w:type="spellStart"/>
            <w:r>
              <w:t>ch</w:t>
            </w:r>
            <w:proofErr w:type="spellEnd"/>
            <w:r>
              <w:t xml:space="preserve">) any documents that </w:t>
            </w:r>
          </w:p>
          <w:p w14:paraId="759E4D4D" w14:textId="77777777" w:rsidR="00810894" w:rsidRDefault="00810894" w:rsidP="00263D6F">
            <w:pPr>
              <w:pStyle w:val="TableText"/>
              <w:ind w:left="742"/>
            </w:pPr>
            <w:r>
              <w:t>outline or record A’s career plan;</w:t>
            </w:r>
          </w:p>
          <w:p w14:paraId="55086E92" w14:textId="77777777" w:rsidR="00810894" w:rsidRDefault="00810894" w:rsidP="00470F29">
            <w:pPr>
              <w:pStyle w:val="TableText"/>
              <w:numPr>
                <w:ilvl w:val="0"/>
                <w:numId w:val="82"/>
              </w:numPr>
            </w:pPr>
            <w:r>
              <w:t>any forms that record and authorise annual leave;</w:t>
            </w:r>
          </w:p>
          <w:p w14:paraId="3F86B620" w14:textId="77777777" w:rsidR="00810894" w:rsidRDefault="00810894" w:rsidP="00263D6F">
            <w:pPr>
              <w:pStyle w:val="TableText"/>
              <w:ind w:left="742" w:hanging="425"/>
            </w:pPr>
            <w:r>
              <w:t>(dd) any forms that record and authorise absences from work;</w:t>
            </w:r>
          </w:p>
          <w:p w14:paraId="2E05B05C" w14:textId="77777777" w:rsidR="00810894" w:rsidRPr="00B71A73" w:rsidRDefault="00810894" w:rsidP="00470F29">
            <w:pPr>
              <w:pStyle w:val="N3"/>
              <w:numPr>
                <w:ilvl w:val="2"/>
                <w:numId w:val="83"/>
              </w:numPr>
            </w:pPr>
            <w:r>
              <w:t xml:space="preserve">any forms that record and authorise flexible working </w:t>
            </w:r>
            <w:r>
              <w:lastRenderedPageBreak/>
              <w:t>hours.</w:t>
            </w:r>
          </w:p>
          <w:p w14:paraId="2B4B7EE2" w14:textId="77777777" w:rsidR="00810894" w:rsidRDefault="00810894" w:rsidP="00263D6F">
            <w:pPr>
              <w:pStyle w:val="TableText"/>
            </w:pPr>
          </w:p>
        </w:tc>
      </w:tr>
      <w:tr w:rsidR="00810894" w14:paraId="04A6E89D" w14:textId="77777777" w:rsidTr="00263D6F">
        <w:tc>
          <w:tcPr>
            <w:tcW w:w="1526" w:type="dxa"/>
          </w:tcPr>
          <w:p w14:paraId="23102139" w14:textId="77777777" w:rsidR="00810894" w:rsidRPr="00B128DC" w:rsidRDefault="00810894" w:rsidP="00263D6F">
            <w:pPr>
              <w:pStyle w:val="TableText"/>
              <w:rPr>
                <w:b/>
              </w:rPr>
            </w:pPr>
            <w:r w:rsidRPr="00B128DC">
              <w:rPr>
                <w:b/>
              </w:rPr>
              <w:lastRenderedPageBreak/>
              <w:t xml:space="preserve">Standard </w:t>
            </w:r>
            <w:r>
              <w:rPr>
                <w:b/>
              </w:rPr>
              <w:t>8</w:t>
            </w:r>
            <w:r w:rsidR="00BA7527">
              <w:rPr>
                <w:b/>
              </w:rPr>
              <w:t>2</w:t>
            </w:r>
            <w:r w:rsidRPr="00B128DC">
              <w:rPr>
                <w:b/>
              </w:rPr>
              <w:t>:</w:t>
            </w:r>
          </w:p>
        </w:tc>
        <w:tc>
          <w:tcPr>
            <w:tcW w:w="3340" w:type="dxa"/>
          </w:tcPr>
          <w:p w14:paraId="3CD73CC2" w14:textId="77777777" w:rsidR="00810894" w:rsidRDefault="00810894" w:rsidP="00263D6F">
            <w:pPr>
              <w:pStyle w:val="TableText"/>
              <w:jc w:val="both"/>
            </w:pPr>
            <w:r>
              <w:t>If you publish any of the following, you must publish it in Welsh when it is created or revised—</w:t>
            </w:r>
          </w:p>
          <w:p w14:paraId="2842A908" w14:textId="77777777" w:rsidR="00810894" w:rsidRDefault="00810894" w:rsidP="00470F29">
            <w:pPr>
              <w:pStyle w:val="N3"/>
              <w:numPr>
                <w:ilvl w:val="2"/>
                <w:numId w:val="84"/>
              </w:numPr>
            </w:pPr>
            <w:r>
              <w:t>a policy relating to behaviour in the workplace;</w:t>
            </w:r>
          </w:p>
          <w:p w14:paraId="205B677B" w14:textId="77777777" w:rsidR="00810894" w:rsidRDefault="00810894" w:rsidP="00470F29">
            <w:pPr>
              <w:pStyle w:val="N3"/>
            </w:pPr>
            <w:r>
              <w:t>a policy relating to health and well-being at work;</w:t>
            </w:r>
          </w:p>
          <w:p w14:paraId="6D9DAFC6" w14:textId="77777777" w:rsidR="00810894" w:rsidRDefault="00810894" w:rsidP="00470F29">
            <w:pPr>
              <w:pStyle w:val="N3"/>
            </w:pPr>
            <w:r>
              <w:t>a policy relating to salaries or workplace benefits;</w:t>
            </w:r>
          </w:p>
          <w:p w14:paraId="556D33D1" w14:textId="77777777" w:rsidR="00810894" w:rsidRDefault="00810894" w:rsidP="00263D6F">
            <w:pPr>
              <w:pStyle w:val="TableText"/>
              <w:ind w:left="742" w:hanging="425"/>
              <w:jc w:val="both"/>
            </w:pPr>
            <w:r>
              <w:t>(</w:t>
            </w:r>
            <w:proofErr w:type="spellStart"/>
            <w:r>
              <w:t>ch</w:t>
            </w:r>
            <w:proofErr w:type="spellEnd"/>
            <w:r>
              <w:t>) a policy relating to performance management;</w:t>
            </w:r>
          </w:p>
          <w:p w14:paraId="5969C08D" w14:textId="77777777" w:rsidR="00810894" w:rsidRDefault="00810894" w:rsidP="00470F29">
            <w:pPr>
              <w:pStyle w:val="N3"/>
            </w:pPr>
            <w:r>
              <w:t>a policy relating to absence from work;</w:t>
            </w:r>
          </w:p>
          <w:p w14:paraId="490CC314" w14:textId="77777777" w:rsidR="00810894" w:rsidRDefault="00810894" w:rsidP="00263D6F">
            <w:pPr>
              <w:pStyle w:val="TableText"/>
              <w:ind w:left="742" w:hanging="425"/>
              <w:jc w:val="both"/>
            </w:pPr>
            <w:r>
              <w:t>(dd) a policy relating to working conditions;</w:t>
            </w:r>
          </w:p>
          <w:p w14:paraId="09A4B8A6" w14:textId="77777777" w:rsidR="00810894" w:rsidRDefault="00810894" w:rsidP="00470F29">
            <w:pPr>
              <w:pStyle w:val="N3"/>
            </w:pPr>
            <w:r>
              <w:t>a policy relating to work patterns.</w:t>
            </w:r>
          </w:p>
          <w:p w14:paraId="0F4C7EBE" w14:textId="77777777" w:rsidR="00810894" w:rsidRDefault="00810894" w:rsidP="00263D6F">
            <w:pPr>
              <w:pStyle w:val="TableText"/>
              <w:jc w:val="both"/>
            </w:pPr>
          </w:p>
        </w:tc>
      </w:tr>
      <w:tr w:rsidR="00810894" w:rsidRPr="00E72BF8" w14:paraId="3D42BC7E" w14:textId="77777777" w:rsidTr="00263D6F">
        <w:tc>
          <w:tcPr>
            <w:tcW w:w="1526" w:type="dxa"/>
          </w:tcPr>
          <w:p w14:paraId="12367B3F" w14:textId="77777777" w:rsidR="00810894" w:rsidRPr="00B128DC" w:rsidRDefault="00810894" w:rsidP="00263D6F">
            <w:pPr>
              <w:pStyle w:val="TableText"/>
              <w:rPr>
                <w:b/>
              </w:rPr>
            </w:pPr>
            <w:r w:rsidRPr="00B128DC">
              <w:rPr>
                <w:b/>
              </w:rPr>
              <w:t>2</w:t>
            </w:r>
          </w:p>
        </w:tc>
        <w:tc>
          <w:tcPr>
            <w:tcW w:w="3340" w:type="dxa"/>
          </w:tcPr>
          <w:p w14:paraId="4F22D9CE" w14:textId="77777777" w:rsidR="00810894" w:rsidRPr="00B128DC" w:rsidRDefault="00810894" w:rsidP="00263D6F">
            <w:pPr>
              <w:pStyle w:val="TableText"/>
              <w:jc w:val="both"/>
              <w:rPr>
                <w:b/>
              </w:rPr>
            </w:pPr>
            <w:r w:rsidRPr="00B128DC">
              <w:rPr>
                <w:b/>
              </w:rPr>
              <w:t>Standards relating to complaints made by a member of a body’s staff</w:t>
            </w:r>
          </w:p>
          <w:p w14:paraId="070A9D57" w14:textId="77777777" w:rsidR="00810894" w:rsidRPr="00B128DC" w:rsidRDefault="00810894" w:rsidP="00263D6F">
            <w:pPr>
              <w:pStyle w:val="TableText"/>
              <w:rPr>
                <w:b/>
              </w:rPr>
            </w:pPr>
          </w:p>
        </w:tc>
      </w:tr>
      <w:tr w:rsidR="00810894" w14:paraId="5B3A31B6" w14:textId="77777777" w:rsidTr="00263D6F">
        <w:tc>
          <w:tcPr>
            <w:tcW w:w="1526" w:type="dxa"/>
          </w:tcPr>
          <w:p w14:paraId="4445F5DB" w14:textId="77777777" w:rsidR="00810894" w:rsidRPr="00B128DC" w:rsidRDefault="00810894" w:rsidP="00263D6F">
            <w:pPr>
              <w:pStyle w:val="TableText"/>
              <w:rPr>
                <w:b/>
              </w:rPr>
            </w:pPr>
            <w:r w:rsidRPr="00B128DC">
              <w:rPr>
                <w:b/>
              </w:rPr>
              <w:t xml:space="preserve">Standard </w:t>
            </w:r>
            <w:r>
              <w:rPr>
                <w:b/>
              </w:rPr>
              <w:t>8</w:t>
            </w:r>
            <w:r w:rsidR="00BA7527">
              <w:rPr>
                <w:b/>
              </w:rPr>
              <w:t>3</w:t>
            </w:r>
            <w:r w:rsidRPr="00B128DC">
              <w:rPr>
                <w:b/>
              </w:rPr>
              <w:t>:</w:t>
            </w:r>
          </w:p>
        </w:tc>
        <w:tc>
          <w:tcPr>
            <w:tcW w:w="3340" w:type="dxa"/>
          </w:tcPr>
          <w:p w14:paraId="4AF5A25B" w14:textId="77777777" w:rsidR="00810894" w:rsidRDefault="00810894" w:rsidP="00263D6F">
            <w:pPr>
              <w:pStyle w:val="TableText"/>
              <w:jc w:val="both"/>
            </w:pPr>
            <w:r>
              <w:t>You must allow</w:t>
            </w:r>
            <w:r w:rsidR="005F3936">
              <w:t>,</w:t>
            </w:r>
            <w:r>
              <w:t xml:space="preserve"> and state in any document that you have that sets out your procedures for making complaints</w:t>
            </w:r>
            <w:r w:rsidR="005F3936">
              <w:t>,</w:t>
            </w:r>
            <w:r>
              <w:t xml:space="preserve"> that a member of staff may—</w:t>
            </w:r>
          </w:p>
          <w:p w14:paraId="4C62680E" w14:textId="77777777" w:rsidR="00810894" w:rsidRPr="00B128DC" w:rsidRDefault="00810894" w:rsidP="00810894">
            <w:pPr>
              <w:pStyle w:val="N3"/>
              <w:numPr>
                <w:ilvl w:val="2"/>
                <w:numId w:val="36"/>
              </w:numPr>
              <w:rPr>
                <w:rFonts w:eastAsia="Lucida Sans Unicode"/>
              </w:rPr>
            </w:pPr>
            <w:r w:rsidRPr="00B128DC">
              <w:rPr>
                <w:rFonts w:eastAsia="Lucida Sans Unicode"/>
              </w:rPr>
              <w:t>make a complaint to you in Welsh, and</w:t>
            </w:r>
          </w:p>
          <w:p w14:paraId="763EC99C" w14:textId="77777777" w:rsidR="00810894" w:rsidRDefault="00810894" w:rsidP="00263D6F">
            <w:pPr>
              <w:pStyle w:val="N3"/>
              <w:rPr>
                <w:rFonts w:eastAsia="Lucida Sans Unicode"/>
              </w:rPr>
            </w:pPr>
            <w:r w:rsidRPr="00654898">
              <w:rPr>
                <w:rFonts w:eastAsia="Lucida Sans Unicode"/>
              </w:rPr>
              <w:t>respond</w:t>
            </w:r>
            <w:r>
              <w:rPr>
                <w:rFonts w:eastAsia="Lucida Sans Unicode"/>
              </w:rPr>
              <w:t>, in Welsh,</w:t>
            </w:r>
            <w:r w:rsidRPr="00654898">
              <w:rPr>
                <w:rFonts w:eastAsia="Lucida Sans Unicode"/>
              </w:rPr>
              <w:t xml:space="preserve"> to a complaint made about </w:t>
            </w:r>
            <w:r>
              <w:rPr>
                <w:rFonts w:eastAsia="Lucida Sans Unicode"/>
              </w:rPr>
              <w:t>that member of staff,</w:t>
            </w:r>
          </w:p>
          <w:p w14:paraId="61C94E6B" w14:textId="77777777" w:rsidR="00810894" w:rsidRDefault="00810894" w:rsidP="00263D6F">
            <w:pPr>
              <w:pStyle w:val="TableText"/>
              <w:jc w:val="both"/>
              <w:rPr>
                <w:rFonts w:eastAsia="Lucida Sans Unicode"/>
              </w:rPr>
            </w:pPr>
            <w:r w:rsidRPr="00654898">
              <w:rPr>
                <w:rFonts w:eastAsia="Lucida Sans Unicode"/>
              </w:rPr>
              <w:t>and</w:t>
            </w:r>
            <w:r>
              <w:rPr>
                <w:rFonts w:eastAsia="Lucida Sans Unicode"/>
              </w:rPr>
              <w:t xml:space="preserve"> </w:t>
            </w:r>
            <w:r w:rsidRPr="00654898">
              <w:rPr>
                <w:rFonts w:eastAsia="Lucida Sans Unicode"/>
              </w:rPr>
              <w:t xml:space="preserve">you must also </w:t>
            </w:r>
            <w:r>
              <w:rPr>
                <w:rFonts w:eastAsia="Lucida Sans Unicode"/>
              </w:rPr>
              <w:t>inform members of staff of that right</w:t>
            </w:r>
            <w:r w:rsidRPr="00654898">
              <w:rPr>
                <w:rFonts w:eastAsia="Lucida Sans Unicode"/>
              </w:rPr>
              <w:t>.</w:t>
            </w:r>
          </w:p>
          <w:p w14:paraId="02D25CAE" w14:textId="77777777" w:rsidR="00810894" w:rsidRPr="00C33AB8" w:rsidRDefault="00810894" w:rsidP="00263D6F">
            <w:pPr>
              <w:pStyle w:val="TableText"/>
              <w:jc w:val="both"/>
              <w:rPr>
                <w:rFonts w:eastAsia="Lucida Sans Unicode"/>
              </w:rPr>
            </w:pPr>
          </w:p>
        </w:tc>
      </w:tr>
      <w:tr w:rsidR="00810894" w14:paraId="25F85F94" w14:textId="77777777" w:rsidTr="00263D6F">
        <w:tc>
          <w:tcPr>
            <w:tcW w:w="1526" w:type="dxa"/>
          </w:tcPr>
          <w:p w14:paraId="6291FD4B" w14:textId="77777777" w:rsidR="00810894" w:rsidRPr="00B128DC" w:rsidRDefault="00810894" w:rsidP="00263D6F">
            <w:pPr>
              <w:pStyle w:val="TableText"/>
              <w:rPr>
                <w:b/>
              </w:rPr>
            </w:pPr>
            <w:r w:rsidRPr="00B128DC">
              <w:rPr>
                <w:b/>
              </w:rPr>
              <w:t xml:space="preserve">Standard </w:t>
            </w:r>
            <w:r>
              <w:rPr>
                <w:b/>
              </w:rPr>
              <w:t>8</w:t>
            </w:r>
            <w:r w:rsidR="00BA7527">
              <w:rPr>
                <w:b/>
              </w:rPr>
              <w:t>4</w:t>
            </w:r>
            <w:r w:rsidRPr="00B128DC">
              <w:rPr>
                <w:b/>
              </w:rPr>
              <w:t>:</w:t>
            </w:r>
          </w:p>
        </w:tc>
        <w:tc>
          <w:tcPr>
            <w:tcW w:w="3340" w:type="dxa"/>
          </w:tcPr>
          <w:p w14:paraId="15AEFF7D" w14:textId="77777777" w:rsidR="00810894" w:rsidRDefault="00810894" w:rsidP="00263D6F">
            <w:pPr>
              <w:pStyle w:val="TableText"/>
              <w:jc w:val="both"/>
            </w:pPr>
            <w:r>
              <w:t>If you receive a complaint from a member of staff or a complaint about a member of staff, and a meeting is required with that member of staff, you must—</w:t>
            </w:r>
          </w:p>
          <w:p w14:paraId="758C1EB2" w14:textId="77777777" w:rsidR="00810894" w:rsidRPr="00B128DC" w:rsidRDefault="00810894" w:rsidP="00810894">
            <w:pPr>
              <w:pStyle w:val="N3"/>
              <w:numPr>
                <w:ilvl w:val="2"/>
                <w:numId w:val="37"/>
              </w:numPr>
              <w:rPr>
                <w:rFonts w:eastAsia="Lucida Sans Unicode"/>
              </w:rPr>
            </w:pPr>
            <w:r w:rsidRPr="00B128DC">
              <w:rPr>
                <w:rFonts w:eastAsia="Lucida Sans Unicode"/>
              </w:rPr>
              <w:t>offer to conduct the meeting in Welsh</w:t>
            </w:r>
            <w:r>
              <w:rPr>
                <w:rFonts w:eastAsia="Lucida Sans Unicode"/>
              </w:rPr>
              <w:t xml:space="preserve"> or</w:t>
            </w:r>
            <w:r w:rsidRPr="00B128DC">
              <w:rPr>
                <w:rFonts w:eastAsia="Lucida Sans Unicode"/>
              </w:rPr>
              <w:t xml:space="preserve">, </w:t>
            </w:r>
            <w:r>
              <w:rPr>
                <w:rFonts w:eastAsia="Lucida Sans Unicode"/>
              </w:rPr>
              <w:t xml:space="preserve">if necessary, provide a translation service from Welsh to English for that purpose, </w:t>
            </w:r>
            <w:r w:rsidRPr="00B128DC">
              <w:rPr>
                <w:rFonts w:eastAsia="Lucida Sans Unicode"/>
              </w:rPr>
              <w:t>and</w:t>
            </w:r>
          </w:p>
          <w:p w14:paraId="1B828D06" w14:textId="77777777" w:rsidR="00810894" w:rsidRDefault="00810894" w:rsidP="00263D6F">
            <w:pPr>
              <w:pStyle w:val="N3"/>
              <w:rPr>
                <w:rFonts w:eastAsia="Lucida Sans Unicode"/>
              </w:rPr>
            </w:pPr>
            <w:r w:rsidRPr="00654898">
              <w:rPr>
                <w:rFonts w:eastAsia="Lucida Sans Unicode"/>
              </w:rPr>
              <w:t>if</w:t>
            </w:r>
            <w:r>
              <w:rPr>
                <w:rFonts w:eastAsia="Lucida Sans Unicode"/>
              </w:rPr>
              <w:t xml:space="preserve"> </w:t>
            </w:r>
            <w:r w:rsidRPr="00654898">
              <w:rPr>
                <w:rFonts w:eastAsia="Lucida Sans Unicode"/>
              </w:rPr>
              <w:t>the member of staff wishes for the meeting to be conducted in Welsh, conduct the meeting in Welsh</w:t>
            </w:r>
            <w:r>
              <w:rPr>
                <w:rFonts w:eastAsia="Lucida Sans Unicode"/>
              </w:rPr>
              <w:t xml:space="preserve"> or, if necessary,</w:t>
            </w:r>
            <w:r w:rsidRPr="00654898">
              <w:rPr>
                <w:rFonts w:eastAsia="Lucida Sans Unicode"/>
              </w:rPr>
              <w:t xml:space="preserve"> with the assistance of </w:t>
            </w:r>
            <w:r>
              <w:rPr>
                <w:rFonts w:eastAsia="Lucida Sans Unicode"/>
              </w:rPr>
              <w:t xml:space="preserve">a </w:t>
            </w:r>
            <w:r>
              <w:rPr>
                <w:rFonts w:eastAsia="Lucida Sans Unicode"/>
              </w:rPr>
              <w:lastRenderedPageBreak/>
              <w:t xml:space="preserve">simultaneous or consecutive </w:t>
            </w:r>
            <w:r w:rsidRPr="00654898">
              <w:rPr>
                <w:rFonts w:eastAsia="Lucida Sans Unicode"/>
              </w:rPr>
              <w:t>translation service</w:t>
            </w:r>
            <w:r>
              <w:rPr>
                <w:rFonts w:eastAsia="Lucida Sans Unicode"/>
              </w:rPr>
              <w:t xml:space="preserve"> from Welsh to English.</w:t>
            </w:r>
          </w:p>
          <w:p w14:paraId="7A68EA7B" w14:textId="77777777" w:rsidR="00810894" w:rsidRPr="00654898" w:rsidRDefault="00810894" w:rsidP="00263D6F">
            <w:pPr>
              <w:pStyle w:val="TableText"/>
              <w:rPr>
                <w:rFonts w:eastAsia="Lucida Sans Unicode"/>
              </w:rPr>
            </w:pPr>
          </w:p>
        </w:tc>
      </w:tr>
      <w:tr w:rsidR="00810894" w14:paraId="1CE7682B" w14:textId="77777777" w:rsidTr="00263D6F">
        <w:tc>
          <w:tcPr>
            <w:tcW w:w="1526" w:type="dxa"/>
          </w:tcPr>
          <w:p w14:paraId="44778403" w14:textId="77777777" w:rsidR="00810894" w:rsidRPr="00F605E0" w:rsidRDefault="00810894" w:rsidP="00263D6F">
            <w:pPr>
              <w:pStyle w:val="TableText"/>
              <w:rPr>
                <w:b/>
              </w:rPr>
            </w:pPr>
            <w:r w:rsidRPr="00F605E0">
              <w:rPr>
                <w:b/>
              </w:rPr>
              <w:lastRenderedPageBreak/>
              <w:t xml:space="preserve">Standard </w:t>
            </w:r>
            <w:r>
              <w:rPr>
                <w:b/>
              </w:rPr>
              <w:t>8</w:t>
            </w:r>
            <w:r w:rsidR="00BA7527">
              <w:rPr>
                <w:b/>
              </w:rPr>
              <w:t>5</w:t>
            </w:r>
            <w:r w:rsidRPr="00F605E0">
              <w:rPr>
                <w:b/>
              </w:rPr>
              <w:t>:</w:t>
            </w:r>
          </w:p>
        </w:tc>
        <w:tc>
          <w:tcPr>
            <w:tcW w:w="3340" w:type="dxa"/>
          </w:tcPr>
          <w:p w14:paraId="3810395D" w14:textId="77777777" w:rsidR="00810894" w:rsidRDefault="00810894" w:rsidP="00263D6F">
            <w:pPr>
              <w:pStyle w:val="TableText"/>
              <w:jc w:val="both"/>
            </w:pPr>
            <w:r>
              <w:t>When you inform a member of staff of a decision you have reached in relation to a complaint made by that member of staff, or in relation to a complaint made about that member of staff, you must do so in Welsh if that member of staff—</w:t>
            </w:r>
          </w:p>
          <w:p w14:paraId="61756931" w14:textId="77777777" w:rsidR="00810894" w:rsidRPr="00F605E0" w:rsidRDefault="00810894" w:rsidP="00810894">
            <w:pPr>
              <w:pStyle w:val="N3"/>
              <w:numPr>
                <w:ilvl w:val="2"/>
                <w:numId w:val="38"/>
              </w:numPr>
              <w:rPr>
                <w:rFonts w:eastAsia="Lucida Sans Unicode"/>
              </w:rPr>
            </w:pPr>
            <w:r w:rsidRPr="00F605E0">
              <w:rPr>
                <w:rFonts w:eastAsia="Lucida Sans Unicode"/>
              </w:rPr>
              <w:t>made the complaint in Welsh,</w:t>
            </w:r>
          </w:p>
          <w:p w14:paraId="705176C8" w14:textId="77777777" w:rsidR="00810894" w:rsidRPr="00654898" w:rsidRDefault="00810894" w:rsidP="00263D6F">
            <w:pPr>
              <w:pStyle w:val="N3"/>
              <w:rPr>
                <w:rFonts w:eastAsia="Lucida Sans Unicode"/>
              </w:rPr>
            </w:pPr>
            <w:r w:rsidRPr="00654898">
              <w:rPr>
                <w:rFonts w:eastAsia="Lucida Sans Unicode"/>
              </w:rPr>
              <w:t>responded</w:t>
            </w:r>
            <w:r>
              <w:rPr>
                <w:rFonts w:eastAsia="Lucida Sans Unicode"/>
              </w:rPr>
              <w:t xml:space="preserve"> in Welsh</w:t>
            </w:r>
            <w:r w:rsidRPr="00654898">
              <w:rPr>
                <w:rFonts w:eastAsia="Lucida Sans Unicode"/>
              </w:rPr>
              <w:t xml:space="preserve"> to </w:t>
            </w:r>
            <w:r>
              <w:rPr>
                <w:rFonts w:eastAsia="Lucida Sans Unicode"/>
              </w:rPr>
              <w:t>the</w:t>
            </w:r>
            <w:r w:rsidRPr="00654898">
              <w:rPr>
                <w:rFonts w:eastAsia="Lucida Sans Unicode"/>
              </w:rPr>
              <w:t xml:space="preserve"> complaint,</w:t>
            </w:r>
          </w:p>
          <w:p w14:paraId="0046CBC6" w14:textId="77777777" w:rsidR="00810894" w:rsidRPr="00654898" w:rsidRDefault="00810894" w:rsidP="00263D6F">
            <w:pPr>
              <w:pStyle w:val="N3"/>
              <w:rPr>
                <w:rFonts w:eastAsia="Lucida Sans Unicode"/>
              </w:rPr>
            </w:pPr>
            <w:r w:rsidRPr="00654898">
              <w:rPr>
                <w:rFonts w:eastAsia="Lucida Sans Unicode"/>
              </w:rPr>
              <w:t>asked for a meeting about the complaint to be conducted in Welsh, or</w:t>
            </w:r>
          </w:p>
          <w:p w14:paraId="37041ACF" w14:textId="77777777" w:rsidR="00810894" w:rsidRDefault="00810894" w:rsidP="00263D6F">
            <w:pPr>
              <w:pStyle w:val="N3"/>
              <w:numPr>
                <w:ilvl w:val="0"/>
                <w:numId w:val="0"/>
              </w:numPr>
              <w:ind w:left="742" w:hanging="402"/>
              <w:rPr>
                <w:rFonts w:eastAsia="Lucida Sans Unicode"/>
              </w:rPr>
            </w:pPr>
            <w:r>
              <w:rPr>
                <w:rFonts w:eastAsia="Lucida Sans Unicode"/>
              </w:rPr>
              <w:t>(</w:t>
            </w:r>
            <w:proofErr w:type="spellStart"/>
            <w:r>
              <w:rPr>
                <w:rFonts w:eastAsia="Lucida Sans Unicode"/>
              </w:rPr>
              <w:t>ch</w:t>
            </w:r>
            <w:proofErr w:type="spellEnd"/>
            <w:r>
              <w:rPr>
                <w:rFonts w:eastAsia="Lucida Sans Unicode"/>
              </w:rPr>
              <w:t xml:space="preserve">) </w:t>
            </w:r>
            <w:r w:rsidRPr="00654898">
              <w:rPr>
                <w:rFonts w:eastAsia="Lucida Sans Unicode"/>
              </w:rPr>
              <w:t>asked</w:t>
            </w:r>
            <w:r>
              <w:rPr>
                <w:rFonts w:eastAsia="Lucida Sans Unicode"/>
              </w:rPr>
              <w:t xml:space="preserve"> </w:t>
            </w:r>
            <w:r w:rsidRPr="00654898">
              <w:rPr>
                <w:rFonts w:eastAsia="Lucida Sans Unicode"/>
              </w:rPr>
              <w:t xml:space="preserve">to </w:t>
            </w:r>
            <w:r>
              <w:rPr>
                <w:rFonts w:eastAsia="Lucida Sans Unicode"/>
              </w:rPr>
              <w:t>use</w:t>
            </w:r>
            <w:r w:rsidRPr="00654898">
              <w:rPr>
                <w:rFonts w:eastAsia="Lucida Sans Unicode"/>
              </w:rPr>
              <w:t xml:space="preserve"> </w:t>
            </w:r>
            <w:r>
              <w:rPr>
                <w:rFonts w:eastAsia="Lucida Sans Unicode"/>
              </w:rPr>
              <w:t xml:space="preserve">the </w:t>
            </w:r>
            <w:r w:rsidRPr="00654898">
              <w:rPr>
                <w:rFonts w:eastAsia="Lucida Sans Unicode"/>
              </w:rPr>
              <w:t xml:space="preserve">Welsh </w:t>
            </w:r>
            <w:r>
              <w:rPr>
                <w:rFonts w:eastAsia="Lucida Sans Unicode"/>
              </w:rPr>
              <w:t xml:space="preserve">language </w:t>
            </w:r>
            <w:r w:rsidRPr="00654898">
              <w:rPr>
                <w:rFonts w:eastAsia="Lucida Sans Unicode"/>
              </w:rPr>
              <w:t>at a meeting about the complaint.</w:t>
            </w:r>
          </w:p>
          <w:p w14:paraId="338553AA" w14:textId="77777777" w:rsidR="00810894" w:rsidRPr="008336DC" w:rsidRDefault="00810894" w:rsidP="00263D6F">
            <w:pPr>
              <w:pStyle w:val="TableText"/>
              <w:rPr>
                <w:rFonts w:eastAsia="Lucida Sans Unicode"/>
              </w:rPr>
            </w:pPr>
          </w:p>
        </w:tc>
      </w:tr>
      <w:tr w:rsidR="00810894" w:rsidRPr="00E72BF8" w14:paraId="74B6DFB4" w14:textId="77777777" w:rsidTr="00263D6F">
        <w:tc>
          <w:tcPr>
            <w:tcW w:w="1526" w:type="dxa"/>
          </w:tcPr>
          <w:p w14:paraId="7493F111" w14:textId="77777777" w:rsidR="00810894" w:rsidRPr="00D45499" w:rsidRDefault="00810894" w:rsidP="00263D6F">
            <w:pPr>
              <w:pStyle w:val="TableText"/>
              <w:rPr>
                <w:b/>
              </w:rPr>
            </w:pPr>
            <w:r w:rsidRPr="00D45499">
              <w:rPr>
                <w:b/>
              </w:rPr>
              <w:t>3</w:t>
            </w:r>
          </w:p>
        </w:tc>
        <w:tc>
          <w:tcPr>
            <w:tcW w:w="3340" w:type="dxa"/>
          </w:tcPr>
          <w:p w14:paraId="6A9402E6" w14:textId="77777777" w:rsidR="00810894" w:rsidRPr="00D45499" w:rsidRDefault="00810894" w:rsidP="00263D6F">
            <w:pPr>
              <w:pStyle w:val="TableText"/>
              <w:jc w:val="both"/>
              <w:rPr>
                <w:b/>
              </w:rPr>
            </w:pPr>
            <w:r w:rsidRPr="00D45499">
              <w:rPr>
                <w:b/>
              </w:rPr>
              <w:t>Standards relating to a body disciplining staff</w:t>
            </w:r>
          </w:p>
          <w:p w14:paraId="4B4016C8" w14:textId="77777777" w:rsidR="00810894" w:rsidRPr="00D45499" w:rsidRDefault="00810894" w:rsidP="00263D6F">
            <w:pPr>
              <w:pStyle w:val="TableText"/>
              <w:rPr>
                <w:b/>
              </w:rPr>
            </w:pPr>
          </w:p>
        </w:tc>
      </w:tr>
      <w:tr w:rsidR="00810894" w14:paraId="4124CB5F" w14:textId="77777777" w:rsidTr="00263D6F">
        <w:tc>
          <w:tcPr>
            <w:tcW w:w="1526" w:type="dxa"/>
          </w:tcPr>
          <w:p w14:paraId="26B0EF8F" w14:textId="77777777" w:rsidR="00810894" w:rsidRPr="00D45499" w:rsidRDefault="00810894" w:rsidP="00263D6F">
            <w:pPr>
              <w:pStyle w:val="TableText"/>
              <w:rPr>
                <w:b/>
              </w:rPr>
            </w:pPr>
            <w:r w:rsidRPr="00D45499">
              <w:rPr>
                <w:b/>
              </w:rPr>
              <w:t xml:space="preserve">Standard </w:t>
            </w:r>
            <w:r>
              <w:rPr>
                <w:b/>
              </w:rPr>
              <w:t>8</w:t>
            </w:r>
            <w:r w:rsidR="00BA7527">
              <w:rPr>
                <w:b/>
              </w:rPr>
              <w:t>6</w:t>
            </w:r>
            <w:r w:rsidRPr="00D45499">
              <w:rPr>
                <w:b/>
              </w:rPr>
              <w:t>:</w:t>
            </w:r>
          </w:p>
        </w:tc>
        <w:tc>
          <w:tcPr>
            <w:tcW w:w="3340" w:type="dxa"/>
          </w:tcPr>
          <w:p w14:paraId="6CE2FB77" w14:textId="77777777" w:rsidR="00810894" w:rsidRDefault="00810894" w:rsidP="00263D6F">
            <w:pPr>
              <w:pStyle w:val="N3"/>
              <w:numPr>
                <w:ilvl w:val="0"/>
                <w:numId w:val="0"/>
              </w:numPr>
            </w:pPr>
            <w:r>
              <w:t>You must—</w:t>
            </w:r>
          </w:p>
          <w:p w14:paraId="5AD5FF1D" w14:textId="77777777" w:rsidR="00810894" w:rsidRDefault="00810894" w:rsidP="00810894">
            <w:pPr>
              <w:pStyle w:val="N3"/>
              <w:numPr>
                <w:ilvl w:val="2"/>
                <w:numId w:val="39"/>
              </w:numPr>
            </w:pPr>
            <w:r>
              <w:t>allow and state in any document that you have which sets out your arrangements for disciplining staff that any member of staff may respond in Welsh to any allegations made against that member of staff, and</w:t>
            </w:r>
          </w:p>
          <w:p w14:paraId="5EA8D12D" w14:textId="77777777" w:rsidR="00810894" w:rsidRDefault="00810894" w:rsidP="00263D6F">
            <w:pPr>
              <w:pStyle w:val="N3"/>
            </w:pPr>
            <w:r>
              <w:t>if you commence a disciplinary procedure in relation to a member of staff, inform that member of staff of that right.</w:t>
            </w:r>
          </w:p>
          <w:p w14:paraId="0D6D9CCB" w14:textId="77777777" w:rsidR="00810894" w:rsidRDefault="00810894" w:rsidP="00263D6F">
            <w:pPr>
              <w:pStyle w:val="TableText"/>
            </w:pPr>
          </w:p>
        </w:tc>
      </w:tr>
      <w:tr w:rsidR="00810894" w14:paraId="644FB11E" w14:textId="77777777" w:rsidTr="00263D6F">
        <w:tc>
          <w:tcPr>
            <w:tcW w:w="1526" w:type="dxa"/>
          </w:tcPr>
          <w:p w14:paraId="3B9ADB1F" w14:textId="77777777" w:rsidR="00810894" w:rsidRPr="00D45499" w:rsidRDefault="00810894" w:rsidP="00263D6F">
            <w:pPr>
              <w:pStyle w:val="TableText"/>
              <w:rPr>
                <w:b/>
              </w:rPr>
            </w:pPr>
            <w:r w:rsidRPr="00D45499">
              <w:rPr>
                <w:b/>
              </w:rPr>
              <w:t xml:space="preserve">Standard </w:t>
            </w:r>
            <w:r>
              <w:rPr>
                <w:b/>
              </w:rPr>
              <w:t>8</w:t>
            </w:r>
            <w:r w:rsidR="00BA7527">
              <w:rPr>
                <w:b/>
              </w:rPr>
              <w:t>7</w:t>
            </w:r>
            <w:r w:rsidRPr="00D45499">
              <w:rPr>
                <w:b/>
              </w:rPr>
              <w:t>:</w:t>
            </w:r>
          </w:p>
        </w:tc>
        <w:tc>
          <w:tcPr>
            <w:tcW w:w="3340" w:type="dxa"/>
          </w:tcPr>
          <w:p w14:paraId="3ED50569" w14:textId="77777777" w:rsidR="00810894" w:rsidRDefault="00810894" w:rsidP="00263D6F">
            <w:pPr>
              <w:pStyle w:val="TableText"/>
              <w:jc w:val="both"/>
            </w:pPr>
            <w:r>
              <w:t>If you organise a meeting with a member of staff regarding a disciplinary matter that relates to that member of staff’s conduct you must—</w:t>
            </w:r>
          </w:p>
          <w:p w14:paraId="0D3D5C1F" w14:textId="77777777" w:rsidR="00810894" w:rsidRPr="00D45499" w:rsidRDefault="00810894" w:rsidP="00810894">
            <w:pPr>
              <w:pStyle w:val="N3"/>
              <w:numPr>
                <w:ilvl w:val="2"/>
                <w:numId w:val="40"/>
              </w:numPr>
              <w:rPr>
                <w:rFonts w:eastAsia="Lucida Sans Unicode"/>
              </w:rPr>
            </w:pPr>
            <w:r w:rsidRPr="00D45499">
              <w:rPr>
                <w:rFonts w:eastAsia="Lucida Sans Unicode"/>
              </w:rPr>
              <w:t>offer to conduct the meeting in Welsh</w:t>
            </w:r>
            <w:r>
              <w:rPr>
                <w:rFonts w:eastAsia="Lucida Sans Unicode"/>
              </w:rPr>
              <w:t xml:space="preserve"> or, if necessary, provide a translation service from Welsh to English for that purpose,</w:t>
            </w:r>
            <w:r w:rsidRPr="00D45499">
              <w:rPr>
                <w:rFonts w:eastAsia="Lucida Sans Unicode"/>
              </w:rPr>
              <w:t xml:space="preserve"> and</w:t>
            </w:r>
          </w:p>
          <w:p w14:paraId="0603D5FA" w14:textId="77777777" w:rsidR="00810894" w:rsidRPr="00E4268E" w:rsidRDefault="00810894" w:rsidP="00263D6F">
            <w:pPr>
              <w:pStyle w:val="N3"/>
            </w:pPr>
            <w:r w:rsidRPr="00654898">
              <w:rPr>
                <w:rFonts w:eastAsia="Lucida Sans Unicode"/>
              </w:rPr>
              <w:t>if</w:t>
            </w:r>
            <w:r>
              <w:rPr>
                <w:rFonts w:eastAsia="Lucida Sans Unicode"/>
              </w:rPr>
              <w:t xml:space="preserve"> </w:t>
            </w:r>
            <w:r w:rsidRPr="00654898">
              <w:rPr>
                <w:rFonts w:eastAsia="Lucida Sans Unicode"/>
              </w:rPr>
              <w:t xml:space="preserve">the member of staff wishes for the meeting to be conducted in Welsh, </w:t>
            </w:r>
            <w:r w:rsidRPr="00654898">
              <w:rPr>
                <w:rFonts w:eastAsia="Lucida Sans Unicode"/>
              </w:rPr>
              <w:lastRenderedPageBreak/>
              <w:t>conduct the meeting in Wels</w:t>
            </w:r>
            <w:r>
              <w:rPr>
                <w:rFonts w:eastAsia="Lucida Sans Unicode"/>
              </w:rPr>
              <w:t>h, or if necessary, with the assistance of a simultaneous or consecutive translation service from Welsh to English</w:t>
            </w:r>
            <w:r w:rsidRPr="00654898">
              <w:rPr>
                <w:rFonts w:eastAsia="Lucida Sans Unicode"/>
              </w:rPr>
              <w:t>.</w:t>
            </w:r>
          </w:p>
          <w:p w14:paraId="5C347A96" w14:textId="77777777" w:rsidR="00810894" w:rsidRDefault="00810894" w:rsidP="00263D6F">
            <w:pPr>
              <w:pStyle w:val="TableText"/>
            </w:pPr>
          </w:p>
        </w:tc>
      </w:tr>
      <w:tr w:rsidR="00810894" w14:paraId="1764BC33" w14:textId="77777777" w:rsidTr="00263D6F">
        <w:tc>
          <w:tcPr>
            <w:tcW w:w="1526" w:type="dxa"/>
          </w:tcPr>
          <w:p w14:paraId="604AC9ED" w14:textId="77777777" w:rsidR="00810894" w:rsidRPr="00D45499" w:rsidRDefault="00810894" w:rsidP="00263D6F">
            <w:pPr>
              <w:pStyle w:val="TableText"/>
              <w:rPr>
                <w:b/>
              </w:rPr>
            </w:pPr>
            <w:r w:rsidRPr="00D45499">
              <w:rPr>
                <w:b/>
              </w:rPr>
              <w:lastRenderedPageBreak/>
              <w:t xml:space="preserve">Standard </w:t>
            </w:r>
            <w:r>
              <w:rPr>
                <w:b/>
              </w:rPr>
              <w:t>8</w:t>
            </w:r>
            <w:r w:rsidR="00BA7527">
              <w:rPr>
                <w:b/>
              </w:rPr>
              <w:t>8</w:t>
            </w:r>
            <w:r w:rsidRPr="00D45499">
              <w:rPr>
                <w:b/>
              </w:rPr>
              <w:t>:</w:t>
            </w:r>
          </w:p>
        </w:tc>
        <w:tc>
          <w:tcPr>
            <w:tcW w:w="3340" w:type="dxa"/>
          </w:tcPr>
          <w:p w14:paraId="303176DE" w14:textId="77777777" w:rsidR="00810894" w:rsidRDefault="00810894" w:rsidP="00263D6F">
            <w:pPr>
              <w:pStyle w:val="TableText"/>
              <w:jc w:val="both"/>
            </w:pPr>
            <w:r>
              <w:t>When you inform a member of staff of a decision you have reached following a disciplinary procedure</w:t>
            </w:r>
            <w:r w:rsidR="003C348E">
              <w:t>,</w:t>
            </w:r>
            <w:r>
              <w:t xml:space="preserve"> you must do so in Welsh if that member of staff—</w:t>
            </w:r>
          </w:p>
          <w:p w14:paraId="74AA0075" w14:textId="77777777" w:rsidR="00810894" w:rsidRPr="006109D7" w:rsidRDefault="00810894" w:rsidP="00810894">
            <w:pPr>
              <w:pStyle w:val="N3"/>
              <w:numPr>
                <w:ilvl w:val="2"/>
                <w:numId w:val="41"/>
              </w:numPr>
              <w:rPr>
                <w:rFonts w:eastAsia="Lucida Sans Unicode"/>
              </w:rPr>
            </w:pPr>
            <w:r w:rsidRPr="006109D7">
              <w:rPr>
                <w:rFonts w:eastAsia="Lucida Sans Unicode"/>
              </w:rPr>
              <w:t xml:space="preserve">responded to allegations made against </w:t>
            </w:r>
            <w:r>
              <w:rPr>
                <w:rFonts w:eastAsia="Lucida Sans Unicode"/>
              </w:rPr>
              <w:t xml:space="preserve">that member of staff </w:t>
            </w:r>
            <w:r w:rsidRPr="006109D7">
              <w:rPr>
                <w:rFonts w:eastAsia="Lucida Sans Unicode"/>
              </w:rPr>
              <w:t>in Welsh,</w:t>
            </w:r>
          </w:p>
          <w:p w14:paraId="38E0723A" w14:textId="77777777" w:rsidR="00810894" w:rsidRPr="00654898" w:rsidRDefault="00810894" w:rsidP="00263D6F">
            <w:pPr>
              <w:pStyle w:val="N3"/>
              <w:rPr>
                <w:rFonts w:eastAsia="Lucida Sans Unicode"/>
              </w:rPr>
            </w:pPr>
            <w:r w:rsidRPr="00654898">
              <w:rPr>
                <w:rFonts w:eastAsia="Lucida Sans Unicode"/>
              </w:rPr>
              <w:t>asked for a meeting regarding the disciplinary proce</w:t>
            </w:r>
            <w:r>
              <w:rPr>
                <w:rFonts w:eastAsia="Lucida Sans Unicode"/>
              </w:rPr>
              <w:t xml:space="preserve">dure </w:t>
            </w:r>
            <w:r w:rsidRPr="00654898">
              <w:rPr>
                <w:rFonts w:eastAsia="Lucida Sans Unicode"/>
              </w:rPr>
              <w:t>to be conducted in Welsh, or</w:t>
            </w:r>
          </w:p>
          <w:p w14:paraId="158B004D" w14:textId="77777777" w:rsidR="00810894" w:rsidRPr="00DD2EEC" w:rsidRDefault="00810894" w:rsidP="00263D6F">
            <w:pPr>
              <w:pStyle w:val="N3"/>
            </w:pPr>
            <w:r w:rsidRPr="00654898">
              <w:rPr>
                <w:rFonts w:eastAsia="Lucida Sans Unicode"/>
              </w:rPr>
              <w:t>asked</w:t>
            </w:r>
            <w:r>
              <w:rPr>
                <w:rFonts w:eastAsia="Lucida Sans Unicode"/>
              </w:rPr>
              <w:t xml:space="preserve"> </w:t>
            </w:r>
            <w:r w:rsidRPr="00654898">
              <w:rPr>
                <w:rFonts w:eastAsia="Lucida Sans Unicode"/>
              </w:rPr>
              <w:t xml:space="preserve">to </w:t>
            </w:r>
            <w:r>
              <w:rPr>
                <w:rFonts w:eastAsia="Lucida Sans Unicode"/>
              </w:rPr>
              <w:t>use</w:t>
            </w:r>
            <w:r w:rsidRPr="00654898">
              <w:rPr>
                <w:rFonts w:eastAsia="Lucida Sans Unicode"/>
              </w:rPr>
              <w:t xml:space="preserve"> </w:t>
            </w:r>
            <w:r>
              <w:rPr>
                <w:rFonts w:eastAsia="Lucida Sans Unicode"/>
              </w:rPr>
              <w:t xml:space="preserve">the </w:t>
            </w:r>
            <w:r w:rsidRPr="00654898">
              <w:rPr>
                <w:rFonts w:eastAsia="Lucida Sans Unicode"/>
              </w:rPr>
              <w:t>Welsh</w:t>
            </w:r>
            <w:r>
              <w:rPr>
                <w:rFonts w:eastAsia="Lucida Sans Unicode"/>
              </w:rPr>
              <w:t xml:space="preserve"> language</w:t>
            </w:r>
            <w:r w:rsidRPr="00654898">
              <w:rPr>
                <w:rFonts w:eastAsia="Lucida Sans Unicode"/>
              </w:rPr>
              <w:t xml:space="preserve"> at a meeting regarding the disciplinary p</w:t>
            </w:r>
            <w:r>
              <w:rPr>
                <w:rFonts w:eastAsia="Lucida Sans Unicode"/>
              </w:rPr>
              <w:t>rocedure</w:t>
            </w:r>
            <w:r w:rsidRPr="00654898">
              <w:rPr>
                <w:rFonts w:eastAsia="Lucida Sans Unicode"/>
              </w:rPr>
              <w:t>.</w:t>
            </w:r>
          </w:p>
          <w:p w14:paraId="10974CA9" w14:textId="77777777" w:rsidR="00810894" w:rsidRDefault="00810894" w:rsidP="00263D6F">
            <w:pPr>
              <w:pStyle w:val="TableText"/>
              <w:rPr>
                <w:rFonts w:eastAsia="Lucida Sans Unicode"/>
              </w:rPr>
            </w:pPr>
          </w:p>
        </w:tc>
      </w:tr>
      <w:tr w:rsidR="00810894" w:rsidRPr="00E72BF8" w14:paraId="2AC15AA1" w14:textId="77777777" w:rsidTr="00263D6F">
        <w:tc>
          <w:tcPr>
            <w:tcW w:w="1526" w:type="dxa"/>
          </w:tcPr>
          <w:p w14:paraId="0E94AAFA" w14:textId="77777777" w:rsidR="00810894" w:rsidRPr="006109D7" w:rsidRDefault="00810894" w:rsidP="00263D6F">
            <w:pPr>
              <w:pStyle w:val="TableText"/>
              <w:rPr>
                <w:b/>
              </w:rPr>
            </w:pPr>
            <w:r w:rsidRPr="006109D7">
              <w:rPr>
                <w:b/>
              </w:rPr>
              <w:t>4</w:t>
            </w:r>
          </w:p>
        </w:tc>
        <w:tc>
          <w:tcPr>
            <w:tcW w:w="3340" w:type="dxa"/>
          </w:tcPr>
          <w:p w14:paraId="786FE001" w14:textId="77777777" w:rsidR="00810894" w:rsidRDefault="00810894" w:rsidP="00263D6F">
            <w:pPr>
              <w:pStyle w:val="TableText"/>
              <w:jc w:val="both"/>
              <w:rPr>
                <w:b/>
              </w:rPr>
            </w:pPr>
            <w:r w:rsidRPr="006109D7">
              <w:rPr>
                <w:b/>
              </w:rPr>
              <w:t>Standards relating to a body’s information technology and about support material provided by a body, and relating to the intranet</w:t>
            </w:r>
          </w:p>
          <w:p w14:paraId="76F1867D" w14:textId="77777777" w:rsidR="00810894" w:rsidRPr="006109D7" w:rsidRDefault="00810894" w:rsidP="00263D6F">
            <w:pPr>
              <w:pStyle w:val="TableText"/>
              <w:rPr>
                <w:b/>
              </w:rPr>
            </w:pPr>
          </w:p>
        </w:tc>
      </w:tr>
      <w:tr w:rsidR="00810894" w14:paraId="697DC146" w14:textId="77777777" w:rsidTr="00263D6F">
        <w:tc>
          <w:tcPr>
            <w:tcW w:w="1526" w:type="dxa"/>
          </w:tcPr>
          <w:p w14:paraId="56BE97A5" w14:textId="77777777" w:rsidR="00810894" w:rsidRPr="006109D7" w:rsidRDefault="00810894" w:rsidP="00263D6F">
            <w:pPr>
              <w:pStyle w:val="TableText"/>
              <w:rPr>
                <w:b/>
              </w:rPr>
            </w:pPr>
            <w:r w:rsidRPr="006109D7">
              <w:rPr>
                <w:b/>
              </w:rPr>
              <w:t xml:space="preserve">Standard </w:t>
            </w:r>
            <w:r>
              <w:rPr>
                <w:b/>
              </w:rPr>
              <w:t>8</w:t>
            </w:r>
            <w:r w:rsidR="00BA7527">
              <w:rPr>
                <w:b/>
              </w:rPr>
              <w:t>9</w:t>
            </w:r>
            <w:r w:rsidRPr="006109D7">
              <w:rPr>
                <w:b/>
              </w:rPr>
              <w:t>:</w:t>
            </w:r>
          </w:p>
        </w:tc>
        <w:tc>
          <w:tcPr>
            <w:tcW w:w="3340" w:type="dxa"/>
          </w:tcPr>
          <w:p w14:paraId="68CC87E1" w14:textId="77777777" w:rsidR="00810894" w:rsidRDefault="00810894" w:rsidP="00263D6F">
            <w:pPr>
              <w:pStyle w:val="TableText"/>
              <w:jc w:val="both"/>
            </w:pPr>
            <w:r>
              <w:t>You must provide staff with computer software for checking spelling and grammar in Welsh, and provide Welsh language interfaces for software (where an interface exists).</w:t>
            </w:r>
          </w:p>
          <w:p w14:paraId="0985B502" w14:textId="77777777" w:rsidR="00810894" w:rsidRDefault="00810894" w:rsidP="00263D6F">
            <w:pPr>
              <w:pStyle w:val="TableText"/>
            </w:pPr>
          </w:p>
        </w:tc>
      </w:tr>
      <w:tr w:rsidR="00810894" w14:paraId="08F29F78" w14:textId="77777777" w:rsidTr="00263D6F">
        <w:tc>
          <w:tcPr>
            <w:tcW w:w="1526" w:type="dxa"/>
          </w:tcPr>
          <w:p w14:paraId="186C9970" w14:textId="77777777" w:rsidR="00810894" w:rsidRPr="006109D7" w:rsidRDefault="00810894" w:rsidP="00263D6F">
            <w:pPr>
              <w:pStyle w:val="TableText"/>
              <w:rPr>
                <w:b/>
              </w:rPr>
            </w:pPr>
            <w:r w:rsidRPr="006109D7">
              <w:rPr>
                <w:b/>
              </w:rPr>
              <w:t xml:space="preserve">Standard </w:t>
            </w:r>
            <w:r w:rsidR="00BA7527">
              <w:rPr>
                <w:b/>
              </w:rPr>
              <w:t>90</w:t>
            </w:r>
            <w:r w:rsidRPr="006109D7">
              <w:rPr>
                <w:b/>
              </w:rPr>
              <w:t>:</w:t>
            </w:r>
          </w:p>
        </w:tc>
        <w:tc>
          <w:tcPr>
            <w:tcW w:w="3340" w:type="dxa"/>
          </w:tcPr>
          <w:p w14:paraId="19470C98" w14:textId="77777777" w:rsidR="00810894" w:rsidRDefault="00810894" w:rsidP="00263D6F">
            <w:pPr>
              <w:pStyle w:val="TableText"/>
            </w:pPr>
            <w:r>
              <w:t>You must ensure that—</w:t>
            </w:r>
          </w:p>
          <w:p w14:paraId="55BAF1D1" w14:textId="77777777" w:rsidR="00810894" w:rsidRPr="006109D7" w:rsidRDefault="00810894" w:rsidP="00810894">
            <w:pPr>
              <w:pStyle w:val="N3"/>
              <w:numPr>
                <w:ilvl w:val="2"/>
                <w:numId w:val="42"/>
              </w:numPr>
              <w:rPr>
                <w:rFonts w:eastAsia="Lucida Sans Unicode"/>
              </w:rPr>
            </w:pPr>
            <w:r w:rsidRPr="006109D7">
              <w:rPr>
                <w:rFonts w:eastAsia="Lucida Sans Unicode"/>
              </w:rPr>
              <w:t>the text of each page of your intranet is available in Welsh,</w:t>
            </w:r>
          </w:p>
          <w:p w14:paraId="7FDBCD84" w14:textId="77777777" w:rsidR="00810894" w:rsidRPr="00654898" w:rsidRDefault="00810894" w:rsidP="00263D6F">
            <w:pPr>
              <w:pStyle w:val="N3"/>
              <w:rPr>
                <w:rFonts w:eastAsia="Lucida Sans Unicode"/>
              </w:rPr>
            </w:pPr>
            <w:r w:rsidRPr="00654898">
              <w:rPr>
                <w:rFonts w:eastAsia="Lucida Sans Unicode"/>
              </w:rPr>
              <w:t>every Welsh language page on your intranet is fully functional, and</w:t>
            </w:r>
          </w:p>
          <w:p w14:paraId="2E68450E" w14:textId="77777777" w:rsidR="00810894" w:rsidRPr="00DD6A34" w:rsidRDefault="00810894" w:rsidP="00263D6F">
            <w:pPr>
              <w:pStyle w:val="N3"/>
            </w:pPr>
            <w:r w:rsidRPr="00654898">
              <w:rPr>
                <w:rFonts w:eastAsia="Lucida Sans Unicode"/>
              </w:rPr>
              <w:t>the</w:t>
            </w:r>
            <w:r>
              <w:rPr>
                <w:rFonts w:eastAsia="Lucida Sans Unicode"/>
              </w:rPr>
              <w:t xml:space="preserve"> </w:t>
            </w:r>
            <w:r w:rsidRPr="00654898">
              <w:rPr>
                <w:rFonts w:eastAsia="Lucida Sans Unicode"/>
              </w:rPr>
              <w:t xml:space="preserve">Welsh language is treated </w:t>
            </w:r>
            <w:r>
              <w:rPr>
                <w:rFonts w:eastAsia="Lucida Sans Unicode"/>
              </w:rPr>
              <w:t xml:space="preserve">no </w:t>
            </w:r>
            <w:r w:rsidRPr="00654898">
              <w:rPr>
                <w:rFonts w:eastAsia="Lucida Sans Unicode"/>
              </w:rPr>
              <w:t>less favourably than the English language on your intranet.</w:t>
            </w:r>
          </w:p>
          <w:p w14:paraId="712DE68D" w14:textId="77777777" w:rsidR="00810894" w:rsidRDefault="00810894" w:rsidP="00263D6F">
            <w:pPr>
              <w:pStyle w:val="TableText"/>
            </w:pPr>
          </w:p>
        </w:tc>
      </w:tr>
      <w:tr w:rsidR="00810894" w14:paraId="279CB3E8" w14:textId="77777777" w:rsidTr="00263D6F">
        <w:tc>
          <w:tcPr>
            <w:tcW w:w="1526" w:type="dxa"/>
          </w:tcPr>
          <w:p w14:paraId="5EDC75F7" w14:textId="77777777" w:rsidR="00810894" w:rsidRPr="006109D7" w:rsidRDefault="00810894" w:rsidP="00263D6F">
            <w:pPr>
              <w:pStyle w:val="TableText"/>
              <w:rPr>
                <w:b/>
              </w:rPr>
            </w:pPr>
            <w:r w:rsidRPr="006109D7">
              <w:rPr>
                <w:b/>
              </w:rPr>
              <w:t xml:space="preserve">Standard </w:t>
            </w:r>
            <w:r>
              <w:rPr>
                <w:b/>
              </w:rPr>
              <w:t>9</w:t>
            </w:r>
            <w:r w:rsidR="00BA7527">
              <w:rPr>
                <w:b/>
              </w:rPr>
              <w:t>1</w:t>
            </w:r>
            <w:r w:rsidRPr="006109D7">
              <w:rPr>
                <w:b/>
              </w:rPr>
              <w:t>:</w:t>
            </w:r>
          </w:p>
        </w:tc>
        <w:tc>
          <w:tcPr>
            <w:tcW w:w="3340" w:type="dxa"/>
          </w:tcPr>
          <w:p w14:paraId="4AA6677C" w14:textId="77777777" w:rsidR="00810894" w:rsidRDefault="00810894" w:rsidP="00263D6F">
            <w:pPr>
              <w:pStyle w:val="TableText"/>
              <w:rPr>
                <w:rFonts w:eastAsia="Lucida Sans Unicode"/>
              </w:rPr>
            </w:pPr>
            <w:r>
              <w:rPr>
                <w:rFonts w:eastAsia="Lucida Sans Unicode"/>
              </w:rPr>
              <w:t>You must ensure that—</w:t>
            </w:r>
          </w:p>
          <w:p w14:paraId="6CDCE952" w14:textId="77777777" w:rsidR="00810894" w:rsidRPr="006109D7" w:rsidRDefault="00810894" w:rsidP="00810894">
            <w:pPr>
              <w:pStyle w:val="N3"/>
              <w:numPr>
                <w:ilvl w:val="2"/>
                <w:numId w:val="43"/>
              </w:numPr>
              <w:rPr>
                <w:rFonts w:eastAsia="Lucida Sans Unicode"/>
              </w:rPr>
            </w:pPr>
            <w:r w:rsidRPr="006109D7">
              <w:rPr>
                <w:rFonts w:eastAsia="Lucida Sans Unicode"/>
              </w:rPr>
              <w:t>the text of the homepage of your intranet is available in Welsh,</w:t>
            </w:r>
          </w:p>
          <w:p w14:paraId="71EFD07E" w14:textId="77777777" w:rsidR="00810894" w:rsidRPr="00654898" w:rsidRDefault="00810894" w:rsidP="00263D6F">
            <w:pPr>
              <w:pStyle w:val="N3"/>
              <w:rPr>
                <w:rFonts w:eastAsia="Lucida Sans Unicode"/>
              </w:rPr>
            </w:pPr>
            <w:r w:rsidRPr="00654898">
              <w:rPr>
                <w:rFonts w:eastAsia="Lucida Sans Unicode"/>
              </w:rPr>
              <w:t xml:space="preserve">any Welsh language text on your intranet’s homepage </w:t>
            </w:r>
            <w:r w:rsidRPr="00654898">
              <w:rPr>
                <w:rFonts w:eastAsia="Lucida Sans Unicode"/>
              </w:rPr>
              <w:lastRenderedPageBreak/>
              <w:t>(or, where relevant, your Welsh language intranet homepage) is fully functional, and</w:t>
            </w:r>
          </w:p>
          <w:p w14:paraId="181E6C95" w14:textId="77777777" w:rsidR="00810894" w:rsidRDefault="00810894" w:rsidP="00263D6F">
            <w:pPr>
              <w:pStyle w:val="N3"/>
              <w:rPr>
                <w:rFonts w:eastAsia="Lucida Sans Unicode"/>
              </w:rPr>
            </w:pPr>
            <w:r w:rsidRPr="00654898">
              <w:rPr>
                <w:rFonts w:eastAsia="Lucida Sans Unicode"/>
              </w:rPr>
              <w:t>the</w:t>
            </w:r>
            <w:r>
              <w:rPr>
                <w:rFonts w:eastAsia="Lucida Sans Unicode"/>
              </w:rPr>
              <w:t xml:space="preserve"> </w:t>
            </w:r>
            <w:r w:rsidRPr="00654898">
              <w:rPr>
                <w:rFonts w:eastAsia="Lucida Sans Unicode"/>
              </w:rPr>
              <w:t>Welsh language is treated no less favourably than the English language in relation to the homepage of your intranet.</w:t>
            </w:r>
          </w:p>
          <w:p w14:paraId="62385EE0" w14:textId="77777777" w:rsidR="00810894" w:rsidRPr="000E1216" w:rsidRDefault="00810894" w:rsidP="00263D6F">
            <w:pPr>
              <w:pStyle w:val="TableText"/>
              <w:rPr>
                <w:rFonts w:eastAsia="Lucida Sans Unicode"/>
              </w:rPr>
            </w:pPr>
          </w:p>
        </w:tc>
      </w:tr>
      <w:tr w:rsidR="00810894" w14:paraId="1671CF51" w14:textId="77777777" w:rsidTr="00263D6F">
        <w:tc>
          <w:tcPr>
            <w:tcW w:w="1526" w:type="dxa"/>
          </w:tcPr>
          <w:p w14:paraId="41AEA0C6" w14:textId="77777777" w:rsidR="00810894" w:rsidRPr="006109D7" w:rsidRDefault="00810894" w:rsidP="00263D6F">
            <w:pPr>
              <w:pStyle w:val="TableText"/>
              <w:rPr>
                <w:b/>
              </w:rPr>
            </w:pPr>
            <w:r w:rsidRPr="006109D7">
              <w:rPr>
                <w:b/>
              </w:rPr>
              <w:lastRenderedPageBreak/>
              <w:t xml:space="preserve">Standard </w:t>
            </w:r>
            <w:r>
              <w:rPr>
                <w:b/>
              </w:rPr>
              <w:t>9</w:t>
            </w:r>
            <w:r w:rsidR="00BA7527">
              <w:rPr>
                <w:b/>
              </w:rPr>
              <w:t>2</w:t>
            </w:r>
            <w:r w:rsidRPr="006109D7">
              <w:rPr>
                <w:b/>
              </w:rPr>
              <w:t>:</w:t>
            </w:r>
          </w:p>
        </w:tc>
        <w:tc>
          <w:tcPr>
            <w:tcW w:w="3340" w:type="dxa"/>
          </w:tcPr>
          <w:p w14:paraId="635AAF6F" w14:textId="77777777" w:rsidR="00810894" w:rsidRDefault="00810894" w:rsidP="00263D6F">
            <w:pPr>
              <w:pStyle w:val="TableText"/>
              <w:rPr>
                <w:rFonts w:eastAsia="Lucida Sans Unicode"/>
              </w:rPr>
            </w:pPr>
            <w:r>
              <w:rPr>
                <w:rFonts w:eastAsia="Lucida Sans Unicode"/>
              </w:rPr>
              <w:t>You must ensure that each time you publish a new intranet page or amend a page—</w:t>
            </w:r>
          </w:p>
          <w:p w14:paraId="2909178F" w14:textId="77777777" w:rsidR="00810894" w:rsidRPr="006109D7" w:rsidRDefault="00810894" w:rsidP="00810894">
            <w:pPr>
              <w:pStyle w:val="N3"/>
              <w:numPr>
                <w:ilvl w:val="2"/>
                <w:numId w:val="44"/>
              </w:numPr>
              <w:rPr>
                <w:rFonts w:eastAsia="Lucida Sans Unicode"/>
              </w:rPr>
            </w:pPr>
            <w:r w:rsidRPr="006109D7">
              <w:rPr>
                <w:rFonts w:eastAsia="Lucida Sans Unicode"/>
              </w:rPr>
              <w:t>the text of that page is available in Welsh,</w:t>
            </w:r>
          </w:p>
          <w:p w14:paraId="5CD98172" w14:textId="77777777" w:rsidR="00810894" w:rsidRPr="00654898" w:rsidRDefault="00810894" w:rsidP="00263D6F">
            <w:pPr>
              <w:pStyle w:val="N3"/>
              <w:rPr>
                <w:rFonts w:eastAsia="Lucida Sans Unicode"/>
              </w:rPr>
            </w:pPr>
            <w:r w:rsidRPr="00654898">
              <w:rPr>
                <w:rFonts w:eastAsia="Lucida Sans Unicode"/>
              </w:rPr>
              <w:t>any Welsh language version of that page is fully functional, and</w:t>
            </w:r>
          </w:p>
          <w:p w14:paraId="1F47CA9B" w14:textId="77777777" w:rsidR="00810894" w:rsidRDefault="00810894" w:rsidP="00263D6F">
            <w:pPr>
              <w:pStyle w:val="N3"/>
              <w:rPr>
                <w:rFonts w:eastAsia="Lucida Sans Unicode"/>
              </w:rPr>
            </w:pPr>
            <w:r w:rsidRPr="00654898">
              <w:rPr>
                <w:rFonts w:eastAsia="Lucida Sans Unicode"/>
              </w:rPr>
              <w:t>the</w:t>
            </w:r>
            <w:r>
              <w:rPr>
                <w:rFonts w:eastAsia="Lucida Sans Unicode"/>
              </w:rPr>
              <w:t xml:space="preserve"> </w:t>
            </w:r>
            <w:r w:rsidRPr="00654898">
              <w:rPr>
                <w:rFonts w:eastAsia="Lucida Sans Unicode"/>
              </w:rPr>
              <w:t xml:space="preserve">Welsh language is treated no less favourably than the English language in relation to </w:t>
            </w:r>
            <w:r>
              <w:rPr>
                <w:rFonts w:eastAsia="Lucida Sans Unicode"/>
              </w:rPr>
              <w:t xml:space="preserve">the text of </w:t>
            </w:r>
            <w:r w:rsidRPr="00654898">
              <w:rPr>
                <w:rFonts w:eastAsia="Lucida Sans Unicode"/>
              </w:rPr>
              <w:t>that page.</w:t>
            </w:r>
          </w:p>
          <w:p w14:paraId="20346E22" w14:textId="77777777" w:rsidR="00810894" w:rsidRPr="000E1216" w:rsidRDefault="00810894" w:rsidP="00263D6F">
            <w:pPr>
              <w:pStyle w:val="TableText"/>
              <w:rPr>
                <w:rFonts w:eastAsia="Lucida Sans Unicode"/>
              </w:rPr>
            </w:pPr>
          </w:p>
        </w:tc>
      </w:tr>
      <w:tr w:rsidR="00810894" w14:paraId="65C74731" w14:textId="77777777" w:rsidTr="00263D6F">
        <w:tc>
          <w:tcPr>
            <w:tcW w:w="1526" w:type="dxa"/>
          </w:tcPr>
          <w:p w14:paraId="272B1C69" w14:textId="77777777" w:rsidR="00810894" w:rsidRPr="006109D7" w:rsidRDefault="00810894" w:rsidP="00263D6F">
            <w:pPr>
              <w:pStyle w:val="TableText"/>
              <w:rPr>
                <w:b/>
              </w:rPr>
            </w:pPr>
            <w:r w:rsidRPr="006109D7">
              <w:rPr>
                <w:b/>
              </w:rPr>
              <w:t xml:space="preserve">Standard </w:t>
            </w:r>
            <w:r>
              <w:rPr>
                <w:b/>
              </w:rPr>
              <w:t>9</w:t>
            </w:r>
            <w:r w:rsidR="00BA7527">
              <w:rPr>
                <w:b/>
              </w:rPr>
              <w:t>3</w:t>
            </w:r>
            <w:r w:rsidRPr="006109D7">
              <w:rPr>
                <w:b/>
              </w:rPr>
              <w:t>:</w:t>
            </w:r>
          </w:p>
        </w:tc>
        <w:tc>
          <w:tcPr>
            <w:tcW w:w="3340" w:type="dxa"/>
          </w:tcPr>
          <w:p w14:paraId="3BEDB4A6" w14:textId="77777777" w:rsidR="00810894" w:rsidRDefault="00810894" w:rsidP="00263D6F">
            <w:pPr>
              <w:pStyle w:val="TableText"/>
              <w:jc w:val="both"/>
            </w:pPr>
            <w:r>
              <w:t>If you have a Welsh language page on your intranet that corresponds to an English language page, you must state clearly on the English language page that the page is also available in Welsh, and must provide a direct link to the Welsh language page on the corresponding English language page.</w:t>
            </w:r>
          </w:p>
          <w:p w14:paraId="2938093E" w14:textId="77777777" w:rsidR="00810894" w:rsidRDefault="00810894" w:rsidP="00263D6F">
            <w:pPr>
              <w:pStyle w:val="TableText"/>
              <w:jc w:val="both"/>
            </w:pPr>
          </w:p>
        </w:tc>
      </w:tr>
      <w:tr w:rsidR="00810894" w14:paraId="37261E5D" w14:textId="77777777" w:rsidTr="00263D6F">
        <w:tc>
          <w:tcPr>
            <w:tcW w:w="1526" w:type="dxa"/>
          </w:tcPr>
          <w:p w14:paraId="2903216E" w14:textId="77777777" w:rsidR="00810894" w:rsidRPr="006109D7" w:rsidRDefault="00810894" w:rsidP="00263D6F">
            <w:pPr>
              <w:pStyle w:val="TableText"/>
              <w:rPr>
                <w:b/>
              </w:rPr>
            </w:pPr>
            <w:r w:rsidRPr="006109D7">
              <w:rPr>
                <w:b/>
              </w:rPr>
              <w:t xml:space="preserve">Standard </w:t>
            </w:r>
            <w:r>
              <w:rPr>
                <w:b/>
              </w:rPr>
              <w:t>9</w:t>
            </w:r>
            <w:r w:rsidR="00BA7527">
              <w:rPr>
                <w:b/>
              </w:rPr>
              <w:t>4</w:t>
            </w:r>
            <w:r w:rsidRPr="006109D7">
              <w:rPr>
                <w:b/>
              </w:rPr>
              <w:t>:</w:t>
            </w:r>
          </w:p>
        </w:tc>
        <w:tc>
          <w:tcPr>
            <w:tcW w:w="3340" w:type="dxa"/>
          </w:tcPr>
          <w:p w14:paraId="782651BF" w14:textId="77777777" w:rsidR="00810894" w:rsidRDefault="00810894" w:rsidP="00263D6F">
            <w:pPr>
              <w:pStyle w:val="TableText"/>
              <w:jc w:val="both"/>
            </w:pPr>
            <w:r>
              <w:t>You must designate and maintain a page (or pages) on your intranet which provides services and support material to promote the Welsh language and to assist your staff to use the Welsh language.</w:t>
            </w:r>
          </w:p>
          <w:p w14:paraId="711B15F4" w14:textId="77777777" w:rsidR="00810894" w:rsidRDefault="00810894" w:rsidP="00263D6F">
            <w:pPr>
              <w:pStyle w:val="TableText"/>
            </w:pPr>
          </w:p>
        </w:tc>
      </w:tr>
      <w:tr w:rsidR="00810894" w14:paraId="33827C4E" w14:textId="77777777" w:rsidTr="00263D6F">
        <w:tc>
          <w:tcPr>
            <w:tcW w:w="1526" w:type="dxa"/>
          </w:tcPr>
          <w:p w14:paraId="4C679ED7" w14:textId="77777777" w:rsidR="00810894" w:rsidRPr="006109D7" w:rsidRDefault="00810894" w:rsidP="00263D6F">
            <w:pPr>
              <w:pStyle w:val="TableText"/>
              <w:rPr>
                <w:b/>
              </w:rPr>
            </w:pPr>
            <w:r w:rsidRPr="006109D7">
              <w:rPr>
                <w:b/>
              </w:rPr>
              <w:t xml:space="preserve">Standard </w:t>
            </w:r>
            <w:r>
              <w:rPr>
                <w:b/>
              </w:rPr>
              <w:t>9</w:t>
            </w:r>
            <w:r w:rsidR="00BA7527">
              <w:rPr>
                <w:b/>
              </w:rPr>
              <w:t>5</w:t>
            </w:r>
            <w:r w:rsidRPr="006109D7">
              <w:rPr>
                <w:b/>
              </w:rPr>
              <w:t>:</w:t>
            </w:r>
          </w:p>
        </w:tc>
        <w:tc>
          <w:tcPr>
            <w:tcW w:w="3340" w:type="dxa"/>
          </w:tcPr>
          <w:p w14:paraId="3E457BC4" w14:textId="77777777" w:rsidR="00810894" w:rsidRDefault="00810894" w:rsidP="00263D6F">
            <w:pPr>
              <w:pStyle w:val="TableText"/>
              <w:jc w:val="both"/>
            </w:pPr>
            <w:r>
              <w:t>You must provide the interface and menus on your intranet pages in Welsh.</w:t>
            </w:r>
          </w:p>
          <w:p w14:paraId="0AA9E9FE" w14:textId="77777777" w:rsidR="00810894" w:rsidRDefault="00810894" w:rsidP="00263D6F">
            <w:pPr>
              <w:pStyle w:val="TableText"/>
            </w:pPr>
          </w:p>
        </w:tc>
      </w:tr>
      <w:tr w:rsidR="00810894" w:rsidRPr="00E72BF8" w14:paraId="5FECA6C1" w14:textId="77777777" w:rsidTr="00263D6F">
        <w:tc>
          <w:tcPr>
            <w:tcW w:w="1526" w:type="dxa"/>
          </w:tcPr>
          <w:p w14:paraId="2FE79DAB" w14:textId="77777777" w:rsidR="00810894" w:rsidRPr="006109D7" w:rsidRDefault="00810894" w:rsidP="00263D6F">
            <w:pPr>
              <w:pStyle w:val="TableText"/>
              <w:rPr>
                <w:b/>
              </w:rPr>
            </w:pPr>
            <w:r w:rsidRPr="006109D7">
              <w:rPr>
                <w:b/>
              </w:rPr>
              <w:t>5</w:t>
            </w:r>
          </w:p>
        </w:tc>
        <w:tc>
          <w:tcPr>
            <w:tcW w:w="3340" w:type="dxa"/>
          </w:tcPr>
          <w:p w14:paraId="63988116" w14:textId="77777777" w:rsidR="00810894" w:rsidRPr="006109D7" w:rsidRDefault="00810894" w:rsidP="00263D6F">
            <w:pPr>
              <w:pStyle w:val="TableText"/>
              <w:jc w:val="both"/>
              <w:rPr>
                <w:b/>
              </w:rPr>
            </w:pPr>
            <w:r w:rsidRPr="006109D7">
              <w:rPr>
                <w:b/>
              </w:rPr>
              <w:t>Standards relating to a body developing Welsh language skills through planning and training its workforce</w:t>
            </w:r>
          </w:p>
          <w:p w14:paraId="6C9D0C45" w14:textId="77777777" w:rsidR="00810894" w:rsidRPr="006109D7" w:rsidRDefault="00810894" w:rsidP="00263D6F">
            <w:pPr>
              <w:pStyle w:val="TableText"/>
              <w:rPr>
                <w:b/>
              </w:rPr>
            </w:pPr>
          </w:p>
        </w:tc>
      </w:tr>
      <w:tr w:rsidR="00810894" w14:paraId="5CE6EE68" w14:textId="77777777" w:rsidTr="00263D6F">
        <w:tc>
          <w:tcPr>
            <w:tcW w:w="1526" w:type="dxa"/>
          </w:tcPr>
          <w:p w14:paraId="14C62557" w14:textId="77777777" w:rsidR="00810894" w:rsidRPr="006109D7" w:rsidRDefault="00810894" w:rsidP="00263D6F">
            <w:pPr>
              <w:pStyle w:val="TableText"/>
              <w:rPr>
                <w:b/>
              </w:rPr>
            </w:pPr>
            <w:r w:rsidRPr="006109D7">
              <w:rPr>
                <w:b/>
              </w:rPr>
              <w:t xml:space="preserve">Standard </w:t>
            </w:r>
            <w:r>
              <w:rPr>
                <w:b/>
              </w:rPr>
              <w:t>9</w:t>
            </w:r>
            <w:r w:rsidR="00BA7527">
              <w:rPr>
                <w:b/>
              </w:rPr>
              <w:t>6</w:t>
            </w:r>
            <w:r w:rsidRPr="006109D7">
              <w:rPr>
                <w:b/>
              </w:rPr>
              <w:t>:</w:t>
            </w:r>
          </w:p>
        </w:tc>
        <w:tc>
          <w:tcPr>
            <w:tcW w:w="3340" w:type="dxa"/>
          </w:tcPr>
          <w:p w14:paraId="10932B50" w14:textId="77777777" w:rsidR="00810894" w:rsidRDefault="00810894" w:rsidP="00263D6F">
            <w:pPr>
              <w:pStyle w:val="TableText"/>
              <w:jc w:val="both"/>
            </w:pPr>
            <w:r>
              <w:t>You must assess the Welsh language skills of your employees.</w:t>
            </w:r>
          </w:p>
          <w:p w14:paraId="78F15215" w14:textId="77777777" w:rsidR="00810894" w:rsidRDefault="00810894" w:rsidP="00263D6F">
            <w:pPr>
              <w:pStyle w:val="TableText"/>
            </w:pPr>
          </w:p>
        </w:tc>
      </w:tr>
      <w:tr w:rsidR="00810894" w14:paraId="5BDC82FA" w14:textId="77777777" w:rsidTr="00263D6F">
        <w:tc>
          <w:tcPr>
            <w:tcW w:w="1526" w:type="dxa"/>
          </w:tcPr>
          <w:p w14:paraId="2254F283" w14:textId="77777777" w:rsidR="00810894" w:rsidRPr="006109D7" w:rsidRDefault="00810894" w:rsidP="00263D6F">
            <w:pPr>
              <w:pStyle w:val="TableText"/>
              <w:rPr>
                <w:b/>
              </w:rPr>
            </w:pPr>
            <w:r w:rsidRPr="006109D7">
              <w:rPr>
                <w:b/>
              </w:rPr>
              <w:t xml:space="preserve">Standard </w:t>
            </w:r>
            <w:r>
              <w:rPr>
                <w:b/>
              </w:rPr>
              <w:t>9</w:t>
            </w:r>
            <w:r w:rsidR="00BA7527">
              <w:rPr>
                <w:b/>
              </w:rPr>
              <w:t>7</w:t>
            </w:r>
            <w:r w:rsidRPr="006109D7">
              <w:rPr>
                <w:b/>
              </w:rPr>
              <w:t>:</w:t>
            </w:r>
          </w:p>
        </w:tc>
        <w:tc>
          <w:tcPr>
            <w:tcW w:w="3340" w:type="dxa"/>
          </w:tcPr>
          <w:p w14:paraId="2FE84031" w14:textId="77777777" w:rsidR="00810894" w:rsidRDefault="00810894" w:rsidP="00263D6F">
            <w:pPr>
              <w:pStyle w:val="TableText"/>
              <w:jc w:val="both"/>
            </w:pPr>
            <w:r>
              <w:t>You must offer—</w:t>
            </w:r>
          </w:p>
          <w:p w14:paraId="7BF35EE8" w14:textId="77777777" w:rsidR="00810894" w:rsidRDefault="00810894" w:rsidP="00810894">
            <w:pPr>
              <w:pStyle w:val="N3"/>
              <w:numPr>
                <w:ilvl w:val="2"/>
                <w:numId w:val="66"/>
              </w:numPr>
            </w:pPr>
            <w:r>
              <w:lastRenderedPageBreak/>
              <w:t>to provide training in Welsh in the following areas, if you provide such training in English —</w:t>
            </w:r>
          </w:p>
          <w:p w14:paraId="428CD295" w14:textId="77777777" w:rsidR="00810894" w:rsidRPr="006109D7" w:rsidRDefault="00810894" w:rsidP="00263D6F">
            <w:pPr>
              <w:pStyle w:val="N4"/>
              <w:rPr>
                <w:rFonts w:eastAsia="Lucida Sans Unicode"/>
              </w:rPr>
            </w:pPr>
            <w:r w:rsidRPr="006109D7">
              <w:rPr>
                <w:rFonts w:eastAsia="Lucida Sans Unicode"/>
              </w:rPr>
              <w:t>recruitment and interviewing</w:t>
            </w:r>
            <w:r>
              <w:rPr>
                <w:rFonts w:eastAsia="Lucida Sans Unicode"/>
              </w:rPr>
              <w:t>,</w:t>
            </w:r>
          </w:p>
          <w:p w14:paraId="2F7771FA" w14:textId="77777777" w:rsidR="00810894" w:rsidRPr="00654898" w:rsidRDefault="00810894" w:rsidP="00263D6F">
            <w:pPr>
              <w:pStyle w:val="N4"/>
              <w:rPr>
                <w:rFonts w:eastAsia="Lucida Sans Unicode"/>
              </w:rPr>
            </w:pPr>
            <w:r w:rsidRPr="00654898">
              <w:rPr>
                <w:rFonts w:eastAsia="Lucida Sans Unicode"/>
              </w:rPr>
              <w:t>performance management</w:t>
            </w:r>
            <w:r>
              <w:rPr>
                <w:rFonts w:eastAsia="Lucida Sans Unicode"/>
              </w:rPr>
              <w:t>,</w:t>
            </w:r>
          </w:p>
          <w:p w14:paraId="145C411D" w14:textId="77777777" w:rsidR="00810894" w:rsidRPr="00654898" w:rsidRDefault="00810894" w:rsidP="00263D6F">
            <w:pPr>
              <w:pStyle w:val="N4"/>
              <w:rPr>
                <w:rFonts w:eastAsia="Lucida Sans Unicode"/>
              </w:rPr>
            </w:pPr>
            <w:r w:rsidRPr="00654898">
              <w:rPr>
                <w:rFonts w:eastAsia="Lucida Sans Unicode"/>
              </w:rPr>
              <w:t>complaints and disciplinary procedures</w:t>
            </w:r>
            <w:r>
              <w:rPr>
                <w:rFonts w:eastAsia="Lucida Sans Unicode"/>
              </w:rPr>
              <w:t>,</w:t>
            </w:r>
          </w:p>
          <w:p w14:paraId="323ABF57" w14:textId="77777777" w:rsidR="00810894" w:rsidRPr="00654898" w:rsidRDefault="00810894" w:rsidP="00263D6F">
            <w:pPr>
              <w:pStyle w:val="N4"/>
              <w:rPr>
                <w:rFonts w:eastAsia="Lucida Sans Unicode"/>
              </w:rPr>
            </w:pPr>
            <w:r w:rsidRPr="00654898">
              <w:rPr>
                <w:rFonts w:eastAsia="Lucida Sans Unicode"/>
              </w:rPr>
              <w:t>induction</w:t>
            </w:r>
            <w:r w:rsidR="009A53B2">
              <w:rPr>
                <w:rFonts w:eastAsia="Lucida Sans Unicode"/>
              </w:rPr>
              <w:t>,</w:t>
            </w:r>
          </w:p>
          <w:p w14:paraId="12CB433A" w14:textId="77777777" w:rsidR="00810894" w:rsidRPr="00654898" w:rsidRDefault="00810894" w:rsidP="00263D6F">
            <w:pPr>
              <w:pStyle w:val="N4"/>
              <w:rPr>
                <w:rFonts w:eastAsia="Lucida Sans Unicode"/>
              </w:rPr>
            </w:pPr>
            <w:r w:rsidRPr="00654898">
              <w:rPr>
                <w:rFonts w:eastAsia="Lucida Sans Unicode"/>
              </w:rPr>
              <w:t>dealing with the public</w:t>
            </w:r>
            <w:r>
              <w:rPr>
                <w:rFonts w:eastAsia="Lucida Sans Unicode"/>
              </w:rPr>
              <w:t>, and</w:t>
            </w:r>
          </w:p>
          <w:p w14:paraId="1ADEBAA6" w14:textId="77777777" w:rsidR="00810894" w:rsidRDefault="00810894" w:rsidP="00263D6F">
            <w:pPr>
              <w:pStyle w:val="N4"/>
              <w:rPr>
                <w:rFonts w:eastAsia="Lucida Sans Unicode"/>
              </w:rPr>
            </w:pPr>
            <w:r w:rsidRPr="00654898">
              <w:rPr>
                <w:rFonts w:eastAsia="Lucida Sans Unicode"/>
              </w:rPr>
              <w:t>health</w:t>
            </w:r>
            <w:r>
              <w:rPr>
                <w:rFonts w:eastAsia="Lucida Sans Unicode"/>
              </w:rPr>
              <w:t xml:space="preserve"> </w:t>
            </w:r>
            <w:r w:rsidRPr="00654898">
              <w:rPr>
                <w:rFonts w:eastAsia="Lucida Sans Unicode"/>
              </w:rPr>
              <w:t>and safety</w:t>
            </w:r>
            <w:r w:rsidR="00B61A0F">
              <w:rPr>
                <w:rFonts w:eastAsia="Lucida Sans Unicode"/>
              </w:rPr>
              <w:t>,</w:t>
            </w:r>
            <w:r>
              <w:rPr>
                <w:rFonts w:eastAsia="Lucida Sans Unicode"/>
              </w:rPr>
              <w:t xml:space="preserve"> and</w:t>
            </w:r>
          </w:p>
          <w:p w14:paraId="6DAB3D15" w14:textId="77777777" w:rsidR="00810894" w:rsidRPr="00C91D62" w:rsidRDefault="00810894" w:rsidP="00263D6F">
            <w:pPr>
              <w:pStyle w:val="N3"/>
              <w:rPr>
                <w:rFonts w:eastAsia="Lucida Sans Unicode"/>
              </w:rPr>
            </w:pPr>
            <w:r>
              <w:rPr>
                <w:rFonts w:eastAsia="Lucida Sans Unicode"/>
              </w:rPr>
              <w:t xml:space="preserve">if at least one member of staff has informed you that they wish for the training to be provided in Welsh, </w:t>
            </w:r>
            <w:r w:rsidRPr="00C91D62">
              <w:rPr>
                <w:rFonts w:eastAsia="Lucida Sans Unicode"/>
              </w:rPr>
              <w:t>you must provide the training in Welsh</w:t>
            </w:r>
            <w:r>
              <w:rPr>
                <w:rFonts w:eastAsia="Lucida Sans Unicode"/>
              </w:rPr>
              <w:t>.</w:t>
            </w:r>
          </w:p>
          <w:p w14:paraId="5D53331B" w14:textId="77777777" w:rsidR="00810894" w:rsidRDefault="00810894" w:rsidP="00263D6F">
            <w:pPr>
              <w:pStyle w:val="TableText"/>
            </w:pPr>
          </w:p>
        </w:tc>
      </w:tr>
      <w:tr w:rsidR="00810894" w14:paraId="3C9075DB" w14:textId="77777777" w:rsidTr="00263D6F">
        <w:tc>
          <w:tcPr>
            <w:tcW w:w="1526" w:type="dxa"/>
          </w:tcPr>
          <w:p w14:paraId="35998770" w14:textId="77777777" w:rsidR="00810894" w:rsidRPr="003E3A56" w:rsidRDefault="00810894" w:rsidP="00263D6F">
            <w:pPr>
              <w:pStyle w:val="TableText"/>
              <w:rPr>
                <w:b/>
              </w:rPr>
            </w:pPr>
            <w:r w:rsidRPr="003E3A56">
              <w:rPr>
                <w:b/>
              </w:rPr>
              <w:lastRenderedPageBreak/>
              <w:t xml:space="preserve">Standard </w:t>
            </w:r>
            <w:r>
              <w:rPr>
                <w:b/>
              </w:rPr>
              <w:t>9</w:t>
            </w:r>
            <w:r w:rsidR="00BA7527">
              <w:rPr>
                <w:b/>
              </w:rPr>
              <w:t>8</w:t>
            </w:r>
            <w:r w:rsidRPr="003E3A56">
              <w:rPr>
                <w:b/>
              </w:rPr>
              <w:t>:</w:t>
            </w:r>
          </w:p>
        </w:tc>
        <w:tc>
          <w:tcPr>
            <w:tcW w:w="3340" w:type="dxa"/>
          </w:tcPr>
          <w:p w14:paraId="5DEDACA0" w14:textId="77777777" w:rsidR="00810894" w:rsidRDefault="00810894" w:rsidP="00263D6F">
            <w:pPr>
              <w:pStyle w:val="TableText"/>
              <w:jc w:val="both"/>
            </w:pPr>
            <w:r>
              <w:t>You must offer—</w:t>
            </w:r>
          </w:p>
          <w:p w14:paraId="02046745" w14:textId="77777777" w:rsidR="00810894" w:rsidRDefault="00810894" w:rsidP="00810894">
            <w:pPr>
              <w:pStyle w:val="N3"/>
              <w:numPr>
                <w:ilvl w:val="2"/>
                <w:numId w:val="67"/>
              </w:numPr>
            </w:pPr>
            <w:r>
              <w:t>to provide training in Welsh to your members of staff on using Welsh effectively in—</w:t>
            </w:r>
          </w:p>
          <w:p w14:paraId="7DFA802E" w14:textId="77777777" w:rsidR="00810894" w:rsidRPr="006109D7" w:rsidRDefault="00810894" w:rsidP="00263D6F">
            <w:pPr>
              <w:pStyle w:val="N4"/>
              <w:rPr>
                <w:rFonts w:eastAsia="Lucida Sans Unicode"/>
              </w:rPr>
            </w:pPr>
            <w:r>
              <w:rPr>
                <w:rFonts w:eastAsia="Lucida Sans Unicode"/>
              </w:rPr>
              <w:t>meetings,</w:t>
            </w:r>
          </w:p>
          <w:p w14:paraId="0E1454CF" w14:textId="77777777" w:rsidR="00810894" w:rsidRPr="00654898" w:rsidRDefault="00810894" w:rsidP="00263D6F">
            <w:pPr>
              <w:pStyle w:val="N4"/>
              <w:rPr>
                <w:rFonts w:eastAsia="Lucida Sans Unicode"/>
              </w:rPr>
            </w:pPr>
            <w:r>
              <w:rPr>
                <w:rFonts w:eastAsia="Lucida Sans Unicode"/>
              </w:rPr>
              <w:t>interviews, and</w:t>
            </w:r>
          </w:p>
          <w:p w14:paraId="3D064990" w14:textId="77777777" w:rsidR="00810894" w:rsidRPr="00654898" w:rsidRDefault="00810894" w:rsidP="00263D6F">
            <w:pPr>
              <w:pStyle w:val="N4"/>
              <w:rPr>
                <w:rFonts w:eastAsia="Lucida Sans Unicode"/>
              </w:rPr>
            </w:pPr>
            <w:r>
              <w:rPr>
                <w:rFonts w:eastAsia="Lucida Sans Unicode"/>
              </w:rPr>
              <w:t>complaints and disciplinary procedures, and</w:t>
            </w:r>
          </w:p>
          <w:p w14:paraId="3540F447" w14:textId="77777777" w:rsidR="00810894" w:rsidRPr="00C91D62" w:rsidRDefault="00810894" w:rsidP="00263D6F">
            <w:pPr>
              <w:pStyle w:val="N3"/>
              <w:rPr>
                <w:rFonts w:eastAsia="Lucida Sans Unicode"/>
              </w:rPr>
            </w:pPr>
            <w:r>
              <w:rPr>
                <w:rFonts w:eastAsia="Lucida Sans Unicode"/>
              </w:rPr>
              <w:t xml:space="preserve">if at least one member of staff has informed you that they wish for the training to be provided in Welsh, </w:t>
            </w:r>
            <w:r w:rsidRPr="00C91D62">
              <w:rPr>
                <w:rFonts w:eastAsia="Lucida Sans Unicode"/>
              </w:rPr>
              <w:t>you must provide the training in Welsh</w:t>
            </w:r>
            <w:r>
              <w:rPr>
                <w:rFonts w:eastAsia="Lucida Sans Unicode"/>
              </w:rPr>
              <w:t>.</w:t>
            </w:r>
            <w:r w:rsidRPr="00C91D62">
              <w:rPr>
                <w:rFonts w:eastAsia="Lucida Sans Unicode"/>
              </w:rPr>
              <w:t xml:space="preserve"> </w:t>
            </w:r>
          </w:p>
          <w:p w14:paraId="17E80EE7" w14:textId="77777777" w:rsidR="00810894" w:rsidRPr="000E1216" w:rsidRDefault="00810894" w:rsidP="00263D6F">
            <w:pPr>
              <w:pStyle w:val="TableText"/>
              <w:rPr>
                <w:rFonts w:eastAsia="Lucida Sans Unicode"/>
              </w:rPr>
            </w:pPr>
          </w:p>
        </w:tc>
      </w:tr>
      <w:tr w:rsidR="00810894" w14:paraId="680D0EEB" w14:textId="77777777" w:rsidTr="00263D6F">
        <w:tc>
          <w:tcPr>
            <w:tcW w:w="1526" w:type="dxa"/>
          </w:tcPr>
          <w:p w14:paraId="0D062668" w14:textId="77777777" w:rsidR="00810894" w:rsidRPr="00B3432A" w:rsidRDefault="00810894" w:rsidP="00263D6F">
            <w:pPr>
              <w:pStyle w:val="TableText"/>
              <w:rPr>
                <w:b/>
              </w:rPr>
            </w:pPr>
            <w:r w:rsidRPr="00B3432A">
              <w:rPr>
                <w:b/>
              </w:rPr>
              <w:t xml:space="preserve">Standard </w:t>
            </w:r>
            <w:r>
              <w:rPr>
                <w:b/>
              </w:rPr>
              <w:t>9</w:t>
            </w:r>
            <w:r w:rsidR="00BA7527">
              <w:rPr>
                <w:b/>
              </w:rPr>
              <w:t>9</w:t>
            </w:r>
            <w:r w:rsidRPr="00B3432A">
              <w:rPr>
                <w:b/>
              </w:rPr>
              <w:t>:</w:t>
            </w:r>
          </w:p>
        </w:tc>
        <w:tc>
          <w:tcPr>
            <w:tcW w:w="3340" w:type="dxa"/>
          </w:tcPr>
          <w:p w14:paraId="3FFC2113" w14:textId="77777777" w:rsidR="00810894" w:rsidRDefault="00810894" w:rsidP="00263D6F">
            <w:pPr>
              <w:pStyle w:val="TableText"/>
              <w:jc w:val="both"/>
              <w:rPr>
                <w:rFonts w:eastAsia="Lucida Sans Unicode"/>
              </w:rPr>
            </w:pPr>
            <w:r>
              <w:rPr>
                <w:rFonts w:eastAsia="Lucida Sans Unicode"/>
              </w:rPr>
              <w:t>You must provide opportunities during working hours—</w:t>
            </w:r>
          </w:p>
          <w:p w14:paraId="468D9FB5" w14:textId="77777777" w:rsidR="00810894" w:rsidRPr="00B3432A" w:rsidRDefault="00810894" w:rsidP="00810894">
            <w:pPr>
              <w:pStyle w:val="N3"/>
              <w:numPr>
                <w:ilvl w:val="2"/>
                <w:numId w:val="45"/>
              </w:numPr>
              <w:rPr>
                <w:rFonts w:eastAsia="Lucida Sans Unicode"/>
              </w:rPr>
            </w:pPr>
            <w:r w:rsidRPr="00B3432A">
              <w:rPr>
                <w:rFonts w:eastAsia="Lucida Sans Unicode"/>
              </w:rPr>
              <w:t>for your employees to receive basic Welsh language lessons, and</w:t>
            </w:r>
          </w:p>
          <w:p w14:paraId="4234B95F" w14:textId="77777777" w:rsidR="00810894" w:rsidRDefault="00810894" w:rsidP="00263D6F">
            <w:pPr>
              <w:pStyle w:val="N3"/>
              <w:rPr>
                <w:rFonts w:eastAsia="Lucida Sans Unicode"/>
              </w:rPr>
            </w:pPr>
            <w:r w:rsidRPr="00654898">
              <w:rPr>
                <w:rFonts w:eastAsia="Lucida Sans Unicode"/>
              </w:rPr>
              <w:t>for</w:t>
            </w:r>
            <w:r>
              <w:rPr>
                <w:rFonts w:eastAsia="Lucida Sans Unicode"/>
              </w:rPr>
              <w:t xml:space="preserve"> </w:t>
            </w:r>
            <w:r w:rsidRPr="00654898">
              <w:rPr>
                <w:rFonts w:eastAsia="Lucida Sans Unicode"/>
              </w:rPr>
              <w:t>employees who manage others to receive training on using the Welsh language in their role as managers.</w:t>
            </w:r>
          </w:p>
          <w:p w14:paraId="7BB84A73" w14:textId="77777777" w:rsidR="00810894" w:rsidRPr="00E23C84" w:rsidRDefault="00810894" w:rsidP="00263D6F">
            <w:pPr>
              <w:pStyle w:val="N3"/>
              <w:numPr>
                <w:ilvl w:val="0"/>
                <w:numId w:val="0"/>
              </w:numPr>
              <w:ind w:left="737"/>
              <w:rPr>
                <w:rFonts w:eastAsia="Lucida Sans Unicode"/>
              </w:rPr>
            </w:pPr>
          </w:p>
        </w:tc>
      </w:tr>
      <w:tr w:rsidR="00810894" w14:paraId="71494CDA" w14:textId="77777777" w:rsidTr="00263D6F">
        <w:tc>
          <w:tcPr>
            <w:tcW w:w="1526" w:type="dxa"/>
          </w:tcPr>
          <w:p w14:paraId="58023200" w14:textId="77777777" w:rsidR="00810894" w:rsidRPr="00B3432A" w:rsidRDefault="00810894" w:rsidP="00263D6F">
            <w:pPr>
              <w:pStyle w:val="TableText"/>
              <w:rPr>
                <w:b/>
              </w:rPr>
            </w:pPr>
            <w:r w:rsidRPr="00B3432A">
              <w:rPr>
                <w:b/>
              </w:rPr>
              <w:t xml:space="preserve">Standard </w:t>
            </w:r>
            <w:r w:rsidR="00BA7527">
              <w:rPr>
                <w:b/>
              </w:rPr>
              <w:t>100</w:t>
            </w:r>
            <w:r w:rsidRPr="00B3432A">
              <w:rPr>
                <w:b/>
              </w:rPr>
              <w:t>:</w:t>
            </w:r>
          </w:p>
        </w:tc>
        <w:tc>
          <w:tcPr>
            <w:tcW w:w="3340" w:type="dxa"/>
          </w:tcPr>
          <w:p w14:paraId="674501AA" w14:textId="77777777" w:rsidR="00810894" w:rsidRDefault="00810894" w:rsidP="00263D6F">
            <w:pPr>
              <w:pStyle w:val="TableText"/>
              <w:jc w:val="both"/>
            </w:pPr>
            <w:r>
              <w:t xml:space="preserve">You must provide opportunities for employees to receive training, free of charge, to improve their Welsh </w:t>
            </w:r>
            <w:r>
              <w:lastRenderedPageBreak/>
              <w:t>language skills.</w:t>
            </w:r>
          </w:p>
          <w:p w14:paraId="5D5DC487" w14:textId="77777777" w:rsidR="00810894" w:rsidRDefault="00810894" w:rsidP="00263D6F">
            <w:pPr>
              <w:pStyle w:val="TableText"/>
            </w:pPr>
          </w:p>
        </w:tc>
      </w:tr>
      <w:tr w:rsidR="00810894" w14:paraId="7686F25B" w14:textId="77777777" w:rsidTr="00263D6F">
        <w:tc>
          <w:tcPr>
            <w:tcW w:w="1526" w:type="dxa"/>
          </w:tcPr>
          <w:p w14:paraId="241630EC" w14:textId="77777777" w:rsidR="00810894" w:rsidRPr="00B3432A" w:rsidRDefault="00810894" w:rsidP="00263D6F">
            <w:pPr>
              <w:pStyle w:val="TableText"/>
              <w:rPr>
                <w:b/>
              </w:rPr>
            </w:pPr>
            <w:r w:rsidRPr="00B3432A">
              <w:rPr>
                <w:b/>
              </w:rPr>
              <w:lastRenderedPageBreak/>
              <w:t xml:space="preserve">Standard </w:t>
            </w:r>
            <w:r>
              <w:rPr>
                <w:b/>
              </w:rPr>
              <w:t>10</w:t>
            </w:r>
            <w:r w:rsidR="00BA7527">
              <w:rPr>
                <w:b/>
              </w:rPr>
              <w:t>1</w:t>
            </w:r>
            <w:r w:rsidRPr="00B3432A">
              <w:rPr>
                <w:b/>
              </w:rPr>
              <w:t>:</w:t>
            </w:r>
          </w:p>
        </w:tc>
        <w:tc>
          <w:tcPr>
            <w:tcW w:w="3340" w:type="dxa"/>
          </w:tcPr>
          <w:p w14:paraId="025F8C9A" w14:textId="77777777" w:rsidR="00810894" w:rsidRDefault="00810894" w:rsidP="00263D6F">
            <w:pPr>
              <w:pStyle w:val="TableText"/>
              <w:jc w:val="both"/>
            </w:pPr>
            <w:r>
              <w:t>You must provide training courses so that your employees can develop—</w:t>
            </w:r>
          </w:p>
          <w:p w14:paraId="26A1B2A2" w14:textId="77777777" w:rsidR="00810894" w:rsidRPr="00BE349C" w:rsidRDefault="00810894" w:rsidP="00810894">
            <w:pPr>
              <w:pStyle w:val="N3"/>
              <w:numPr>
                <w:ilvl w:val="2"/>
                <w:numId w:val="46"/>
              </w:numPr>
              <w:rPr>
                <w:rFonts w:eastAsia="Lucida Sans Unicode"/>
              </w:rPr>
            </w:pPr>
            <w:r w:rsidRPr="00BE349C">
              <w:rPr>
                <w:rFonts w:eastAsia="Lucida Sans Unicode"/>
              </w:rPr>
              <w:t>awareness of the Welsh language (including awareness of its history and its role in Welsh culture);</w:t>
            </w:r>
          </w:p>
          <w:p w14:paraId="244EBDA8" w14:textId="77777777" w:rsidR="00810894" w:rsidRPr="00654898" w:rsidRDefault="00810894" w:rsidP="00263D6F">
            <w:pPr>
              <w:pStyle w:val="N3"/>
              <w:rPr>
                <w:rFonts w:eastAsia="Lucida Sans Unicode"/>
              </w:rPr>
            </w:pPr>
            <w:r w:rsidRPr="00654898">
              <w:rPr>
                <w:rFonts w:eastAsia="Lucida Sans Unicode"/>
              </w:rPr>
              <w:t xml:space="preserve">an understanding of the </w:t>
            </w:r>
            <w:r>
              <w:rPr>
                <w:rFonts w:eastAsia="Lucida Sans Unicode"/>
              </w:rPr>
              <w:t>duty</w:t>
            </w:r>
            <w:r w:rsidRPr="00654898">
              <w:rPr>
                <w:rFonts w:eastAsia="Lucida Sans Unicode"/>
              </w:rPr>
              <w:t xml:space="preserve"> to operate in</w:t>
            </w:r>
            <w:r>
              <w:rPr>
                <w:rFonts w:eastAsia="Lucida Sans Unicode"/>
              </w:rPr>
              <w:t xml:space="preserve"> accordance</w:t>
            </w:r>
            <w:r w:rsidRPr="00654898">
              <w:rPr>
                <w:rFonts w:eastAsia="Lucida Sans Unicode"/>
              </w:rPr>
              <w:t xml:space="preserve"> with the Welsh language standards;</w:t>
            </w:r>
          </w:p>
          <w:p w14:paraId="7BCEA77A" w14:textId="77777777" w:rsidR="00810894" w:rsidRPr="005B0E8A" w:rsidRDefault="00810894" w:rsidP="00263D6F">
            <w:pPr>
              <w:pStyle w:val="N3"/>
            </w:pPr>
            <w:r w:rsidRPr="00654898">
              <w:rPr>
                <w:rFonts w:eastAsia="Lucida Sans Unicode"/>
              </w:rPr>
              <w:t>an</w:t>
            </w:r>
            <w:r>
              <w:rPr>
                <w:rFonts w:eastAsia="Lucida Sans Unicode"/>
              </w:rPr>
              <w:t xml:space="preserve"> </w:t>
            </w:r>
            <w:r w:rsidRPr="00654898">
              <w:rPr>
                <w:rFonts w:eastAsia="Lucida Sans Unicode"/>
              </w:rPr>
              <w:t>understanding of how the Welsh language can be used in the workplace.</w:t>
            </w:r>
          </w:p>
          <w:p w14:paraId="41FBDE2B" w14:textId="77777777" w:rsidR="00810894" w:rsidRDefault="00810894" w:rsidP="00263D6F">
            <w:pPr>
              <w:pStyle w:val="TableText"/>
            </w:pPr>
          </w:p>
        </w:tc>
      </w:tr>
      <w:tr w:rsidR="00810894" w14:paraId="557CD63E" w14:textId="77777777" w:rsidTr="00263D6F">
        <w:tc>
          <w:tcPr>
            <w:tcW w:w="1526" w:type="dxa"/>
          </w:tcPr>
          <w:p w14:paraId="320C8BFD" w14:textId="77777777" w:rsidR="00810894" w:rsidRPr="009375A3" w:rsidRDefault="00810894" w:rsidP="00263D6F">
            <w:pPr>
              <w:pStyle w:val="TableText"/>
              <w:rPr>
                <w:b/>
              </w:rPr>
            </w:pPr>
            <w:r w:rsidRPr="009375A3">
              <w:rPr>
                <w:b/>
              </w:rPr>
              <w:t xml:space="preserve">Standard </w:t>
            </w:r>
            <w:r>
              <w:rPr>
                <w:b/>
              </w:rPr>
              <w:t>10</w:t>
            </w:r>
            <w:r w:rsidR="00BA7527">
              <w:rPr>
                <w:b/>
              </w:rPr>
              <w:t>2</w:t>
            </w:r>
            <w:r w:rsidRPr="009375A3">
              <w:rPr>
                <w:b/>
              </w:rPr>
              <w:t>:</w:t>
            </w:r>
          </w:p>
        </w:tc>
        <w:tc>
          <w:tcPr>
            <w:tcW w:w="3340" w:type="dxa"/>
          </w:tcPr>
          <w:p w14:paraId="2663375D" w14:textId="77777777" w:rsidR="00810894" w:rsidRDefault="00810894" w:rsidP="00263D6F">
            <w:pPr>
              <w:pStyle w:val="TableText"/>
              <w:jc w:val="both"/>
            </w:pPr>
            <w:r>
              <w:t>When you provide information to new employees (for example</w:t>
            </w:r>
            <w:r w:rsidR="00474A3E">
              <w:t>,</w:t>
            </w:r>
            <w:r>
              <w:t xml:space="preserve"> by means of an induction process), you must provide information for the purpose of raising their awareness of the Welsh language.</w:t>
            </w:r>
          </w:p>
          <w:p w14:paraId="474FA514" w14:textId="77777777" w:rsidR="00810894" w:rsidRDefault="00810894" w:rsidP="00263D6F">
            <w:pPr>
              <w:pStyle w:val="TableText"/>
            </w:pPr>
          </w:p>
        </w:tc>
      </w:tr>
      <w:tr w:rsidR="00810894" w14:paraId="50642DC6" w14:textId="77777777" w:rsidTr="00263D6F">
        <w:tc>
          <w:tcPr>
            <w:tcW w:w="1526" w:type="dxa"/>
          </w:tcPr>
          <w:p w14:paraId="3133EA88" w14:textId="77777777" w:rsidR="00810894" w:rsidRPr="009375A3" w:rsidRDefault="00810894" w:rsidP="00263D6F">
            <w:pPr>
              <w:pStyle w:val="TableText"/>
              <w:rPr>
                <w:b/>
              </w:rPr>
            </w:pPr>
            <w:r w:rsidRPr="009375A3">
              <w:rPr>
                <w:b/>
              </w:rPr>
              <w:t>Standard 1</w:t>
            </w:r>
            <w:r>
              <w:rPr>
                <w:b/>
              </w:rPr>
              <w:t>0</w:t>
            </w:r>
            <w:r w:rsidR="00BA7527">
              <w:rPr>
                <w:b/>
              </w:rPr>
              <w:t>3</w:t>
            </w:r>
            <w:r w:rsidRPr="009375A3">
              <w:rPr>
                <w:b/>
              </w:rPr>
              <w:t>:</w:t>
            </w:r>
          </w:p>
        </w:tc>
        <w:tc>
          <w:tcPr>
            <w:tcW w:w="3340" w:type="dxa"/>
          </w:tcPr>
          <w:p w14:paraId="2FB92D5D" w14:textId="77777777" w:rsidR="00810894" w:rsidRDefault="00810894" w:rsidP="00263D6F">
            <w:pPr>
              <w:pStyle w:val="TableText"/>
              <w:jc w:val="both"/>
            </w:pPr>
            <w:r>
              <w:t xml:space="preserve">You must provide— </w:t>
            </w:r>
          </w:p>
          <w:p w14:paraId="6E0E06F9" w14:textId="77777777" w:rsidR="00810894" w:rsidRDefault="00810894" w:rsidP="00810894">
            <w:pPr>
              <w:pStyle w:val="N3"/>
              <w:numPr>
                <w:ilvl w:val="2"/>
                <w:numId w:val="71"/>
              </w:numPr>
            </w:pPr>
            <w:r>
              <w:t>wording or a logo for your staff to include in e-mail signatures which will enable them to indicate whether they speak Welsh fluently or whether they are learning the language, and</w:t>
            </w:r>
          </w:p>
          <w:p w14:paraId="2B2E7585" w14:textId="77777777" w:rsidR="00810894" w:rsidRDefault="00810894" w:rsidP="00810894">
            <w:pPr>
              <w:pStyle w:val="N3"/>
              <w:numPr>
                <w:ilvl w:val="2"/>
                <w:numId w:val="71"/>
              </w:numPr>
            </w:pPr>
            <w:r w:rsidRPr="00005689">
              <w:t>wording for your employees which will enable them to include a Welsh language version of their contact details in e-mail messages, and a Welsh language version of any message which informs others that they are unavailable to respond to e-mail messages.</w:t>
            </w:r>
          </w:p>
          <w:p w14:paraId="305F3AEC" w14:textId="77777777" w:rsidR="00810894" w:rsidRDefault="00810894" w:rsidP="00263D6F">
            <w:pPr>
              <w:pStyle w:val="TableText"/>
            </w:pPr>
          </w:p>
        </w:tc>
      </w:tr>
      <w:tr w:rsidR="00810894" w14:paraId="6DF8AF30" w14:textId="77777777" w:rsidTr="00263D6F">
        <w:tc>
          <w:tcPr>
            <w:tcW w:w="1526" w:type="dxa"/>
          </w:tcPr>
          <w:p w14:paraId="2E3CEE0E" w14:textId="77777777" w:rsidR="00810894" w:rsidRPr="009375A3" w:rsidRDefault="00810894" w:rsidP="00263D6F">
            <w:pPr>
              <w:pStyle w:val="TableText"/>
              <w:rPr>
                <w:b/>
              </w:rPr>
            </w:pPr>
            <w:r>
              <w:rPr>
                <w:b/>
              </w:rPr>
              <w:t>Standard 10</w:t>
            </w:r>
            <w:r w:rsidR="00BA7527">
              <w:rPr>
                <w:b/>
              </w:rPr>
              <w:t>4</w:t>
            </w:r>
            <w:r>
              <w:rPr>
                <w:b/>
              </w:rPr>
              <w:t>:</w:t>
            </w:r>
          </w:p>
        </w:tc>
        <w:tc>
          <w:tcPr>
            <w:tcW w:w="3340" w:type="dxa"/>
          </w:tcPr>
          <w:p w14:paraId="728562DA" w14:textId="77777777" w:rsidR="00810894" w:rsidRDefault="00810894" w:rsidP="00263D6F">
            <w:pPr>
              <w:pStyle w:val="TableText"/>
              <w:jc w:val="both"/>
            </w:pPr>
            <w:r>
              <w:t xml:space="preserve">You must— </w:t>
            </w:r>
          </w:p>
          <w:p w14:paraId="022E4840" w14:textId="77777777" w:rsidR="00810894" w:rsidRDefault="00810894" w:rsidP="00810894">
            <w:pPr>
              <w:pStyle w:val="N3"/>
              <w:numPr>
                <w:ilvl w:val="2"/>
                <w:numId w:val="69"/>
              </w:numPr>
            </w:pPr>
            <w:r>
              <w:t>make available to members of staff who are able to speak Welsh a badge for them to wear to convey that, and</w:t>
            </w:r>
          </w:p>
          <w:p w14:paraId="449666E3" w14:textId="77777777" w:rsidR="00810894" w:rsidRDefault="00810894" w:rsidP="00810894">
            <w:pPr>
              <w:pStyle w:val="N3"/>
              <w:numPr>
                <w:ilvl w:val="2"/>
                <w:numId w:val="69"/>
              </w:numPr>
            </w:pPr>
            <w:r>
              <w:t>promote the wearing of a badge to members of staff.</w:t>
            </w:r>
          </w:p>
          <w:p w14:paraId="58F5EFAD" w14:textId="77777777" w:rsidR="00810894" w:rsidRDefault="00810894" w:rsidP="00263D6F">
            <w:pPr>
              <w:pStyle w:val="TableText"/>
              <w:jc w:val="both"/>
            </w:pPr>
          </w:p>
        </w:tc>
      </w:tr>
      <w:tr w:rsidR="00810894" w:rsidRPr="00E72BF8" w14:paraId="58BA541F" w14:textId="77777777" w:rsidTr="00263D6F">
        <w:tc>
          <w:tcPr>
            <w:tcW w:w="1526" w:type="dxa"/>
          </w:tcPr>
          <w:p w14:paraId="7865C17D" w14:textId="77777777" w:rsidR="00810894" w:rsidRPr="009375A3" w:rsidRDefault="00810894" w:rsidP="00263D6F">
            <w:pPr>
              <w:pStyle w:val="TableText"/>
              <w:rPr>
                <w:b/>
              </w:rPr>
            </w:pPr>
            <w:r w:rsidRPr="009375A3">
              <w:rPr>
                <w:b/>
              </w:rPr>
              <w:t>6</w:t>
            </w:r>
          </w:p>
        </w:tc>
        <w:tc>
          <w:tcPr>
            <w:tcW w:w="3340" w:type="dxa"/>
          </w:tcPr>
          <w:p w14:paraId="72BCDEC1" w14:textId="77777777" w:rsidR="00810894" w:rsidRPr="009375A3" w:rsidRDefault="00810894" w:rsidP="00263D6F">
            <w:pPr>
              <w:pStyle w:val="TableText"/>
              <w:jc w:val="both"/>
              <w:rPr>
                <w:b/>
              </w:rPr>
            </w:pPr>
            <w:r w:rsidRPr="009375A3">
              <w:rPr>
                <w:b/>
              </w:rPr>
              <w:t>Standards relating to a body recruiting and appointing</w:t>
            </w:r>
          </w:p>
          <w:p w14:paraId="52BA862D" w14:textId="77777777" w:rsidR="00810894" w:rsidRPr="009375A3" w:rsidRDefault="00810894" w:rsidP="00263D6F">
            <w:pPr>
              <w:pStyle w:val="TableText"/>
              <w:rPr>
                <w:b/>
              </w:rPr>
            </w:pPr>
          </w:p>
        </w:tc>
      </w:tr>
      <w:tr w:rsidR="00810894" w:rsidRPr="00E72BF8" w14:paraId="1F9F7949" w14:textId="77777777" w:rsidTr="00263D6F">
        <w:tc>
          <w:tcPr>
            <w:tcW w:w="1526" w:type="dxa"/>
          </w:tcPr>
          <w:p w14:paraId="7F3A190D" w14:textId="77777777" w:rsidR="00810894" w:rsidRPr="009375A3" w:rsidRDefault="00810894" w:rsidP="00263D6F">
            <w:pPr>
              <w:pStyle w:val="TableText"/>
              <w:rPr>
                <w:b/>
              </w:rPr>
            </w:pPr>
            <w:r w:rsidRPr="009375A3">
              <w:rPr>
                <w:b/>
              </w:rPr>
              <w:lastRenderedPageBreak/>
              <w:t xml:space="preserve">Standard </w:t>
            </w:r>
            <w:r>
              <w:rPr>
                <w:b/>
              </w:rPr>
              <w:t>10</w:t>
            </w:r>
            <w:r w:rsidR="00BA7527">
              <w:rPr>
                <w:b/>
              </w:rPr>
              <w:t>5</w:t>
            </w:r>
            <w:r w:rsidRPr="009375A3">
              <w:rPr>
                <w:b/>
              </w:rPr>
              <w:t>:</w:t>
            </w:r>
          </w:p>
        </w:tc>
        <w:tc>
          <w:tcPr>
            <w:tcW w:w="3340" w:type="dxa"/>
          </w:tcPr>
          <w:p w14:paraId="72E00839" w14:textId="77777777" w:rsidR="00810894" w:rsidRDefault="00810894" w:rsidP="00263D6F">
            <w:pPr>
              <w:pStyle w:val="TableText"/>
              <w:jc w:val="both"/>
            </w:pPr>
            <w:r>
              <w:t>When you assess the requirements for a new or vacant post, you must assess the need for Welsh language skills, and categorise it as a post to which one or more of the following apply—</w:t>
            </w:r>
          </w:p>
          <w:p w14:paraId="17A86054" w14:textId="77777777" w:rsidR="00810894" w:rsidRDefault="00810894" w:rsidP="00810894">
            <w:pPr>
              <w:pStyle w:val="N3"/>
              <w:numPr>
                <w:ilvl w:val="2"/>
                <w:numId w:val="47"/>
              </w:numPr>
            </w:pPr>
            <w:r>
              <w:t>Welsh language skills are essential,</w:t>
            </w:r>
          </w:p>
          <w:p w14:paraId="31844677" w14:textId="77777777" w:rsidR="00810894" w:rsidRDefault="00810894" w:rsidP="00263D6F">
            <w:pPr>
              <w:pStyle w:val="N3"/>
            </w:pPr>
            <w:r>
              <w:t>Welsh language skills need to be learnt when appointed to the post,</w:t>
            </w:r>
          </w:p>
          <w:p w14:paraId="3A9015CD" w14:textId="77777777" w:rsidR="00810894" w:rsidRDefault="00810894" w:rsidP="00263D6F">
            <w:pPr>
              <w:pStyle w:val="N3"/>
            </w:pPr>
            <w:r>
              <w:t>Welsh language skills are desirable, or</w:t>
            </w:r>
          </w:p>
          <w:p w14:paraId="44A139C1" w14:textId="77777777" w:rsidR="00810894" w:rsidRDefault="00810894" w:rsidP="00263D6F">
            <w:pPr>
              <w:pStyle w:val="N3"/>
              <w:numPr>
                <w:ilvl w:val="0"/>
                <w:numId w:val="0"/>
              </w:numPr>
              <w:ind w:left="742" w:hanging="402"/>
            </w:pPr>
            <w:r>
              <w:t>(</w:t>
            </w:r>
            <w:proofErr w:type="spellStart"/>
            <w:r>
              <w:t>ch</w:t>
            </w:r>
            <w:proofErr w:type="spellEnd"/>
            <w:r>
              <w:t>) Welsh language skills are     not necessary.</w:t>
            </w:r>
          </w:p>
          <w:p w14:paraId="78318A9C" w14:textId="77777777" w:rsidR="00810894" w:rsidRPr="00E23C84" w:rsidRDefault="00810894" w:rsidP="00263D6F">
            <w:pPr>
              <w:pStyle w:val="TableText"/>
            </w:pPr>
          </w:p>
        </w:tc>
      </w:tr>
      <w:tr w:rsidR="00810894" w14:paraId="1922FF42" w14:textId="77777777" w:rsidTr="00263D6F">
        <w:tc>
          <w:tcPr>
            <w:tcW w:w="1526" w:type="dxa"/>
          </w:tcPr>
          <w:p w14:paraId="43FCADAD" w14:textId="77777777" w:rsidR="00810894" w:rsidRPr="00BE6333" w:rsidRDefault="00810894" w:rsidP="00263D6F">
            <w:pPr>
              <w:pStyle w:val="TableText"/>
              <w:rPr>
                <w:b/>
              </w:rPr>
            </w:pPr>
            <w:r w:rsidRPr="00BE6333">
              <w:rPr>
                <w:b/>
              </w:rPr>
              <w:t>Standard 1</w:t>
            </w:r>
            <w:r>
              <w:rPr>
                <w:b/>
              </w:rPr>
              <w:t>0</w:t>
            </w:r>
            <w:r w:rsidR="00BA7527">
              <w:rPr>
                <w:b/>
              </w:rPr>
              <w:t>5</w:t>
            </w:r>
            <w:r w:rsidRPr="00BE6333">
              <w:rPr>
                <w:b/>
              </w:rPr>
              <w:t>A:</w:t>
            </w:r>
          </w:p>
        </w:tc>
        <w:tc>
          <w:tcPr>
            <w:tcW w:w="3340" w:type="dxa"/>
          </w:tcPr>
          <w:p w14:paraId="4F9F9C9D" w14:textId="77777777" w:rsidR="00810894" w:rsidRDefault="00810894" w:rsidP="00263D6F">
            <w:pPr>
              <w:pStyle w:val="TableText"/>
              <w:jc w:val="both"/>
            </w:pPr>
            <w:r>
              <w:t>If you have categorised a post as one where Welsh language skills are essential, desirable or need to be learnt you must—</w:t>
            </w:r>
          </w:p>
          <w:p w14:paraId="394819EA" w14:textId="77777777" w:rsidR="00810894" w:rsidRPr="00BE6333" w:rsidRDefault="00810894" w:rsidP="00810894">
            <w:pPr>
              <w:pStyle w:val="N3"/>
              <w:numPr>
                <w:ilvl w:val="2"/>
                <w:numId w:val="48"/>
              </w:numPr>
              <w:rPr>
                <w:rFonts w:eastAsia="Lucida Sans Unicode"/>
              </w:rPr>
            </w:pPr>
            <w:r w:rsidRPr="00BE6333">
              <w:rPr>
                <w:rFonts w:eastAsia="Lucida Sans Unicode"/>
              </w:rPr>
              <w:t>specify that when advertising the post, and</w:t>
            </w:r>
          </w:p>
          <w:p w14:paraId="1E16E88C" w14:textId="77777777" w:rsidR="00810894" w:rsidRPr="000F33D2" w:rsidRDefault="00810894" w:rsidP="00263D6F">
            <w:pPr>
              <w:pStyle w:val="N3"/>
            </w:pPr>
            <w:r w:rsidRPr="00B92BB7">
              <w:rPr>
                <w:rFonts w:eastAsia="Lucida Sans Unicode"/>
              </w:rPr>
              <w:t>advertise</w:t>
            </w:r>
            <w:r>
              <w:rPr>
                <w:rFonts w:eastAsia="Lucida Sans Unicode"/>
              </w:rPr>
              <w:t xml:space="preserve"> </w:t>
            </w:r>
            <w:r w:rsidRPr="00B92BB7">
              <w:rPr>
                <w:rFonts w:eastAsia="Lucida Sans Unicode"/>
              </w:rPr>
              <w:t>the post in Welsh.</w:t>
            </w:r>
          </w:p>
          <w:p w14:paraId="6FE401B9" w14:textId="77777777" w:rsidR="00810894" w:rsidRDefault="00810894" w:rsidP="00263D6F">
            <w:pPr>
              <w:pStyle w:val="TableText"/>
            </w:pPr>
          </w:p>
        </w:tc>
      </w:tr>
      <w:tr w:rsidR="00810894" w14:paraId="2418448D" w14:textId="77777777" w:rsidTr="00263D6F">
        <w:tc>
          <w:tcPr>
            <w:tcW w:w="1526" w:type="dxa"/>
          </w:tcPr>
          <w:p w14:paraId="6EA753ED" w14:textId="77777777" w:rsidR="00810894" w:rsidRPr="00BE6333" w:rsidRDefault="00810894" w:rsidP="00263D6F">
            <w:pPr>
              <w:pStyle w:val="TableText"/>
              <w:rPr>
                <w:b/>
              </w:rPr>
            </w:pPr>
            <w:r w:rsidRPr="00BE6333">
              <w:rPr>
                <w:b/>
              </w:rPr>
              <w:t>Standard 1</w:t>
            </w:r>
            <w:r>
              <w:rPr>
                <w:b/>
              </w:rPr>
              <w:t>0</w:t>
            </w:r>
            <w:r w:rsidR="00BA7527">
              <w:rPr>
                <w:b/>
              </w:rPr>
              <w:t>6</w:t>
            </w:r>
            <w:r w:rsidRPr="00BE6333">
              <w:rPr>
                <w:b/>
              </w:rPr>
              <w:t>:</w:t>
            </w:r>
          </w:p>
        </w:tc>
        <w:tc>
          <w:tcPr>
            <w:tcW w:w="3340" w:type="dxa"/>
          </w:tcPr>
          <w:p w14:paraId="244B99D8" w14:textId="77777777" w:rsidR="00810894" w:rsidRDefault="00810894" w:rsidP="00263D6F">
            <w:pPr>
              <w:pStyle w:val="TableText"/>
              <w:jc w:val="both"/>
            </w:pPr>
            <w:r>
              <w:t>When you advertise a post, you must state that applications may be submitted in Welsh, and that an application submitted in Welsh will not be treated less favourably than an application submitted in English.</w:t>
            </w:r>
          </w:p>
          <w:p w14:paraId="0359B8EE" w14:textId="77777777" w:rsidR="00810894" w:rsidRDefault="00810894" w:rsidP="00263D6F">
            <w:pPr>
              <w:pStyle w:val="TableText"/>
            </w:pPr>
          </w:p>
        </w:tc>
      </w:tr>
      <w:tr w:rsidR="00810894" w14:paraId="7C1A2E79" w14:textId="77777777" w:rsidTr="00263D6F">
        <w:tc>
          <w:tcPr>
            <w:tcW w:w="1526" w:type="dxa"/>
          </w:tcPr>
          <w:p w14:paraId="520A90A4" w14:textId="77777777" w:rsidR="00810894" w:rsidRPr="00BE6333" w:rsidRDefault="00810894" w:rsidP="00263D6F">
            <w:pPr>
              <w:pStyle w:val="TableText"/>
              <w:rPr>
                <w:b/>
              </w:rPr>
            </w:pPr>
            <w:r w:rsidRPr="00BE6333">
              <w:rPr>
                <w:b/>
              </w:rPr>
              <w:t>Standard 1</w:t>
            </w:r>
            <w:r>
              <w:rPr>
                <w:b/>
              </w:rPr>
              <w:t>0</w:t>
            </w:r>
            <w:r w:rsidR="00BA7527">
              <w:rPr>
                <w:b/>
              </w:rPr>
              <w:t>6</w:t>
            </w:r>
            <w:r w:rsidRPr="00BE6333">
              <w:rPr>
                <w:b/>
              </w:rPr>
              <w:t>A:</w:t>
            </w:r>
          </w:p>
        </w:tc>
        <w:tc>
          <w:tcPr>
            <w:tcW w:w="3340" w:type="dxa"/>
          </w:tcPr>
          <w:p w14:paraId="7A5BBEFD" w14:textId="77777777" w:rsidR="00810894" w:rsidRDefault="00810894" w:rsidP="00263D6F">
            <w:pPr>
              <w:pStyle w:val="TableText"/>
              <w:jc w:val="both"/>
            </w:pPr>
            <w:r>
              <w:t>If you publish—</w:t>
            </w:r>
          </w:p>
          <w:p w14:paraId="2CBAE0D4" w14:textId="77777777" w:rsidR="00810894" w:rsidRPr="00BE6333" w:rsidRDefault="00810894" w:rsidP="00810894">
            <w:pPr>
              <w:pStyle w:val="N3"/>
              <w:numPr>
                <w:ilvl w:val="2"/>
                <w:numId w:val="49"/>
              </w:numPr>
              <w:rPr>
                <w:rFonts w:eastAsia="Lucida Sans Unicode"/>
              </w:rPr>
            </w:pPr>
            <w:r w:rsidRPr="00BE6333">
              <w:rPr>
                <w:rFonts w:eastAsia="Lucida Sans Unicode"/>
              </w:rPr>
              <w:t>application forms for posts;</w:t>
            </w:r>
          </w:p>
          <w:p w14:paraId="184FF4AB" w14:textId="77777777" w:rsidR="00810894" w:rsidRPr="00654898" w:rsidRDefault="00810894" w:rsidP="00263D6F">
            <w:pPr>
              <w:pStyle w:val="N3"/>
              <w:rPr>
                <w:rFonts w:eastAsia="Lucida Sans Unicode"/>
              </w:rPr>
            </w:pPr>
            <w:r w:rsidRPr="00654898">
              <w:rPr>
                <w:rFonts w:eastAsia="Lucida Sans Unicode"/>
              </w:rPr>
              <w:t>material that explains your procedure for applying for posts;</w:t>
            </w:r>
          </w:p>
          <w:p w14:paraId="4E69FAD1" w14:textId="77777777" w:rsidR="00810894" w:rsidRPr="00654898" w:rsidRDefault="00810894" w:rsidP="00263D6F">
            <w:pPr>
              <w:pStyle w:val="N3"/>
              <w:rPr>
                <w:rFonts w:eastAsia="Lucida Sans Unicode"/>
              </w:rPr>
            </w:pPr>
            <w:r w:rsidRPr="00654898">
              <w:rPr>
                <w:rFonts w:eastAsia="Lucida Sans Unicode"/>
              </w:rPr>
              <w:t>information about your interview process, or about other assessment methods when applying for posts</w:t>
            </w:r>
            <w:r>
              <w:rPr>
                <w:rFonts w:eastAsia="Lucida Sans Unicode"/>
              </w:rPr>
              <w:t>;</w:t>
            </w:r>
          </w:p>
          <w:p w14:paraId="52C814B1" w14:textId="77777777" w:rsidR="00810894" w:rsidRDefault="00810894" w:rsidP="00263D6F">
            <w:pPr>
              <w:pStyle w:val="N3"/>
              <w:numPr>
                <w:ilvl w:val="0"/>
                <w:numId w:val="0"/>
              </w:numPr>
              <w:ind w:left="340"/>
              <w:rPr>
                <w:rFonts w:eastAsia="Lucida Sans Unicode"/>
              </w:rPr>
            </w:pPr>
            <w:r>
              <w:rPr>
                <w:rFonts w:eastAsia="Lucida Sans Unicode"/>
              </w:rPr>
              <w:t>(</w:t>
            </w:r>
            <w:proofErr w:type="spellStart"/>
            <w:r>
              <w:rPr>
                <w:rFonts w:eastAsia="Lucida Sans Unicode"/>
              </w:rPr>
              <w:t>ch</w:t>
            </w:r>
            <w:proofErr w:type="spellEnd"/>
            <w:r>
              <w:rPr>
                <w:rFonts w:eastAsia="Lucida Sans Unicode"/>
              </w:rPr>
              <w:t xml:space="preserve">) job </w:t>
            </w:r>
            <w:r w:rsidRPr="00654898">
              <w:rPr>
                <w:rFonts w:eastAsia="Lucida Sans Unicode"/>
              </w:rPr>
              <w:t>descriptions</w:t>
            </w:r>
            <w:r w:rsidR="000B3AFE">
              <w:rPr>
                <w:rFonts w:eastAsia="Lucida Sans Unicode"/>
              </w:rPr>
              <w:t>,</w:t>
            </w:r>
          </w:p>
          <w:p w14:paraId="60CEB24D" w14:textId="77777777" w:rsidR="00810894" w:rsidRDefault="00810894" w:rsidP="00263D6F">
            <w:pPr>
              <w:pStyle w:val="TableText"/>
              <w:jc w:val="both"/>
              <w:rPr>
                <w:rFonts w:eastAsia="Lucida Sans Unicode"/>
              </w:rPr>
            </w:pPr>
            <w:r>
              <w:rPr>
                <w:rFonts w:eastAsia="Lucida Sans Unicode"/>
              </w:rPr>
              <w:t xml:space="preserve">you must publish them in Welsh </w:t>
            </w:r>
            <w:r w:rsidRPr="00654898">
              <w:rPr>
                <w:rFonts w:eastAsia="Lucida Sans Unicode"/>
              </w:rPr>
              <w:t>and you must ensure that the Welsh language versions of the documents are treated no less favourably than any English language versions of those documents.</w:t>
            </w:r>
          </w:p>
          <w:p w14:paraId="749B124E" w14:textId="77777777" w:rsidR="00810894" w:rsidRDefault="00810894" w:rsidP="00263D6F">
            <w:pPr>
              <w:pStyle w:val="N3"/>
              <w:numPr>
                <w:ilvl w:val="0"/>
                <w:numId w:val="0"/>
              </w:numPr>
              <w:ind w:left="34"/>
            </w:pPr>
          </w:p>
        </w:tc>
      </w:tr>
      <w:tr w:rsidR="00810894" w14:paraId="60AB69C4" w14:textId="77777777" w:rsidTr="00263D6F">
        <w:tc>
          <w:tcPr>
            <w:tcW w:w="1526" w:type="dxa"/>
          </w:tcPr>
          <w:p w14:paraId="1375C6C7" w14:textId="77777777" w:rsidR="00810894" w:rsidRPr="00A95E99" w:rsidRDefault="00810894" w:rsidP="00263D6F">
            <w:pPr>
              <w:pStyle w:val="TableText"/>
              <w:rPr>
                <w:b/>
              </w:rPr>
            </w:pPr>
            <w:r w:rsidRPr="00A95E99">
              <w:rPr>
                <w:b/>
              </w:rPr>
              <w:t>Standard 1</w:t>
            </w:r>
            <w:r>
              <w:rPr>
                <w:b/>
              </w:rPr>
              <w:t>0</w:t>
            </w:r>
            <w:r w:rsidR="00BA7527">
              <w:rPr>
                <w:b/>
              </w:rPr>
              <w:t>6</w:t>
            </w:r>
            <w:r w:rsidRPr="00A95E99">
              <w:rPr>
                <w:b/>
              </w:rPr>
              <w:t>B:</w:t>
            </w:r>
          </w:p>
        </w:tc>
        <w:tc>
          <w:tcPr>
            <w:tcW w:w="3340" w:type="dxa"/>
          </w:tcPr>
          <w:p w14:paraId="28578CA6" w14:textId="77777777" w:rsidR="00810894" w:rsidRDefault="00810894" w:rsidP="00263D6F">
            <w:pPr>
              <w:pStyle w:val="TableText"/>
              <w:jc w:val="both"/>
            </w:pPr>
            <w:r>
              <w:t xml:space="preserve">You must not treat an application for a post made in Welsh less favourably than you treat an application made in English </w:t>
            </w:r>
            <w:r>
              <w:lastRenderedPageBreak/>
              <w:t>(including, amongst other matters, in relation to the closing date you set for receiving applications and in relation to any timescale for informing applicants of decisions).</w:t>
            </w:r>
          </w:p>
          <w:p w14:paraId="41BB734D" w14:textId="77777777" w:rsidR="00810894" w:rsidRDefault="00810894" w:rsidP="00263D6F">
            <w:pPr>
              <w:pStyle w:val="TableText"/>
            </w:pPr>
          </w:p>
          <w:p w14:paraId="4F433740" w14:textId="77777777" w:rsidR="00810894" w:rsidRDefault="00810894" w:rsidP="00263D6F">
            <w:pPr>
              <w:pStyle w:val="TableText"/>
            </w:pPr>
          </w:p>
        </w:tc>
      </w:tr>
      <w:tr w:rsidR="00810894" w14:paraId="6DAABA09" w14:textId="77777777" w:rsidTr="00263D6F">
        <w:tc>
          <w:tcPr>
            <w:tcW w:w="1526" w:type="dxa"/>
          </w:tcPr>
          <w:p w14:paraId="2B05640A" w14:textId="77777777" w:rsidR="00810894" w:rsidRPr="00A95E99" w:rsidRDefault="00810894" w:rsidP="00263D6F">
            <w:pPr>
              <w:pStyle w:val="TableText"/>
              <w:rPr>
                <w:b/>
              </w:rPr>
            </w:pPr>
            <w:r w:rsidRPr="00A95E99">
              <w:rPr>
                <w:b/>
              </w:rPr>
              <w:lastRenderedPageBreak/>
              <w:t>Standard 1</w:t>
            </w:r>
            <w:r>
              <w:rPr>
                <w:b/>
              </w:rPr>
              <w:t>0</w:t>
            </w:r>
            <w:r w:rsidR="00BA7527">
              <w:rPr>
                <w:b/>
              </w:rPr>
              <w:t>7</w:t>
            </w:r>
            <w:r w:rsidRPr="00A95E99">
              <w:rPr>
                <w:b/>
              </w:rPr>
              <w:t>:</w:t>
            </w:r>
          </w:p>
        </w:tc>
        <w:tc>
          <w:tcPr>
            <w:tcW w:w="3340" w:type="dxa"/>
          </w:tcPr>
          <w:p w14:paraId="08DB9353" w14:textId="77777777" w:rsidR="00810894" w:rsidRDefault="00810894" w:rsidP="00263D6F">
            <w:pPr>
              <w:pStyle w:val="TableText"/>
              <w:jc w:val="both"/>
            </w:pPr>
            <w:r>
              <w:t>You must ensure that your application forms for posts provide a space for applicants to indicate that they wish an interview or other method of assessment in Welsh and if an applicant so wishes, you must conduct any interview or other method of assessment in Welsh (without the assistance of a simultaneous or consecutive translation service).</w:t>
            </w:r>
          </w:p>
          <w:p w14:paraId="6AAF99C3" w14:textId="77777777" w:rsidR="00810894" w:rsidRDefault="00810894" w:rsidP="00263D6F">
            <w:pPr>
              <w:pStyle w:val="TableText"/>
            </w:pPr>
          </w:p>
        </w:tc>
      </w:tr>
      <w:tr w:rsidR="00810894" w14:paraId="3512BD33" w14:textId="77777777" w:rsidTr="00263D6F">
        <w:tc>
          <w:tcPr>
            <w:tcW w:w="1526" w:type="dxa"/>
          </w:tcPr>
          <w:p w14:paraId="49AFD033" w14:textId="77777777" w:rsidR="00810894" w:rsidRPr="00A95E99" w:rsidRDefault="00810894" w:rsidP="00263D6F">
            <w:pPr>
              <w:pStyle w:val="TableText"/>
              <w:rPr>
                <w:b/>
              </w:rPr>
            </w:pPr>
            <w:r w:rsidRPr="00A95E99">
              <w:rPr>
                <w:b/>
              </w:rPr>
              <w:t>Standard 1</w:t>
            </w:r>
            <w:r>
              <w:rPr>
                <w:b/>
              </w:rPr>
              <w:t>0</w:t>
            </w:r>
            <w:r w:rsidR="00BA7527">
              <w:rPr>
                <w:b/>
              </w:rPr>
              <w:t>8</w:t>
            </w:r>
            <w:r w:rsidRPr="00A95E99">
              <w:rPr>
                <w:b/>
              </w:rPr>
              <w:t>:</w:t>
            </w:r>
          </w:p>
        </w:tc>
        <w:tc>
          <w:tcPr>
            <w:tcW w:w="3340" w:type="dxa"/>
          </w:tcPr>
          <w:p w14:paraId="78D301C6" w14:textId="77777777" w:rsidR="00810894" w:rsidRDefault="00810894" w:rsidP="00263D6F">
            <w:pPr>
              <w:pStyle w:val="N3"/>
              <w:numPr>
                <w:ilvl w:val="0"/>
                <w:numId w:val="0"/>
              </w:numPr>
              <w:ind w:left="34"/>
            </w:pPr>
            <w:r w:rsidRPr="00144706">
              <w:t>You must ensure that your application forms for posts provide a space for applicants to indicate that they wish an interview or other method of assessment in Welsh and if an applicant so wishes, you must conduct any interview or other method of assessment in Welsh, or, if necessary, provide a simultaneous or consecutive translation service from Welsh to English for that purpose.</w:t>
            </w:r>
          </w:p>
          <w:p w14:paraId="51F8138C" w14:textId="77777777" w:rsidR="00810894" w:rsidRDefault="00810894" w:rsidP="00263D6F">
            <w:pPr>
              <w:pStyle w:val="N3"/>
              <w:numPr>
                <w:ilvl w:val="0"/>
                <w:numId w:val="0"/>
              </w:numPr>
              <w:ind w:left="34"/>
            </w:pPr>
          </w:p>
        </w:tc>
      </w:tr>
      <w:tr w:rsidR="00810894" w14:paraId="1A956438" w14:textId="77777777" w:rsidTr="00263D6F">
        <w:tc>
          <w:tcPr>
            <w:tcW w:w="1526" w:type="dxa"/>
          </w:tcPr>
          <w:p w14:paraId="2AF1111D" w14:textId="77777777" w:rsidR="00810894" w:rsidRPr="00A95E99" w:rsidRDefault="00810894" w:rsidP="00263D6F">
            <w:pPr>
              <w:pStyle w:val="TableText"/>
              <w:rPr>
                <w:b/>
              </w:rPr>
            </w:pPr>
            <w:r w:rsidRPr="00A95E99">
              <w:rPr>
                <w:b/>
              </w:rPr>
              <w:t>Standard 1</w:t>
            </w:r>
            <w:r>
              <w:rPr>
                <w:b/>
              </w:rPr>
              <w:t>0</w:t>
            </w:r>
            <w:r w:rsidR="00BA7527">
              <w:rPr>
                <w:b/>
              </w:rPr>
              <w:t>9</w:t>
            </w:r>
            <w:r w:rsidRPr="00A95E99">
              <w:rPr>
                <w:b/>
              </w:rPr>
              <w:t>:</w:t>
            </w:r>
          </w:p>
        </w:tc>
        <w:tc>
          <w:tcPr>
            <w:tcW w:w="3340" w:type="dxa"/>
          </w:tcPr>
          <w:p w14:paraId="7D2A593A" w14:textId="77777777" w:rsidR="00810894" w:rsidRDefault="00810894" w:rsidP="00263D6F">
            <w:pPr>
              <w:pStyle w:val="TableText"/>
              <w:jc w:val="both"/>
            </w:pPr>
            <w:r>
              <w:t>When you inform an applicant of your decision in relation to an application for a post, you must do so in Welsh if the application was made in Welsh.</w:t>
            </w:r>
          </w:p>
          <w:p w14:paraId="5CAE0226" w14:textId="77777777" w:rsidR="00810894" w:rsidRDefault="00810894" w:rsidP="00263D6F">
            <w:pPr>
              <w:pStyle w:val="TableText"/>
            </w:pPr>
          </w:p>
        </w:tc>
      </w:tr>
    </w:tbl>
    <w:p w14:paraId="703267D8" w14:textId="77777777" w:rsidR="00810894" w:rsidRDefault="00810894" w:rsidP="00810894">
      <w:pPr>
        <w:pStyle w:val="Part"/>
        <w:rPr>
          <w:noProof/>
          <w:sz w:val="20"/>
        </w:rPr>
      </w:pPr>
      <w:r>
        <w:t xml:space="preserve">PART </w:t>
      </w:r>
      <w:fldSimple w:instr=" SEQ Part_ \* arabic ">
        <w:r>
          <w:rPr>
            <w:noProof/>
          </w:rPr>
          <w:t>2</w:t>
        </w:r>
      </w:fldSimple>
    </w:p>
    <w:p w14:paraId="58C6CFD0" w14:textId="77777777" w:rsidR="00810894" w:rsidRDefault="00810894" w:rsidP="00810894">
      <w:pPr>
        <w:pStyle w:val="PartHead"/>
      </w:pPr>
      <w:r>
        <w:t>STANDARDS THAT ARE RELIANT ON OTHER STANDARDS – SPECIAL CONDITIONS</w:t>
      </w:r>
    </w:p>
    <w:p w14:paraId="5E1F52A0" w14:textId="77777777" w:rsidR="00810894" w:rsidRDefault="00810894" w:rsidP="00810894">
      <w:pPr>
        <w:pStyle w:val="T1"/>
      </w:pPr>
    </w:p>
    <w:tbl>
      <w:tblPr>
        <w:tblW w:w="4866" w:type="dxa"/>
        <w:tblLayout w:type="fixed"/>
        <w:tblLook w:val="0000" w:firstRow="0" w:lastRow="0" w:firstColumn="0" w:lastColumn="0" w:noHBand="0" w:noVBand="0"/>
      </w:tblPr>
      <w:tblGrid>
        <w:gridCol w:w="1526"/>
        <w:gridCol w:w="3340"/>
      </w:tblGrid>
      <w:tr w:rsidR="00810894" w:rsidRPr="008575F9" w14:paraId="641474A7" w14:textId="77777777" w:rsidTr="00263D6F">
        <w:tc>
          <w:tcPr>
            <w:tcW w:w="1526" w:type="dxa"/>
          </w:tcPr>
          <w:p w14:paraId="72B1ABD3" w14:textId="77777777" w:rsidR="00810894" w:rsidRPr="00F93E3B" w:rsidRDefault="00810894" w:rsidP="00263D6F">
            <w:pPr>
              <w:pStyle w:val="TableText"/>
              <w:rPr>
                <w:b/>
              </w:rPr>
            </w:pPr>
            <w:r>
              <w:rPr>
                <w:b/>
              </w:rPr>
              <w:t>7</w:t>
            </w:r>
          </w:p>
        </w:tc>
        <w:tc>
          <w:tcPr>
            <w:tcW w:w="3340" w:type="dxa"/>
          </w:tcPr>
          <w:p w14:paraId="2519A67B" w14:textId="77777777" w:rsidR="00810894" w:rsidRPr="007D3A1E" w:rsidRDefault="00810894" w:rsidP="00263D6F">
            <w:pPr>
              <w:pStyle w:val="TableText"/>
              <w:jc w:val="both"/>
            </w:pPr>
            <w:r>
              <w:t xml:space="preserve">When a compliance notice requires a body to comply with one of the standards listed on a specific row in column 1 of Table 1, that compliance notice must also require that body to comply (in whatever way the Welsh Language Commissioner considers appropriate) with the standard or </w:t>
            </w:r>
            <w:r>
              <w:lastRenderedPageBreak/>
              <w:t>standards listed in column 2 of that row.</w:t>
            </w:r>
            <w:r w:rsidRPr="007D3A1E">
              <w:t xml:space="preserve"> </w:t>
            </w:r>
          </w:p>
        </w:tc>
      </w:tr>
    </w:tbl>
    <w:p w14:paraId="7FCC1ECE" w14:textId="77777777" w:rsidR="00810894" w:rsidRDefault="00810894" w:rsidP="00810894">
      <w:pPr>
        <w:pStyle w:val="linespace"/>
      </w:pPr>
    </w:p>
    <w:p w14:paraId="54C6B381" w14:textId="77777777" w:rsidR="00810894" w:rsidRPr="008575F9" w:rsidRDefault="00810894" w:rsidP="00810894">
      <w:pPr>
        <w:pStyle w:val="TableNumber"/>
        <w:jc w:val="center"/>
        <w:rPr>
          <w:u w:val="single"/>
        </w:rPr>
      </w:pPr>
      <w:r w:rsidRPr="008575F9">
        <w:rPr>
          <w:u w:val="single"/>
        </w:rPr>
        <w:t>TABLE 1</w:t>
      </w:r>
    </w:p>
    <w:tbl>
      <w:tblPr>
        <w:tblW w:w="4962" w:type="dxa"/>
        <w:tblInd w:w="-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276"/>
        <w:gridCol w:w="2268"/>
        <w:gridCol w:w="1418"/>
        <w:tblGridChange w:id="7">
          <w:tblGrid>
            <w:gridCol w:w="1276"/>
            <w:gridCol w:w="2268"/>
            <w:gridCol w:w="1418"/>
          </w:tblGrid>
        </w:tblGridChange>
      </w:tblGrid>
      <w:tr w:rsidR="00810894" w:rsidRPr="00E72BF8" w14:paraId="420F0AFA" w14:textId="77777777" w:rsidTr="00263D6F">
        <w:tblPrEx>
          <w:tblCellMar>
            <w:top w:w="0" w:type="dxa"/>
            <w:bottom w:w="0" w:type="dxa"/>
          </w:tblCellMar>
        </w:tblPrEx>
        <w:tc>
          <w:tcPr>
            <w:tcW w:w="1276" w:type="dxa"/>
            <w:tcMar>
              <w:top w:w="55" w:type="dxa"/>
              <w:left w:w="55" w:type="dxa"/>
              <w:bottom w:w="55" w:type="dxa"/>
              <w:right w:w="55" w:type="dxa"/>
            </w:tcMar>
          </w:tcPr>
          <w:p w14:paraId="65E140A4" w14:textId="77777777" w:rsidR="00810894" w:rsidRPr="006E52F0" w:rsidRDefault="00810894" w:rsidP="00263D6F">
            <w:pPr>
              <w:pStyle w:val="ColumnHeader"/>
              <w:rPr>
                <w:rFonts w:eastAsia="Lucida Sans Unicode"/>
                <w:i w:val="0"/>
              </w:rPr>
            </w:pPr>
          </w:p>
          <w:p w14:paraId="0D79B92F" w14:textId="77777777" w:rsidR="00810894" w:rsidRPr="006E52F0" w:rsidRDefault="00810894" w:rsidP="00263D6F">
            <w:pPr>
              <w:pStyle w:val="ColumnHeader"/>
              <w:rPr>
                <w:rFonts w:eastAsia="Lucida Sans Unicode"/>
                <w:i w:val="0"/>
              </w:rPr>
            </w:pPr>
          </w:p>
          <w:p w14:paraId="11C1FF3E" w14:textId="77777777" w:rsidR="00810894" w:rsidRPr="00E72BF8" w:rsidRDefault="00810894" w:rsidP="00263D6F">
            <w:pPr>
              <w:pStyle w:val="ColumnHeader"/>
              <w:rPr>
                <w:rFonts w:eastAsia="Lucida Sans Unicode"/>
                <w:iCs/>
              </w:rPr>
            </w:pPr>
            <w:r w:rsidRPr="00E72BF8">
              <w:rPr>
                <w:rFonts w:eastAsia="Lucida Sans Unicode"/>
                <w:iCs/>
              </w:rPr>
              <w:t>Row</w:t>
            </w:r>
          </w:p>
        </w:tc>
        <w:tc>
          <w:tcPr>
            <w:tcW w:w="2268" w:type="dxa"/>
            <w:tcMar>
              <w:top w:w="55" w:type="dxa"/>
              <w:left w:w="55" w:type="dxa"/>
              <w:bottom w:w="55" w:type="dxa"/>
              <w:right w:w="55" w:type="dxa"/>
            </w:tcMar>
          </w:tcPr>
          <w:p w14:paraId="5A69A5B8" w14:textId="77777777" w:rsidR="00810894" w:rsidRPr="006E52F0" w:rsidRDefault="00810894" w:rsidP="00263D6F">
            <w:pPr>
              <w:pStyle w:val="ColumnHeader"/>
              <w:rPr>
                <w:rFonts w:eastAsia="Lucida Sans Unicode"/>
                <w:b/>
                <w:bCs/>
                <w:i w:val="0"/>
              </w:rPr>
            </w:pPr>
            <w:r w:rsidRPr="006E52F0">
              <w:rPr>
                <w:rFonts w:eastAsia="Lucida Sans Unicode"/>
                <w:b/>
                <w:bCs/>
                <w:i w:val="0"/>
              </w:rPr>
              <w:t>Column 1</w:t>
            </w:r>
          </w:p>
          <w:p w14:paraId="22076687" w14:textId="77777777" w:rsidR="00810894" w:rsidRPr="006E52F0" w:rsidRDefault="00810894" w:rsidP="00263D6F">
            <w:pPr>
              <w:pStyle w:val="ColumnHeader"/>
              <w:rPr>
                <w:rFonts w:eastAsia="Lucida Sans Unicode"/>
                <w:i w:val="0"/>
              </w:rPr>
            </w:pPr>
          </w:p>
          <w:p w14:paraId="10F504FD" w14:textId="77777777" w:rsidR="00810894" w:rsidRPr="00E72BF8" w:rsidRDefault="00810894" w:rsidP="00263D6F">
            <w:pPr>
              <w:pStyle w:val="ColumnHeader"/>
              <w:rPr>
                <w:rFonts w:eastAsia="Lucida Sans Unicode"/>
                <w:iCs/>
              </w:rPr>
            </w:pPr>
            <w:r w:rsidRPr="00E72BF8">
              <w:rPr>
                <w:rFonts w:eastAsia="Lucida Sans Unicode"/>
                <w:iCs/>
              </w:rPr>
              <w:t>Main standard</w:t>
            </w:r>
          </w:p>
        </w:tc>
        <w:tc>
          <w:tcPr>
            <w:tcW w:w="1418" w:type="dxa"/>
            <w:tcMar>
              <w:top w:w="55" w:type="dxa"/>
              <w:left w:w="55" w:type="dxa"/>
              <w:bottom w:w="55" w:type="dxa"/>
              <w:right w:w="55" w:type="dxa"/>
            </w:tcMar>
          </w:tcPr>
          <w:p w14:paraId="22CD1D60" w14:textId="77777777" w:rsidR="00810894" w:rsidRPr="006E52F0" w:rsidRDefault="00810894" w:rsidP="00263D6F">
            <w:pPr>
              <w:pStyle w:val="ColumnHeader"/>
              <w:rPr>
                <w:rFonts w:eastAsia="Lucida Sans Unicode"/>
                <w:b/>
                <w:bCs/>
                <w:i w:val="0"/>
              </w:rPr>
            </w:pPr>
            <w:r w:rsidRPr="006E52F0">
              <w:rPr>
                <w:rFonts w:eastAsia="Lucida Sans Unicode"/>
                <w:b/>
                <w:bCs/>
                <w:i w:val="0"/>
              </w:rPr>
              <w:t>Column 2</w:t>
            </w:r>
          </w:p>
          <w:p w14:paraId="31ECBFF2" w14:textId="77777777" w:rsidR="00810894" w:rsidRPr="006E52F0" w:rsidRDefault="00810894" w:rsidP="00263D6F">
            <w:pPr>
              <w:pStyle w:val="ColumnHeader"/>
              <w:rPr>
                <w:rFonts w:eastAsia="Lucida Sans Unicode"/>
                <w:i w:val="0"/>
              </w:rPr>
            </w:pPr>
          </w:p>
          <w:p w14:paraId="628C791C" w14:textId="77777777" w:rsidR="00810894" w:rsidRPr="00E72BF8" w:rsidRDefault="00810894" w:rsidP="00263D6F">
            <w:pPr>
              <w:pStyle w:val="ColumnHeader"/>
              <w:rPr>
                <w:rFonts w:eastAsia="Lucida Sans Unicode"/>
                <w:iCs/>
              </w:rPr>
            </w:pPr>
            <w:r w:rsidRPr="00E72BF8">
              <w:rPr>
                <w:rFonts w:eastAsia="Lucida Sans Unicode"/>
                <w:iCs/>
              </w:rPr>
              <w:t>Reliant standard</w:t>
            </w:r>
          </w:p>
        </w:tc>
      </w:tr>
      <w:tr w:rsidR="00810894" w:rsidRPr="00B74F6E" w14:paraId="2641C3F7" w14:textId="77777777" w:rsidTr="00263D6F">
        <w:tblPrEx>
          <w:tblCellMar>
            <w:top w:w="0" w:type="dxa"/>
            <w:bottom w:w="0" w:type="dxa"/>
          </w:tblCellMar>
        </w:tblPrEx>
        <w:tc>
          <w:tcPr>
            <w:tcW w:w="1276" w:type="dxa"/>
            <w:tcMar>
              <w:top w:w="55" w:type="dxa"/>
              <w:left w:w="55" w:type="dxa"/>
              <w:bottom w:w="55" w:type="dxa"/>
              <w:right w:w="55" w:type="dxa"/>
            </w:tcMar>
          </w:tcPr>
          <w:p w14:paraId="5624F08F" w14:textId="77777777" w:rsidR="00810894" w:rsidRDefault="00810894" w:rsidP="00263D6F">
            <w:pPr>
              <w:pStyle w:val="TableText"/>
              <w:rPr>
                <w:rFonts w:eastAsia="Lucida Sans Unicode"/>
                <w:szCs w:val="21"/>
              </w:rPr>
            </w:pPr>
          </w:p>
          <w:p w14:paraId="622D92B0" w14:textId="77777777" w:rsidR="00810894" w:rsidRPr="00B74F6E" w:rsidRDefault="00810894" w:rsidP="00263D6F">
            <w:pPr>
              <w:pStyle w:val="TableText"/>
              <w:rPr>
                <w:rFonts w:eastAsia="Lucida Sans Unicode"/>
                <w:szCs w:val="21"/>
              </w:rPr>
            </w:pPr>
          </w:p>
          <w:p w14:paraId="096143A1" w14:textId="77777777" w:rsidR="00810894" w:rsidRPr="00B74F6E" w:rsidRDefault="00810894" w:rsidP="00263D6F">
            <w:pPr>
              <w:pStyle w:val="TableText"/>
              <w:rPr>
                <w:rFonts w:eastAsia="Lucida Sans Unicode"/>
                <w:szCs w:val="21"/>
              </w:rPr>
            </w:pPr>
            <w:r w:rsidRPr="00B74F6E">
              <w:rPr>
                <w:rFonts w:eastAsia="Lucida Sans Unicode"/>
                <w:szCs w:val="21"/>
              </w:rPr>
              <w:t>(</w:t>
            </w:r>
            <w:r>
              <w:rPr>
                <w:rFonts w:eastAsia="Lucida Sans Unicode"/>
                <w:szCs w:val="21"/>
              </w:rPr>
              <w:t>1</w:t>
            </w:r>
            <w:r w:rsidRPr="00B74F6E">
              <w:rPr>
                <w:rFonts w:eastAsia="Lucida Sans Unicode"/>
                <w:szCs w:val="21"/>
              </w:rPr>
              <w:t>)</w:t>
            </w:r>
          </w:p>
        </w:tc>
        <w:tc>
          <w:tcPr>
            <w:tcW w:w="2268" w:type="dxa"/>
            <w:tcMar>
              <w:top w:w="55" w:type="dxa"/>
              <w:left w:w="55" w:type="dxa"/>
              <w:bottom w:w="55" w:type="dxa"/>
              <w:right w:w="55" w:type="dxa"/>
            </w:tcMar>
          </w:tcPr>
          <w:p w14:paraId="736C3B38" w14:textId="77777777" w:rsidR="00810894" w:rsidRPr="00B74F6E" w:rsidRDefault="00810894" w:rsidP="00263D6F">
            <w:pPr>
              <w:pStyle w:val="TableText"/>
              <w:rPr>
                <w:rFonts w:eastAsia="Lucida Sans Unicode"/>
                <w:b/>
                <w:bCs/>
                <w:szCs w:val="21"/>
              </w:rPr>
            </w:pPr>
            <w:r w:rsidRPr="00B74F6E">
              <w:rPr>
                <w:rFonts w:eastAsia="Lucida Sans Unicode"/>
                <w:b/>
                <w:bCs/>
                <w:szCs w:val="21"/>
              </w:rPr>
              <w:t>Intranet</w:t>
            </w:r>
          </w:p>
          <w:p w14:paraId="1A28DB57" w14:textId="77777777" w:rsidR="00810894" w:rsidRPr="00B74F6E" w:rsidRDefault="00810894" w:rsidP="00263D6F">
            <w:pPr>
              <w:pStyle w:val="TableText"/>
              <w:rPr>
                <w:rFonts w:eastAsia="Lucida Sans Unicode"/>
                <w:szCs w:val="21"/>
              </w:rPr>
            </w:pPr>
          </w:p>
          <w:p w14:paraId="2C736628" w14:textId="77777777" w:rsidR="00810894" w:rsidRDefault="00810894" w:rsidP="00263D6F">
            <w:pPr>
              <w:pStyle w:val="TableText"/>
              <w:rPr>
                <w:rFonts w:eastAsia="Lucida Sans Unicode"/>
                <w:szCs w:val="21"/>
              </w:rPr>
            </w:pPr>
            <w:r w:rsidRPr="00B74F6E">
              <w:rPr>
                <w:rFonts w:eastAsia="Lucida Sans Unicode"/>
                <w:szCs w:val="21"/>
              </w:rPr>
              <w:t xml:space="preserve">Standards </w:t>
            </w:r>
            <w:r w:rsidR="00D30B20">
              <w:rPr>
                <w:rFonts w:eastAsia="Lucida Sans Unicode"/>
                <w:szCs w:val="21"/>
              </w:rPr>
              <w:t>90</w:t>
            </w:r>
            <w:r>
              <w:rPr>
                <w:rFonts w:eastAsia="Lucida Sans Unicode"/>
                <w:szCs w:val="21"/>
              </w:rPr>
              <w:t>, 9</w:t>
            </w:r>
            <w:r w:rsidR="00D30B20">
              <w:rPr>
                <w:rFonts w:eastAsia="Lucida Sans Unicode"/>
                <w:szCs w:val="21"/>
              </w:rPr>
              <w:t>1</w:t>
            </w:r>
            <w:r>
              <w:rPr>
                <w:rFonts w:eastAsia="Lucida Sans Unicode"/>
                <w:szCs w:val="21"/>
              </w:rPr>
              <w:t xml:space="preserve"> or 9</w:t>
            </w:r>
            <w:r w:rsidR="00D30B20">
              <w:rPr>
                <w:rFonts w:eastAsia="Lucida Sans Unicode"/>
                <w:szCs w:val="21"/>
              </w:rPr>
              <w:t>2</w:t>
            </w:r>
          </w:p>
          <w:p w14:paraId="6222E64B" w14:textId="77777777" w:rsidR="00810894" w:rsidRPr="00B74F6E" w:rsidRDefault="00810894" w:rsidP="00263D6F">
            <w:pPr>
              <w:pStyle w:val="TableText"/>
              <w:rPr>
                <w:rFonts w:eastAsia="Lucida Sans Unicode"/>
                <w:szCs w:val="21"/>
              </w:rPr>
            </w:pPr>
          </w:p>
        </w:tc>
        <w:tc>
          <w:tcPr>
            <w:tcW w:w="1418" w:type="dxa"/>
            <w:tcMar>
              <w:top w:w="55" w:type="dxa"/>
              <w:left w:w="55" w:type="dxa"/>
              <w:bottom w:w="55" w:type="dxa"/>
              <w:right w:w="55" w:type="dxa"/>
            </w:tcMar>
          </w:tcPr>
          <w:p w14:paraId="6FE9BC4F" w14:textId="77777777" w:rsidR="00810894" w:rsidRPr="00B74F6E" w:rsidRDefault="00810894" w:rsidP="00263D6F">
            <w:pPr>
              <w:pStyle w:val="TableText"/>
              <w:rPr>
                <w:rFonts w:eastAsia="Lucida Sans Unicode"/>
                <w:szCs w:val="21"/>
              </w:rPr>
            </w:pPr>
          </w:p>
          <w:p w14:paraId="74EA2692" w14:textId="77777777" w:rsidR="00810894" w:rsidRPr="00B74F6E" w:rsidRDefault="00810894" w:rsidP="00263D6F">
            <w:pPr>
              <w:pStyle w:val="TableText"/>
              <w:rPr>
                <w:rFonts w:eastAsia="Lucida Sans Unicode"/>
                <w:szCs w:val="21"/>
              </w:rPr>
            </w:pPr>
          </w:p>
          <w:p w14:paraId="55D6A340" w14:textId="77777777" w:rsidR="00810894" w:rsidRPr="00B74F6E" w:rsidRDefault="00810894" w:rsidP="00263D6F">
            <w:pPr>
              <w:pStyle w:val="TableText"/>
              <w:rPr>
                <w:rFonts w:eastAsia="Lucida Sans Unicode"/>
                <w:szCs w:val="21"/>
              </w:rPr>
            </w:pPr>
            <w:r w:rsidRPr="00B74F6E">
              <w:rPr>
                <w:rFonts w:eastAsia="Lucida Sans Unicode"/>
                <w:szCs w:val="21"/>
              </w:rPr>
              <w:t xml:space="preserve">Standard </w:t>
            </w:r>
            <w:r>
              <w:rPr>
                <w:rFonts w:eastAsia="Lucida Sans Unicode"/>
                <w:szCs w:val="21"/>
              </w:rPr>
              <w:t>9</w:t>
            </w:r>
            <w:r w:rsidR="00D30B20">
              <w:rPr>
                <w:rFonts w:eastAsia="Lucida Sans Unicode"/>
                <w:szCs w:val="21"/>
              </w:rPr>
              <w:t>3</w:t>
            </w:r>
          </w:p>
        </w:tc>
      </w:tr>
      <w:tr w:rsidR="00810894" w:rsidRPr="00B74F6E" w14:paraId="4FEC595E" w14:textId="77777777" w:rsidTr="00263D6F">
        <w:tblPrEx>
          <w:tblCellMar>
            <w:top w:w="0" w:type="dxa"/>
            <w:bottom w:w="0" w:type="dxa"/>
          </w:tblCellMar>
        </w:tblPrEx>
        <w:tc>
          <w:tcPr>
            <w:tcW w:w="1276" w:type="dxa"/>
            <w:tcMar>
              <w:top w:w="55" w:type="dxa"/>
              <w:left w:w="55" w:type="dxa"/>
              <w:bottom w:w="55" w:type="dxa"/>
              <w:right w:w="55" w:type="dxa"/>
            </w:tcMar>
          </w:tcPr>
          <w:p w14:paraId="44079BEB" w14:textId="77777777" w:rsidR="00810894" w:rsidRDefault="00810894" w:rsidP="00263D6F">
            <w:pPr>
              <w:pStyle w:val="TableText"/>
              <w:rPr>
                <w:rFonts w:eastAsia="Lucida Sans Unicode"/>
                <w:szCs w:val="21"/>
              </w:rPr>
            </w:pPr>
          </w:p>
          <w:p w14:paraId="72F56142" w14:textId="77777777" w:rsidR="00810894" w:rsidRDefault="00810894" w:rsidP="00263D6F">
            <w:pPr>
              <w:pStyle w:val="TableText"/>
              <w:rPr>
                <w:rFonts w:eastAsia="Lucida Sans Unicode"/>
                <w:szCs w:val="21"/>
              </w:rPr>
            </w:pPr>
          </w:p>
          <w:p w14:paraId="4AA1077A" w14:textId="77777777" w:rsidR="00810894" w:rsidRPr="00B74F6E" w:rsidRDefault="00810894" w:rsidP="00263D6F">
            <w:pPr>
              <w:pStyle w:val="TableText"/>
              <w:rPr>
                <w:rFonts w:eastAsia="Lucida Sans Unicode"/>
                <w:szCs w:val="21"/>
              </w:rPr>
            </w:pPr>
            <w:r>
              <w:rPr>
                <w:rFonts w:eastAsia="Lucida Sans Unicode"/>
                <w:szCs w:val="21"/>
              </w:rPr>
              <w:t>(2)</w:t>
            </w:r>
          </w:p>
        </w:tc>
        <w:tc>
          <w:tcPr>
            <w:tcW w:w="2268" w:type="dxa"/>
            <w:tcMar>
              <w:top w:w="55" w:type="dxa"/>
              <w:left w:w="55" w:type="dxa"/>
              <w:bottom w:w="55" w:type="dxa"/>
              <w:right w:w="55" w:type="dxa"/>
            </w:tcMar>
          </w:tcPr>
          <w:p w14:paraId="1EA8BFBE" w14:textId="77777777" w:rsidR="00810894" w:rsidRDefault="00810894" w:rsidP="00263D6F">
            <w:pPr>
              <w:pStyle w:val="TableText"/>
              <w:rPr>
                <w:rFonts w:eastAsia="Lucida Sans Unicode"/>
                <w:b/>
                <w:bCs/>
                <w:szCs w:val="21"/>
              </w:rPr>
            </w:pPr>
            <w:r>
              <w:rPr>
                <w:rFonts w:eastAsia="Lucida Sans Unicode"/>
                <w:b/>
                <w:bCs/>
                <w:szCs w:val="21"/>
              </w:rPr>
              <w:t>Recruitment and appointments</w:t>
            </w:r>
          </w:p>
          <w:p w14:paraId="4AD0AF7E" w14:textId="77777777" w:rsidR="00810894" w:rsidRDefault="00810894" w:rsidP="00263D6F">
            <w:pPr>
              <w:pStyle w:val="TableText"/>
              <w:rPr>
                <w:rFonts w:eastAsia="Lucida Sans Unicode"/>
                <w:b/>
                <w:bCs/>
                <w:szCs w:val="21"/>
              </w:rPr>
            </w:pPr>
          </w:p>
          <w:p w14:paraId="42E95BF3" w14:textId="77777777" w:rsidR="00810894" w:rsidRDefault="00810894" w:rsidP="00263D6F">
            <w:pPr>
              <w:pStyle w:val="TableText"/>
              <w:rPr>
                <w:rFonts w:eastAsia="Lucida Sans Unicode"/>
                <w:bCs/>
                <w:szCs w:val="21"/>
              </w:rPr>
            </w:pPr>
            <w:r w:rsidRPr="008F57A7">
              <w:rPr>
                <w:rFonts w:eastAsia="Lucida Sans Unicode"/>
                <w:bCs/>
                <w:szCs w:val="21"/>
              </w:rPr>
              <w:t xml:space="preserve">Standard </w:t>
            </w:r>
            <w:r w:rsidR="00D30B20">
              <w:rPr>
                <w:rFonts w:eastAsia="Lucida Sans Unicode"/>
                <w:bCs/>
                <w:szCs w:val="21"/>
              </w:rPr>
              <w:t>105</w:t>
            </w:r>
          </w:p>
          <w:p w14:paraId="0D7957B1" w14:textId="77777777" w:rsidR="00810894" w:rsidRPr="00E72BF8" w:rsidRDefault="00810894" w:rsidP="00263D6F">
            <w:pPr>
              <w:pStyle w:val="TableText"/>
              <w:rPr>
                <w:rFonts w:eastAsia="Lucida Sans Unicode"/>
                <w:bCs/>
                <w:szCs w:val="21"/>
              </w:rPr>
            </w:pPr>
          </w:p>
        </w:tc>
        <w:tc>
          <w:tcPr>
            <w:tcW w:w="1418" w:type="dxa"/>
            <w:tcMar>
              <w:top w:w="55" w:type="dxa"/>
              <w:left w:w="55" w:type="dxa"/>
              <w:bottom w:w="55" w:type="dxa"/>
              <w:right w:w="55" w:type="dxa"/>
            </w:tcMar>
          </w:tcPr>
          <w:p w14:paraId="0325CFAF" w14:textId="77777777" w:rsidR="00810894" w:rsidRDefault="00810894" w:rsidP="00263D6F">
            <w:pPr>
              <w:pStyle w:val="TableText"/>
              <w:rPr>
                <w:rFonts w:eastAsia="Lucida Sans Unicode"/>
                <w:szCs w:val="21"/>
              </w:rPr>
            </w:pPr>
          </w:p>
          <w:p w14:paraId="5C9D30C2" w14:textId="77777777" w:rsidR="00810894" w:rsidRDefault="00810894" w:rsidP="00263D6F">
            <w:pPr>
              <w:pStyle w:val="TableText"/>
              <w:rPr>
                <w:rFonts w:eastAsia="Lucida Sans Unicode"/>
                <w:szCs w:val="21"/>
              </w:rPr>
            </w:pPr>
          </w:p>
          <w:p w14:paraId="1564678F" w14:textId="77777777" w:rsidR="00810894" w:rsidRDefault="00810894" w:rsidP="00263D6F">
            <w:pPr>
              <w:pStyle w:val="TableText"/>
              <w:rPr>
                <w:rFonts w:eastAsia="Lucida Sans Unicode"/>
                <w:szCs w:val="21"/>
              </w:rPr>
            </w:pPr>
          </w:p>
          <w:p w14:paraId="47E5A4B4" w14:textId="77777777" w:rsidR="00810894" w:rsidRPr="00B74F6E" w:rsidRDefault="00810894" w:rsidP="00263D6F">
            <w:pPr>
              <w:pStyle w:val="TableText"/>
              <w:rPr>
                <w:rFonts w:eastAsia="Lucida Sans Unicode"/>
                <w:szCs w:val="21"/>
              </w:rPr>
            </w:pPr>
            <w:r>
              <w:rPr>
                <w:rFonts w:eastAsia="Lucida Sans Unicode"/>
                <w:szCs w:val="21"/>
              </w:rPr>
              <w:t>Standard 10</w:t>
            </w:r>
            <w:r w:rsidR="00D30B20">
              <w:rPr>
                <w:rFonts w:eastAsia="Lucida Sans Unicode"/>
                <w:szCs w:val="21"/>
              </w:rPr>
              <w:t>5</w:t>
            </w:r>
            <w:r>
              <w:rPr>
                <w:rFonts w:eastAsia="Lucida Sans Unicode"/>
                <w:szCs w:val="21"/>
              </w:rPr>
              <w:t>A</w:t>
            </w:r>
          </w:p>
        </w:tc>
      </w:tr>
      <w:tr w:rsidR="00810894" w:rsidRPr="00B74F6E" w14:paraId="471A2694" w14:textId="77777777" w:rsidTr="00263D6F">
        <w:tblPrEx>
          <w:tblCellMar>
            <w:top w:w="0" w:type="dxa"/>
            <w:bottom w:w="0" w:type="dxa"/>
          </w:tblCellMar>
        </w:tblPrEx>
        <w:tc>
          <w:tcPr>
            <w:tcW w:w="1276" w:type="dxa"/>
            <w:tcMar>
              <w:top w:w="55" w:type="dxa"/>
              <w:left w:w="55" w:type="dxa"/>
              <w:bottom w:w="55" w:type="dxa"/>
              <w:right w:w="55" w:type="dxa"/>
            </w:tcMar>
          </w:tcPr>
          <w:p w14:paraId="392D4C08" w14:textId="77777777" w:rsidR="00810894" w:rsidRPr="00B74F6E" w:rsidRDefault="00810894" w:rsidP="00263D6F">
            <w:pPr>
              <w:pStyle w:val="TableText"/>
              <w:rPr>
                <w:rFonts w:eastAsia="Lucida Sans Unicode"/>
                <w:szCs w:val="21"/>
              </w:rPr>
            </w:pPr>
          </w:p>
          <w:p w14:paraId="19CAA36E" w14:textId="77777777" w:rsidR="00810894" w:rsidRPr="00B74F6E" w:rsidRDefault="00810894" w:rsidP="00263D6F">
            <w:pPr>
              <w:pStyle w:val="TableText"/>
              <w:rPr>
                <w:rFonts w:eastAsia="Lucida Sans Unicode"/>
                <w:szCs w:val="21"/>
              </w:rPr>
            </w:pPr>
          </w:p>
          <w:p w14:paraId="0DEC623E" w14:textId="77777777" w:rsidR="00810894" w:rsidRPr="00B74F6E" w:rsidRDefault="00810894" w:rsidP="00263D6F">
            <w:pPr>
              <w:pStyle w:val="TableText"/>
              <w:rPr>
                <w:rFonts w:eastAsia="Lucida Sans Unicode"/>
                <w:szCs w:val="21"/>
              </w:rPr>
            </w:pPr>
            <w:r w:rsidRPr="00B74F6E">
              <w:rPr>
                <w:rFonts w:eastAsia="Lucida Sans Unicode"/>
                <w:szCs w:val="21"/>
              </w:rPr>
              <w:t>(</w:t>
            </w:r>
            <w:r>
              <w:rPr>
                <w:rFonts w:eastAsia="Lucida Sans Unicode"/>
                <w:szCs w:val="21"/>
              </w:rPr>
              <w:t>3</w:t>
            </w:r>
            <w:r w:rsidRPr="00B74F6E">
              <w:rPr>
                <w:rFonts w:eastAsia="Lucida Sans Unicode"/>
                <w:szCs w:val="21"/>
              </w:rPr>
              <w:t>)</w:t>
            </w:r>
          </w:p>
          <w:p w14:paraId="4081AF9A" w14:textId="77777777" w:rsidR="00810894" w:rsidRPr="00B74F6E" w:rsidRDefault="00810894" w:rsidP="00263D6F">
            <w:pPr>
              <w:pStyle w:val="TableText"/>
              <w:rPr>
                <w:rFonts w:eastAsia="Lucida Sans Unicode"/>
                <w:szCs w:val="21"/>
              </w:rPr>
            </w:pPr>
          </w:p>
        </w:tc>
        <w:tc>
          <w:tcPr>
            <w:tcW w:w="2268" w:type="dxa"/>
            <w:tcMar>
              <w:top w:w="55" w:type="dxa"/>
              <w:left w:w="55" w:type="dxa"/>
              <w:bottom w:w="55" w:type="dxa"/>
              <w:right w:w="55" w:type="dxa"/>
            </w:tcMar>
          </w:tcPr>
          <w:p w14:paraId="4A3A80EF" w14:textId="77777777" w:rsidR="00810894" w:rsidRPr="00B74F6E" w:rsidRDefault="00810894" w:rsidP="00263D6F">
            <w:pPr>
              <w:pStyle w:val="TableText"/>
              <w:rPr>
                <w:rFonts w:eastAsia="Lucida Sans Unicode"/>
                <w:b/>
                <w:bCs/>
                <w:szCs w:val="21"/>
              </w:rPr>
            </w:pPr>
            <w:r w:rsidRPr="00B74F6E">
              <w:rPr>
                <w:rFonts w:eastAsia="Lucida Sans Unicode"/>
                <w:b/>
                <w:bCs/>
                <w:szCs w:val="21"/>
              </w:rPr>
              <w:t>Recruitment</w:t>
            </w:r>
          </w:p>
          <w:p w14:paraId="4171306F" w14:textId="77777777" w:rsidR="00810894" w:rsidRPr="00B74F6E" w:rsidRDefault="00810894" w:rsidP="00263D6F">
            <w:pPr>
              <w:pStyle w:val="TableText"/>
              <w:rPr>
                <w:rFonts w:eastAsia="Lucida Sans Unicode"/>
                <w:b/>
                <w:bCs/>
                <w:szCs w:val="21"/>
              </w:rPr>
            </w:pPr>
          </w:p>
          <w:p w14:paraId="2E5BE379" w14:textId="77777777" w:rsidR="00810894" w:rsidRPr="00B74F6E" w:rsidRDefault="00810894" w:rsidP="00263D6F">
            <w:pPr>
              <w:pStyle w:val="TableText"/>
              <w:rPr>
                <w:rFonts w:eastAsia="Lucida Sans Unicode"/>
                <w:szCs w:val="21"/>
              </w:rPr>
            </w:pPr>
            <w:r w:rsidRPr="00B74F6E">
              <w:rPr>
                <w:rFonts w:eastAsia="Lucida Sans Unicode"/>
                <w:szCs w:val="21"/>
              </w:rPr>
              <w:t xml:space="preserve">Standard </w:t>
            </w:r>
            <w:r>
              <w:rPr>
                <w:rFonts w:eastAsia="Lucida Sans Unicode"/>
                <w:szCs w:val="21"/>
              </w:rPr>
              <w:t>10</w:t>
            </w:r>
            <w:r w:rsidR="00D30B20">
              <w:rPr>
                <w:rFonts w:eastAsia="Lucida Sans Unicode"/>
                <w:szCs w:val="21"/>
              </w:rPr>
              <w:t>6</w:t>
            </w:r>
          </w:p>
        </w:tc>
        <w:tc>
          <w:tcPr>
            <w:tcW w:w="1418" w:type="dxa"/>
            <w:tcMar>
              <w:top w:w="55" w:type="dxa"/>
              <w:left w:w="55" w:type="dxa"/>
              <w:bottom w:w="55" w:type="dxa"/>
              <w:right w:w="55" w:type="dxa"/>
            </w:tcMar>
          </w:tcPr>
          <w:p w14:paraId="163267EF" w14:textId="77777777" w:rsidR="00810894" w:rsidRPr="00B74F6E" w:rsidRDefault="00810894" w:rsidP="00263D6F">
            <w:pPr>
              <w:pStyle w:val="TableText"/>
              <w:rPr>
                <w:rFonts w:eastAsia="Lucida Sans Unicode"/>
                <w:szCs w:val="21"/>
              </w:rPr>
            </w:pPr>
          </w:p>
          <w:p w14:paraId="26CA0089" w14:textId="77777777" w:rsidR="00810894" w:rsidRPr="00B74F6E" w:rsidRDefault="00810894" w:rsidP="00263D6F">
            <w:pPr>
              <w:pStyle w:val="TableText"/>
              <w:rPr>
                <w:rFonts w:eastAsia="Lucida Sans Unicode"/>
                <w:szCs w:val="21"/>
              </w:rPr>
            </w:pPr>
          </w:p>
          <w:p w14:paraId="2E8350E7" w14:textId="77777777" w:rsidR="00810894" w:rsidRPr="00B74F6E" w:rsidRDefault="00810894" w:rsidP="00263D6F">
            <w:pPr>
              <w:pStyle w:val="TableText"/>
              <w:rPr>
                <w:rFonts w:eastAsia="Lucida Sans Unicode"/>
                <w:szCs w:val="21"/>
              </w:rPr>
            </w:pPr>
            <w:r w:rsidRPr="00B74F6E">
              <w:rPr>
                <w:rFonts w:eastAsia="Lucida Sans Unicode"/>
                <w:szCs w:val="21"/>
              </w:rPr>
              <w:t xml:space="preserve">Standard </w:t>
            </w:r>
            <w:r>
              <w:rPr>
                <w:rFonts w:eastAsia="Lucida Sans Unicode"/>
                <w:szCs w:val="21"/>
              </w:rPr>
              <w:t>10</w:t>
            </w:r>
            <w:r w:rsidR="00D30B20">
              <w:rPr>
                <w:rFonts w:eastAsia="Lucida Sans Unicode"/>
                <w:szCs w:val="21"/>
              </w:rPr>
              <w:t>6</w:t>
            </w:r>
            <w:r>
              <w:rPr>
                <w:rFonts w:eastAsia="Lucida Sans Unicode"/>
                <w:szCs w:val="21"/>
              </w:rPr>
              <w:t>A</w:t>
            </w:r>
          </w:p>
          <w:p w14:paraId="7EC36C2E" w14:textId="77777777" w:rsidR="00810894" w:rsidRPr="00B74F6E" w:rsidRDefault="00810894" w:rsidP="00263D6F">
            <w:pPr>
              <w:pStyle w:val="TableText"/>
              <w:rPr>
                <w:rFonts w:eastAsia="Lucida Sans Unicode"/>
                <w:szCs w:val="21"/>
              </w:rPr>
            </w:pPr>
            <w:r w:rsidRPr="00B74F6E">
              <w:rPr>
                <w:rFonts w:eastAsia="Lucida Sans Unicode"/>
                <w:szCs w:val="21"/>
              </w:rPr>
              <w:t xml:space="preserve">Standard </w:t>
            </w:r>
            <w:r>
              <w:rPr>
                <w:rFonts w:eastAsia="Lucida Sans Unicode"/>
                <w:szCs w:val="21"/>
              </w:rPr>
              <w:t>10</w:t>
            </w:r>
            <w:r w:rsidR="00D30B20">
              <w:rPr>
                <w:rFonts w:eastAsia="Lucida Sans Unicode"/>
                <w:szCs w:val="21"/>
              </w:rPr>
              <w:t>6</w:t>
            </w:r>
            <w:r>
              <w:rPr>
                <w:rFonts w:eastAsia="Lucida Sans Unicode"/>
                <w:szCs w:val="21"/>
              </w:rPr>
              <w:t>B</w:t>
            </w:r>
          </w:p>
          <w:p w14:paraId="2A1A1EBE" w14:textId="77777777" w:rsidR="00810894" w:rsidRPr="00B74F6E" w:rsidRDefault="00810894" w:rsidP="00263D6F">
            <w:pPr>
              <w:pStyle w:val="TableText"/>
              <w:rPr>
                <w:rFonts w:eastAsia="Lucida Sans Unicode"/>
                <w:szCs w:val="21"/>
              </w:rPr>
            </w:pPr>
          </w:p>
        </w:tc>
      </w:tr>
    </w:tbl>
    <w:p w14:paraId="5146E783" w14:textId="77777777" w:rsidR="00810894" w:rsidRDefault="00810894" w:rsidP="00810894">
      <w:pPr>
        <w:pStyle w:val="Part"/>
        <w:rPr>
          <w:noProof/>
        </w:rPr>
      </w:pPr>
      <w:r>
        <w:t xml:space="preserve">PART </w:t>
      </w:r>
      <w:fldSimple w:instr=" SEQ Part_ \* arabic ">
        <w:r>
          <w:rPr>
            <w:noProof/>
          </w:rPr>
          <w:t>3</w:t>
        </w:r>
      </w:fldSimple>
    </w:p>
    <w:p w14:paraId="282C6E13" w14:textId="77777777" w:rsidR="00810894" w:rsidRDefault="00810894" w:rsidP="00810894">
      <w:pPr>
        <w:pStyle w:val="PartHead"/>
      </w:pPr>
      <w:r>
        <w:t>INTERPRETING THE STANDARDS</w:t>
      </w:r>
    </w:p>
    <w:p w14:paraId="4B878E71" w14:textId="77777777" w:rsidR="00810894" w:rsidRDefault="00810894" w:rsidP="00810894">
      <w:pPr>
        <w:pStyle w:val="linespace"/>
      </w:pPr>
    </w:p>
    <w:tbl>
      <w:tblPr>
        <w:tblW w:w="4866" w:type="dxa"/>
        <w:tblLayout w:type="fixed"/>
        <w:tblLook w:val="0000" w:firstRow="0" w:lastRow="0" w:firstColumn="0" w:lastColumn="0" w:noHBand="0" w:noVBand="0"/>
      </w:tblPr>
      <w:tblGrid>
        <w:gridCol w:w="1622"/>
        <w:gridCol w:w="3244"/>
      </w:tblGrid>
      <w:tr w:rsidR="00810894" w:rsidRPr="00D968FA" w14:paraId="0F32394D" w14:textId="77777777" w:rsidTr="00263D6F">
        <w:tc>
          <w:tcPr>
            <w:tcW w:w="1622" w:type="dxa"/>
          </w:tcPr>
          <w:p w14:paraId="2A706017" w14:textId="77777777" w:rsidR="00810894" w:rsidRPr="00F93E3B" w:rsidRDefault="00810894" w:rsidP="00263D6F">
            <w:pPr>
              <w:pStyle w:val="TableText"/>
              <w:rPr>
                <w:b/>
              </w:rPr>
            </w:pPr>
            <w:r>
              <w:rPr>
                <w:b/>
              </w:rPr>
              <w:t>8</w:t>
            </w:r>
          </w:p>
        </w:tc>
        <w:tc>
          <w:tcPr>
            <w:tcW w:w="3244" w:type="dxa"/>
          </w:tcPr>
          <w:p w14:paraId="3423206F" w14:textId="77777777" w:rsidR="00810894" w:rsidRPr="00F93E3B" w:rsidRDefault="00810894" w:rsidP="00263D6F">
            <w:pPr>
              <w:pStyle w:val="TableText"/>
              <w:jc w:val="both"/>
            </w:pPr>
            <w:r w:rsidRPr="00F93E3B">
              <w:t>The standards specified in Part 1 of this Schedule must be interpreted as follows.</w:t>
            </w:r>
          </w:p>
          <w:p w14:paraId="42A00024" w14:textId="77777777" w:rsidR="00810894" w:rsidRPr="00F93E3B" w:rsidRDefault="00810894" w:rsidP="00263D6F">
            <w:pPr>
              <w:pStyle w:val="TableText"/>
              <w:rPr>
                <w:b/>
              </w:rPr>
            </w:pPr>
          </w:p>
        </w:tc>
      </w:tr>
      <w:tr w:rsidR="00810894" w:rsidRPr="00D968FA" w14:paraId="63779B76" w14:textId="77777777" w:rsidTr="00263D6F">
        <w:tc>
          <w:tcPr>
            <w:tcW w:w="1622" w:type="dxa"/>
          </w:tcPr>
          <w:p w14:paraId="14CCF8BF" w14:textId="77777777" w:rsidR="00810894" w:rsidRPr="00F93E3B" w:rsidRDefault="00810894" w:rsidP="00263D6F">
            <w:pPr>
              <w:pStyle w:val="TableText"/>
              <w:rPr>
                <w:b/>
              </w:rPr>
            </w:pPr>
            <w:r>
              <w:rPr>
                <w:b/>
              </w:rPr>
              <w:t>9</w:t>
            </w:r>
          </w:p>
        </w:tc>
        <w:tc>
          <w:tcPr>
            <w:tcW w:w="3244" w:type="dxa"/>
          </w:tcPr>
          <w:p w14:paraId="166F6C97" w14:textId="77777777" w:rsidR="00810894" w:rsidRPr="004C19BA" w:rsidRDefault="00810894" w:rsidP="00810894">
            <w:pPr>
              <w:pStyle w:val="N2"/>
              <w:numPr>
                <w:ilvl w:val="1"/>
                <w:numId w:val="58"/>
              </w:numPr>
              <w:tabs>
                <w:tab w:val="num" w:pos="720"/>
              </w:tabs>
            </w:pPr>
            <w:r w:rsidRPr="004C19BA">
              <w:t xml:space="preserve">A body is not required to translate into Welsh any text that it has not produced (“text A”). </w:t>
            </w:r>
          </w:p>
          <w:p w14:paraId="4BA58EFB" w14:textId="77777777" w:rsidR="00810894" w:rsidRPr="004C19BA" w:rsidRDefault="00810894" w:rsidP="00810894">
            <w:pPr>
              <w:pStyle w:val="N2"/>
              <w:tabs>
                <w:tab w:val="num" w:pos="720"/>
              </w:tabs>
            </w:pPr>
            <w:r w:rsidRPr="004C19BA">
              <w:t>A body will not be treating the Welsh language less favourably if it does not translate text A into Welsh but see sub-paragraph (3).</w:t>
            </w:r>
          </w:p>
          <w:p w14:paraId="296B20E1" w14:textId="77777777" w:rsidR="00810894" w:rsidRPr="004C19BA" w:rsidRDefault="00810894" w:rsidP="00810894">
            <w:pPr>
              <w:pStyle w:val="N2"/>
              <w:tabs>
                <w:tab w:val="num" w:pos="720"/>
              </w:tabs>
            </w:pPr>
            <w:r w:rsidRPr="004C19BA">
              <w:t>A body must use the Welsh version of text A if another person has produce</w:t>
            </w:r>
            <w:r>
              <w:t>d</w:t>
            </w:r>
            <w:r w:rsidRPr="004C19BA">
              <w:t xml:space="preserve"> text A in Welsh </w:t>
            </w:r>
            <w:r>
              <w:t>in accordance with</w:t>
            </w:r>
            <w:r w:rsidRPr="004C19BA">
              <w:t>—</w:t>
            </w:r>
          </w:p>
          <w:p w14:paraId="0DD92E95" w14:textId="77777777" w:rsidR="00810894" w:rsidRPr="004C19BA" w:rsidRDefault="00810894" w:rsidP="00263D6F">
            <w:pPr>
              <w:pStyle w:val="N3"/>
            </w:pPr>
            <w:r w:rsidRPr="004C19BA">
              <w:t>its Welsh Language Scheme</w:t>
            </w:r>
            <w:r>
              <w:t>,</w:t>
            </w:r>
          </w:p>
          <w:p w14:paraId="5FDCD19C" w14:textId="77777777" w:rsidR="00810894" w:rsidRPr="004C19BA" w:rsidRDefault="00810894" w:rsidP="00263D6F">
            <w:pPr>
              <w:pStyle w:val="N3"/>
            </w:pPr>
            <w:r w:rsidRPr="004C19BA">
              <w:t>a duty to comply with standards</w:t>
            </w:r>
            <w:r>
              <w:t>,</w:t>
            </w:r>
          </w:p>
          <w:p w14:paraId="35623274" w14:textId="77777777" w:rsidR="00810894" w:rsidRPr="004C19BA" w:rsidRDefault="00810894" w:rsidP="00263D6F">
            <w:pPr>
              <w:pStyle w:val="N3"/>
            </w:pPr>
            <w:r w:rsidRPr="004C19BA">
              <w:t xml:space="preserve">Standing Orders of </w:t>
            </w:r>
            <w:r>
              <w:t>Senedd Cymru,</w:t>
            </w:r>
          </w:p>
          <w:p w14:paraId="13364B62" w14:textId="77777777" w:rsidR="00810894" w:rsidRPr="004C19BA" w:rsidRDefault="00810894" w:rsidP="00263D6F">
            <w:pPr>
              <w:pStyle w:val="T1"/>
              <w:ind w:left="788" w:hanging="425"/>
            </w:pPr>
            <w:r>
              <w:t>(</w:t>
            </w:r>
            <w:proofErr w:type="spellStart"/>
            <w:r>
              <w:t>ch</w:t>
            </w:r>
            <w:proofErr w:type="spellEnd"/>
            <w:r>
              <w:t xml:space="preserve">) </w:t>
            </w:r>
            <w:r w:rsidRPr="004C19BA">
              <w:t xml:space="preserve">section 35(1C) of the 2006 </w:t>
            </w:r>
            <w:r w:rsidRPr="004C19BA">
              <w:lastRenderedPageBreak/>
              <w:t>Act</w:t>
            </w:r>
            <w:r>
              <w:t>, or</w:t>
            </w:r>
          </w:p>
          <w:p w14:paraId="24F6ADC5" w14:textId="77777777" w:rsidR="00810894" w:rsidRPr="004C19BA" w:rsidRDefault="00810894" w:rsidP="00470F29">
            <w:pPr>
              <w:pStyle w:val="N3"/>
            </w:pPr>
            <w:r w:rsidRPr="004C19BA">
              <w:t xml:space="preserve">the </w:t>
            </w:r>
            <w:r>
              <w:t>Senedd Commission’s</w:t>
            </w:r>
            <w:r w:rsidRPr="004C19BA">
              <w:t xml:space="preserve"> Official Language</w:t>
            </w:r>
            <w:r>
              <w:t>s</w:t>
            </w:r>
            <w:r w:rsidRPr="004C19BA">
              <w:t xml:space="preserve"> Scheme</w:t>
            </w:r>
            <w:r>
              <w:t>.</w:t>
            </w:r>
          </w:p>
          <w:p w14:paraId="267516C4" w14:textId="77777777" w:rsidR="00810894" w:rsidRPr="004C19BA" w:rsidRDefault="00810894" w:rsidP="00810894">
            <w:pPr>
              <w:pStyle w:val="N2"/>
              <w:tabs>
                <w:tab w:val="num" w:pos="720"/>
              </w:tabs>
            </w:pPr>
            <w:r w:rsidRPr="004C19BA">
              <w:t>In this paragraph—</w:t>
            </w:r>
          </w:p>
          <w:p w14:paraId="74F71984" w14:textId="77777777" w:rsidR="00810894" w:rsidRPr="004C19BA" w:rsidRDefault="00810894" w:rsidP="00263D6F">
            <w:pPr>
              <w:pStyle w:val="N3"/>
            </w:pPr>
            <w:r w:rsidRPr="004C19BA">
              <w:t>“Welsh Language Scheme” means a Welsh language scheme produced in accordance with Part 2 of</w:t>
            </w:r>
            <w:r>
              <w:t xml:space="preserve"> the Welsh L</w:t>
            </w:r>
            <w:r w:rsidRPr="004C19BA">
              <w:t>anguage Act 1993</w:t>
            </w:r>
            <w:r>
              <w:t>;</w:t>
            </w:r>
          </w:p>
          <w:p w14:paraId="469AE59F" w14:textId="77777777" w:rsidR="00810894" w:rsidRPr="004C19BA" w:rsidRDefault="00810894" w:rsidP="00263D6F">
            <w:pPr>
              <w:pStyle w:val="N3"/>
            </w:pPr>
            <w:r w:rsidRPr="004C19BA">
              <w:t>“</w:t>
            </w:r>
            <w:r>
              <w:t>a</w:t>
            </w:r>
            <w:r w:rsidRPr="004C19BA">
              <w:t xml:space="preserve"> duty to comply with standards” means a duty to comply with a standard under section 25 of the Wels</w:t>
            </w:r>
            <w:r>
              <w:t>h Language (Wales) Measure 2011;</w:t>
            </w:r>
          </w:p>
          <w:p w14:paraId="3F67EA97" w14:textId="77777777" w:rsidR="00810894" w:rsidRPr="004C19BA" w:rsidRDefault="00810894" w:rsidP="00263D6F">
            <w:pPr>
              <w:pStyle w:val="N3"/>
            </w:pPr>
            <w:r w:rsidRPr="004C19BA">
              <w:t>“the 2006 Act” means the Government of Wales Act 2006</w:t>
            </w:r>
            <w:r>
              <w:t>;</w:t>
            </w:r>
          </w:p>
          <w:p w14:paraId="109F76EE" w14:textId="77777777" w:rsidR="00810894" w:rsidRPr="004C19BA" w:rsidRDefault="00810894" w:rsidP="00263D6F">
            <w:pPr>
              <w:pStyle w:val="T1"/>
              <w:ind w:left="788" w:hanging="425"/>
            </w:pPr>
            <w:r>
              <w:t>(</w:t>
            </w:r>
            <w:proofErr w:type="spellStart"/>
            <w:r>
              <w:t>ch</w:t>
            </w:r>
            <w:proofErr w:type="spellEnd"/>
            <w:r>
              <w:t xml:space="preserve">) </w:t>
            </w:r>
            <w:r w:rsidRPr="004C19BA">
              <w:t xml:space="preserve">“Standing Orders of  </w:t>
            </w:r>
            <w:r>
              <w:t>Senedd Cymru</w:t>
            </w:r>
            <w:r w:rsidRPr="004C19BA">
              <w:t>” means standing orders made under section 31 of the 2006 Act</w:t>
            </w:r>
            <w:r>
              <w:t>;</w:t>
            </w:r>
          </w:p>
          <w:p w14:paraId="50A2344B" w14:textId="77777777" w:rsidR="00810894" w:rsidRDefault="00810894" w:rsidP="00263D6F">
            <w:pPr>
              <w:pStyle w:val="N3"/>
            </w:pPr>
            <w:r>
              <w:t>“t</w:t>
            </w:r>
            <w:r w:rsidRPr="004C19BA">
              <w:t xml:space="preserve">he </w:t>
            </w:r>
            <w:r>
              <w:t>Senedd</w:t>
            </w:r>
            <w:r w:rsidRPr="004C19BA">
              <w:t xml:space="preserve"> Commission’s Official Language</w:t>
            </w:r>
            <w:r>
              <w:t>s</w:t>
            </w:r>
            <w:r w:rsidRPr="004C19BA">
              <w:t xml:space="preserve"> Scheme” means </w:t>
            </w:r>
            <w:r>
              <w:t>the</w:t>
            </w:r>
            <w:r w:rsidRPr="004C19BA">
              <w:t xml:space="preserve"> </w:t>
            </w:r>
            <w:r>
              <w:t>S</w:t>
            </w:r>
            <w:r w:rsidRPr="004C19BA">
              <w:t xml:space="preserve">cheme </w:t>
            </w:r>
            <w:r>
              <w:t>adopted and published</w:t>
            </w:r>
            <w:r w:rsidRPr="004C19BA">
              <w:t xml:space="preserve"> under paragraph 8 of Schedule 2 to the 2006 Act.</w:t>
            </w:r>
          </w:p>
          <w:p w14:paraId="79BD050C" w14:textId="77777777" w:rsidR="00810894" w:rsidRPr="00F93E3B" w:rsidRDefault="00810894" w:rsidP="00263D6F">
            <w:pPr>
              <w:pStyle w:val="TableText"/>
            </w:pPr>
          </w:p>
        </w:tc>
      </w:tr>
      <w:tr w:rsidR="00810894" w:rsidRPr="00D968FA" w14:paraId="16FF0F44" w14:textId="77777777" w:rsidTr="00263D6F">
        <w:tc>
          <w:tcPr>
            <w:tcW w:w="1622" w:type="dxa"/>
          </w:tcPr>
          <w:p w14:paraId="7E93F2AD" w14:textId="77777777" w:rsidR="00810894" w:rsidRPr="00F93E3B" w:rsidRDefault="00810894" w:rsidP="00263D6F">
            <w:pPr>
              <w:pStyle w:val="TableText"/>
              <w:rPr>
                <w:b/>
              </w:rPr>
            </w:pPr>
            <w:r>
              <w:rPr>
                <w:b/>
              </w:rPr>
              <w:lastRenderedPageBreak/>
              <w:t>10</w:t>
            </w:r>
          </w:p>
        </w:tc>
        <w:tc>
          <w:tcPr>
            <w:tcW w:w="3244" w:type="dxa"/>
          </w:tcPr>
          <w:p w14:paraId="0CD1DDDF" w14:textId="77777777" w:rsidR="00810894" w:rsidRDefault="00810894" w:rsidP="00263D6F">
            <w:pPr>
              <w:pStyle w:val="TableText"/>
              <w:jc w:val="both"/>
            </w:pPr>
            <w:r w:rsidRPr="00D968FA">
              <w:t xml:space="preserve">For the purposes of standards </w:t>
            </w:r>
            <w:r w:rsidR="00680AB3">
              <w:t>90</w:t>
            </w:r>
            <w:r w:rsidRPr="00D968FA">
              <w:t xml:space="preserve">, </w:t>
            </w:r>
            <w:r>
              <w:t>9</w:t>
            </w:r>
            <w:r w:rsidR="00680AB3">
              <w:t>1</w:t>
            </w:r>
            <w:r w:rsidRPr="00D968FA">
              <w:t xml:space="preserve"> and </w:t>
            </w:r>
            <w:r>
              <w:t>9</w:t>
            </w:r>
            <w:r w:rsidR="00680AB3">
              <w:t>2</w:t>
            </w:r>
            <w:r w:rsidRPr="00D968FA">
              <w:t xml:space="preserve"> (a body’s intranet), references to treating the Welsh language no less favourably than the English language include, amongst other matters (and in addition to specific matters referred to in any individual standard), treating the Welsh language no less favourably as regards—</w:t>
            </w:r>
          </w:p>
          <w:p w14:paraId="6A3973C6" w14:textId="77777777" w:rsidR="00810894" w:rsidRPr="00511362" w:rsidRDefault="00810894" w:rsidP="00810894">
            <w:pPr>
              <w:pStyle w:val="N3"/>
              <w:numPr>
                <w:ilvl w:val="2"/>
                <w:numId w:val="50"/>
              </w:numPr>
              <w:rPr>
                <w:rFonts w:eastAsia="Lucida Sans Unicode"/>
              </w:rPr>
            </w:pPr>
            <w:r w:rsidRPr="00511362">
              <w:rPr>
                <w:rFonts w:eastAsia="Lucida Sans Unicode"/>
              </w:rPr>
              <w:t>the visual presentation of the material (for example</w:t>
            </w:r>
            <w:r w:rsidR="00474A3E">
              <w:rPr>
                <w:rFonts w:eastAsia="Lucida Sans Unicode"/>
              </w:rPr>
              <w:t>,</w:t>
            </w:r>
            <w:r w:rsidRPr="00511362">
              <w:rPr>
                <w:rFonts w:eastAsia="Lucida Sans Unicode"/>
              </w:rPr>
              <w:t xml:space="preserve"> in relation to the colour, size, font and format of any text);</w:t>
            </w:r>
          </w:p>
          <w:p w14:paraId="391B62E0" w14:textId="77777777" w:rsidR="00810894" w:rsidRPr="00D968FA" w:rsidRDefault="00810894" w:rsidP="00263D6F">
            <w:pPr>
              <w:pStyle w:val="N3"/>
              <w:rPr>
                <w:rFonts w:eastAsia="Lucida Sans Unicode"/>
              </w:rPr>
            </w:pPr>
            <w:r w:rsidRPr="00D968FA">
              <w:rPr>
                <w:rFonts w:eastAsia="Lucida Sans Unicode"/>
              </w:rPr>
              <w:t>when material is published on the intranet</w:t>
            </w:r>
            <w:r w:rsidR="000B3AFE">
              <w:rPr>
                <w:rFonts w:eastAsia="Lucida Sans Unicode"/>
              </w:rPr>
              <w:t>,</w:t>
            </w:r>
            <w:r w:rsidRPr="00D968FA">
              <w:rPr>
                <w:rFonts w:eastAsia="Lucida Sans Unicode"/>
              </w:rPr>
              <w:tab/>
            </w:r>
          </w:p>
          <w:p w14:paraId="6AACED16" w14:textId="77777777" w:rsidR="00810894" w:rsidRPr="00511362" w:rsidRDefault="00810894" w:rsidP="00263D6F">
            <w:pPr>
              <w:pStyle w:val="T1"/>
            </w:pPr>
            <w:r w:rsidRPr="00D968FA">
              <w:rPr>
                <w:rFonts w:eastAsia="Lucida Sans Unicode"/>
              </w:rPr>
              <w:t xml:space="preserve">but it does not mean that the Welsh language material must appear on the same page as the English </w:t>
            </w:r>
            <w:r w:rsidRPr="00D968FA">
              <w:rPr>
                <w:rFonts w:eastAsia="Lucida Sans Unicode"/>
              </w:rPr>
              <w:lastRenderedPageBreak/>
              <w:t>language material, or on a page that is likely to open before the corresponding English language version of a page.</w:t>
            </w:r>
          </w:p>
          <w:p w14:paraId="07104A4D" w14:textId="77777777" w:rsidR="00810894" w:rsidRPr="00D968FA" w:rsidRDefault="00810894" w:rsidP="00263D6F">
            <w:pPr>
              <w:pStyle w:val="N3"/>
              <w:numPr>
                <w:ilvl w:val="0"/>
                <w:numId w:val="0"/>
              </w:numPr>
              <w:ind w:left="79"/>
            </w:pPr>
          </w:p>
        </w:tc>
      </w:tr>
      <w:tr w:rsidR="00810894" w:rsidRPr="00D968FA" w14:paraId="5587691D" w14:textId="77777777" w:rsidTr="00263D6F">
        <w:tc>
          <w:tcPr>
            <w:tcW w:w="1622" w:type="dxa"/>
          </w:tcPr>
          <w:p w14:paraId="51F96C62" w14:textId="77777777" w:rsidR="00810894" w:rsidRDefault="00810894" w:rsidP="00263D6F">
            <w:pPr>
              <w:pStyle w:val="TableText"/>
              <w:rPr>
                <w:b/>
              </w:rPr>
            </w:pPr>
            <w:r>
              <w:rPr>
                <w:b/>
              </w:rPr>
              <w:lastRenderedPageBreak/>
              <w:t>11</w:t>
            </w:r>
          </w:p>
        </w:tc>
        <w:tc>
          <w:tcPr>
            <w:tcW w:w="3244" w:type="dxa"/>
          </w:tcPr>
          <w:p w14:paraId="68BFCCC8" w14:textId="77777777" w:rsidR="00810894" w:rsidRPr="00D968FA" w:rsidRDefault="00810894" w:rsidP="00263D6F">
            <w:pPr>
              <w:pStyle w:val="TableText"/>
              <w:rPr>
                <w:rFonts w:eastAsia="Lucida Sans Unicode"/>
              </w:rPr>
            </w:pPr>
            <w:r w:rsidRPr="00D968FA">
              <w:rPr>
                <w:rFonts w:eastAsia="Lucida Sans Unicode"/>
              </w:rPr>
              <w:t xml:space="preserve">Standards </w:t>
            </w:r>
            <w:r w:rsidR="00680AB3">
              <w:rPr>
                <w:rFonts w:eastAsia="Lucida Sans Unicode"/>
              </w:rPr>
              <w:t>90</w:t>
            </w:r>
            <w:r>
              <w:rPr>
                <w:rFonts w:eastAsia="Lucida Sans Unicode"/>
              </w:rPr>
              <w:t xml:space="preserve"> </w:t>
            </w:r>
            <w:r w:rsidRPr="00D968FA">
              <w:rPr>
                <w:rFonts w:eastAsia="Lucida Sans Unicode"/>
              </w:rPr>
              <w:t xml:space="preserve">to </w:t>
            </w:r>
            <w:r>
              <w:rPr>
                <w:rFonts w:eastAsia="Lucida Sans Unicode"/>
              </w:rPr>
              <w:t>9</w:t>
            </w:r>
            <w:r w:rsidR="00680AB3">
              <w:rPr>
                <w:rFonts w:eastAsia="Lucida Sans Unicode"/>
              </w:rPr>
              <w:t>2</w:t>
            </w:r>
            <w:r w:rsidRPr="00D968FA">
              <w:rPr>
                <w:rFonts w:eastAsia="Lucida Sans Unicode"/>
              </w:rPr>
              <w:t xml:space="preserve"> (intranet) do not apply to—</w:t>
            </w:r>
          </w:p>
          <w:p w14:paraId="2120050D" w14:textId="77777777" w:rsidR="00810894" w:rsidRPr="00F979E3" w:rsidRDefault="00810894" w:rsidP="00810894">
            <w:pPr>
              <w:pStyle w:val="N3"/>
              <w:numPr>
                <w:ilvl w:val="2"/>
                <w:numId w:val="52"/>
              </w:numPr>
              <w:rPr>
                <w:rFonts w:eastAsia="Lucida Sans Unicode"/>
              </w:rPr>
            </w:pPr>
            <w:r>
              <w:rPr>
                <w:rFonts w:eastAsia="Lucida Sans Unicode"/>
              </w:rPr>
              <w:t xml:space="preserve">forms or </w:t>
            </w:r>
            <w:r w:rsidRPr="00F979E3">
              <w:rPr>
                <w:rFonts w:eastAsia="Lucida Sans Unicode"/>
              </w:rPr>
              <w:t xml:space="preserve">documents to which a link is provided on the intranet, advertising material on the intranet, or to video and audio clips on the intranet (see standards </w:t>
            </w:r>
            <w:r w:rsidR="00680AB3">
              <w:rPr>
                <w:rFonts w:eastAsia="Lucida Sans Unicode"/>
              </w:rPr>
              <w:t>81</w:t>
            </w:r>
            <w:r w:rsidR="00680AB3" w:rsidRPr="00F979E3">
              <w:rPr>
                <w:rFonts w:eastAsia="Lucida Sans Unicode"/>
              </w:rPr>
              <w:t xml:space="preserve"> </w:t>
            </w:r>
            <w:r>
              <w:rPr>
                <w:rFonts w:eastAsia="Lucida Sans Unicode"/>
              </w:rPr>
              <w:t>and 8</w:t>
            </w:r>
            <w:r w:rsidR="00680AB3">
              <w:rPr>
                <w:rFonts w:eastAsia="Lucida Sans Unicode"/>
              </w:rPr>
              <w:t>2</w:t>
            </w:r>
            <w:r w:rsidRPr="00F979E3">
              <w:rPr>
                <w:rFonts w:eastAsia="Lucida Sans Unicode"/>
              </w:rPr>
              <w:t xml:space="preserve"> for specific provision in relation to documents</w:t>
            </w:r>
            <w:r>
              <w:rPr>
                <w:rFonts w:eastAsia="Lucida Sans Unicode"/>
              </w:rPr>
              <w:t xml:space="preserve"> and standard</w:t>
            </w:r>
            <w:r w:rsidR="00B61A0F">
              <w:rPr>
                <w:rFonts w:eastAsia="Lucida Sans Unicode"/>
              </w:rPr>
              <w:t>s</w:t>
            </w:r>
            <w:r>
              <w:rPr>
                <w:rFonts w:eastAsia="Lucida Sans Unicode"/>
              </w:rPr>
              <w:t xml:space="preserve"> </w:t>
            </w:r>
            <w:r w:rsidR="00680AB3">
              <w:rPr>
                <w:rFonts w:eastAsia="Lucida Sans Unicode"/>
              </w:rPr>
              <w:t>106A</w:t>
            </w:r>
            <w:r>
              <w:rPr>
                <w:rFonts w:eastAsia="Lucida Sans Unicode"/>
              </w:rPr>
              <w:t xml:space="preserve">, </w:t>
            </w:r>
            <w:r w:rsidR="00680AB3">
              <w:rPr>
                <w:rFonts w:eastAsia="Lucida Sans Unicode"/>
              </w:rPr>
              <w:t xml:space="preserve">107 </w:t>
            </w:r>
            <w:r>
              <w:rPr>
                <w:rFonts w:eastAsia="Lucida Sans Unicode"/>
              </w:rPr>
              <w:t>and 10</w:t>
            </w:r>
            <w:r w:rsidR="00680AB3">
              <w:rPr>
                <w:rFonts w:eastAsia="Lucida Sans Unicode"/>
              </w:rPr>
              <w:t>8</w:t>
            </w:r>
            <w:r>
              <w:rPr>
                <w:rFonts w:eastAsia="Lucida Sans Unicode"/>
              </w:rPr>
              <w:t xml:space="preserve"> in relation to forms</w:t>
            </w:r>
            <w:r w:rsidRPr="00F979E3">
              <w:rPr>
                <w:rFonts w:eastAsia="Lucida Sans Unicode"/>
              </w:rPr>
              <w:t>);</w:t>
            </w:r>
          </w:p>
          <w:p w14:paraId="646E88E1" w14:textId="77777777" w:rsidR="00810894" w:rsidRPr="00D968FA" w:rsidRDefault="00810894" w:rsidP="00263D6F">
            <w:pPr>
              <w:pStyle w:val="N3"/>
              <w:rPr>
                <w:rFonts w:eastAsia="Lucida Sans Unicode"/>
              </w:rPr>
            </w:pPr>
            <w:r w:rsidRPr="00D968FA">
              <w:rPr>
                <w:rFonts w:eastAsia="Lucida Sans Unicode"/>
              </w:rPr>
              <w:t>information presented by persons on an interactive page published on a body’s intranet (for example</w:t>
            </w:r>
            <w:r w:rsidR="00474A3E">
              <w:rPr>
                <w:rFonts w:eastAsia="Lucida Sans Unicode"/>
              </w:rPr>
              <w:t>,</w:t>
            </w:r>
            <w:r w:rsidRPr="00D968FA">
              <w:rPr>
                <w:rFonts w:eastAsia="Lucida Sans Unicode"/>
              </w:rPr>
              <w:t xml:space="preserve"> on a section for comments or on a discussion forum).</w:t>
            </w:r>
          </w:p>
          <w:p w14:paraId="7F8612AD" w14:textId="77777777" w:rsidR="00810894" w:rsidRPr="00D968FA" w:rsidRDefault="00810894" w:rsidP="00263D6F">
            <w:pPr>
              <w:pStyle w:val="TableText"/>
              <w:jc w:val="both"/>
            </w:pPr>
          </w:p>
        </w:tc>
      </w:tr>
      <w:tr w:rsidR="00810894" w:rsidRPr="00D968FA" w14:paraId="7F52C64C" w14:textId="77777777" w:rsidTr="00263D6F">
        <w:tc>
          <w:tcPr>
            <w:tcW w:w="1622" w:type="dxa"/>
          </w:tcPr>
          <w:p w14:paraId="46D85786" w14:textId="77777777" w:rsidR="00810894" w:rsidRPr="00511362" w:rsidRDefault="00810894" w:rsidP="00263D6F">
            <w:pPr>
              <w:pStyle w:val="TableText"/>
              <w:rPr>
                <w:b/>
              </w:rPr>
            </w:pPr>
            <w:r w:rsidRPr="00511362">
              <w:rPr>
                <w:b/>
              </w:rPr>
              <w:t>1</w:t>
            </w:r>
            <w:r>
              <w:rPr>
                <w:b/>
              </w:rPr>
              <w:t>2</w:t>
            </w:r>
          </w:p>
        </w:tc>
        <w:tc>
          <w:tcPr>
            <w:tcW w:w="3244" w:type="dxa"/>
          </w:tcPr>
          <w:p w14:paraId="74A28F49" w14:textId="77777777" w:rsidR="00810894" w:rsidRDefault="00810894" w:rsidP="00263D6F">
            <w:pPr>
              <w:pStyle w:val="TableText"/>
              <w:jc w:val="both"/>
            </w:pPr>
            <w:r>
              <w:t>For the purposes of standard 10</w:t>
            </w:r>
            <w:r w:rsidR="001261C5">
              <w:t>6</w:t>
            </w:r>
            <w:r>
              <w:t>A (recruitment), references to treating the Welsh language no less favourably than the English language includes, amongst other matters (and in addition to specific matters referred to in any individual standard), treating the Welsh language no less favourably as regards —</w:t>
            </w:r>
          </w:p>
          <w:p w14:paraId="1B5FDB08" w14:textId="77777777" w:rsidR="00810894" w:rsidRDefault="00810894" w:rsidP="00810894">
            <w:pPr>
              <w:pStyle w:val="N3"/>
              <w:numPr>
                <w:ilvl w:val="2"/>
                <w:numId w:val="51"/>
              </w:numPr>
            </w:pPr>
            <w:r>
              <w:t>the visual presentation of the material (for example</w:t>
            </w:r>
            <w:r w:rsidR="00474A3E">
              <w:t>,</w:t>
            </w:r>
            <w:r>
              <w:t xml:space="preserve"> in relation to the colour or font of any text);</w:t>
            </w:r>
          </w:p>
          <w:p w14:paraId="476290F5" w14:textId="77777777" w:rsidR="00810894" w:rsidRDefault="00810894" w:rsidP="00263D6F">
            <w:pPr>
              <w:pStyle w:val="N3"/>
            </w:pPr>
            <w:r>
              <w:t>the size of the material;</w:t>
            </w:r>
          </w:p>
          <w:p w14:paraId="2B5FD2AF" w14:textId="77777777" w:rsidR="00810894" w:rsidRDefault="00810894" w:rsidP="00263D6F">
            <w:pPr>
              <w:pStyle w:val="N3"/>
            </w:pPr>
            <w:r>
              <w:t>the position and prominence of the material in any public area;</w:t>
            </w:r>
          </w:p>
          <w:p w14:paraId="16224896" w14:textId="77777777" w:rsidR="00810894" w:rsidRDefault="00810894" w:rsidP="00263D6F">
            <w:pPr>
              <w:pStyle w:val="N3"/>
              <w:numPr>
                <w:ilvl w:val="0"/>
                <w:numId w:val="0"/>
              </w:numPr>
              <w:ind w:left="788" w:hanging="448"/>
            </w:pPr>
            <w:r>
              <w:t>(</w:t>
            </w:r>
            <w:proofErr w:type="spellStart"/>
            <w:r>
              <w:t>ch</w:t>
            </w:r>
            <w:proofErr w:type="spellEnd"/>
            <w:r>
              <w:t>) when and how material is published, provided or exhibited;</w:t>
            </w:r>
          </w:p>
          <w:p w14:paraId="3C476122" w14:textId="77777777" w:rsidR="00810894" w:rsidRDefault="00810894" w:rsidP="00263D6F">
            <w:pPr>
              <w:pStyle w:val="N3"/>
            </w:pPr>
            <w:r>
              <w:t>the publication format of the material.</w:t>
            </w:r>
          </w:p>
          <w:p w14:paraId="19662980" w14:textId="77777777" w:rsidR="00810894" w:rsidRPr="00D968FA" w:rsidRDefault="00810894" w:rsidP="00263D6F">
            <w:pPr>
              <w:pStyle w:val="N3"/>
              <w:numPr>
                <w:ilvl w:val="0"/>
                <w:numId w:val="0"/>
              </w:numPr>
              <w:ind w:left="79"/>
            </w:pPr>
          </w:p>
        </w:tc>
      </w:tr>
      <w:tr w:rsidR="00810894" w:rsidRPr="00D968FA" w14:paraId="18A07C88" w14:textId="77777777" w:rsidTr="00263D6F">
        <w:tc>
          <w:tcPr>
            <w:tcW w:w="1622" w:type="dxa"/>
          </w:tcPr>
          <w:p w14:paraId="258E57A8" w14:textId="77777777" w:rsidR="00810894" w:rsidRPr="00511362" w:rsidDel="00C15398" w:rsidRDefault="00810894" w:rsidP="00263D6F">
            <w:pPr>
              <w:pStyle w:val="TableText"/>
              <w:rPr>
                <w:b/>
              </w:rPr>
            </w:pPr>
            <w:r>
              <w:rPr>
                <w:b/>
              </w:rPr>
              <w:t>13</w:t>
            </w:r>
          </w:p>
        </w:tc>
        <w:tc>
          <w:tcPr>
            <w:tcW w:w="3244" w:type="dxa"/>
          </w:tcPr>
          <w:p w14:paraId="60C5A038" w14:textId="77777777" w:rsidR="00810894" w:rsidRDefault="00810894" w:rsidP="00263D6F">
            <w:pPr>
              <w:pStyle w:val="TableText"/>
              <w:jc w:val="both"/>
            </w:pPr>
            <w:r>
              <w:rPr>
                <w:rFonts w:eastAsia="Lucida Sans Unicode"/>
              </w:rPr>
              <w:t xml:space="preserve">In </w:t>
            </w:r>
            <w:r w:rsidR="00B61A0F">
              <w:rPr>
                <w:rFonts w:eastAsia="Lucida Sans Unicode"/>
              </w:rPr>
              <w:t>s</w:t>
            </w:r>
            <w:r>
              <w:rPr>
                <w:rFonts w:eastAsia="Lucida Sans Unicode"/>
              </w:rPr>
              <w:t>tandards 10</w:t>
            </w:r>
            <w:r w:rsidR="001261C5">
              <w:rPr>
                <w:rFonts w:eastAsia="Lucida Sans Unicode"/>
              </w:rPr>
              <w:t>6</w:t>
            </w:r>
            <w:r>
              <w:rPr>
                <w:rFonts w:eastAsia="Lucida Sans Unicode"/>
              </w:rPr>
              <w:t>A, 10</w:t>
            </w:r>
            <w:r w:rsidR="001261C5">
              <w:rPr>
                <w:rFonts w:eastAsia="Lucida Sans Unicode"/>
              </w:rPr>
              <w:t>7</w:t>
            </w:r>
            <w:r>
              <w:rPr>
                <w:rFonts w:eastAsia="Lucida Sans Unicode"/>
              </w:rPr>
              <w:t xml:space="preserve"> and 10</w:t>
            </w:r>
            <w:r w:rsidR="001261C5">
              <w:rPr>
                <w:rFonts w:eastAsia="Lucida Sans Unicode"/>
              </w:rPr>
              <w:t>8</w:t>
            </w:r>
            <w:r>
              <w:rPr>
                <w:rFonts w:eastAsia="Lucida Sans Unicode"/>
              </w:rPr>
              <w:t xml:space="preserve"> “forms” includes interactive forms.</w:t>
            </w:r>
          </w:p>
        </w:tc>
      </w:tr>
      <w:tr w:rsidR="00810894" w:rsidRPr="00D968FA" w14:paraId="02FAD484" w14:textId="77777777" w:rsidTr="00263D6F">
        <w:tc>
          <w:tcPr>
            <w:tcW w:w="1622" w:type="dxa"/>
          </w:tcPr>
          <w:p w14:paraId="5FD62E5E" w14:textId="77777777" w:rsidR="00810894" w:rsidRPr="00F979E3" w:rsidRDefault="00810894" w:rsidP="00263D6F">
            <w:pPr>
              <w:pStyle w:val="TableText"/>
              <w:rPr>
                <w:b/>
              </w:rPr>
            </w:pPr>
            <w:r>
              <w:rPr>
                <w:b/>
              </w:rPr>
              <w:t>14</w:t>
            </w:r>
          </w:p>
        </w:tc>
        <w:tc>
          <w:tcPr>
            <w:tcW w:w="3244" w:type="dxa"/>
          </w:tcPr>
          <w:p w14:paraId="36BDB87F" w14:textId="77777777" w:rsidR="00810894" w:rsidRDefault="00810894" w:rsidP="00263D6F">
            <w:pPr>
              <w:pStyle w:val="TableText"/>
              <w:jc w:val="both"/>
            </w:pPr>
            <w:r>
              <w:t xml:space="preserve">For the purposes of the standards a requirement to publish or provide </w:t>
            </w:r>
            <w:r>
              <w:lastRenderedPageBreak/>
              <w:t>any written material in Welsh does not mean that material should be published or provided in Welsh only, nor does it mean that the material should be produced in Welsh first (unless that is specifically stated in the standard).</w:t>
            </w:r>
          </w:p>
          <w:p w14:paraId="275BACA4" w14:textId="77777777" w:rsidR="00810894" w:rsidRPr="00D968FA" w:rsidRDefault="00810894" w:rsidP="00263D6F">
            <w:pPr>
              <w:pStyle w:val="TableText"/>
            </w:pPr>
          </w:p>
        </w:tc>
      </w:tr>
      <w:tr w:rsidR="00810894" w:rsidRPr="00D968FA" w14:paraId="3A751132" w14:textId="77777777" w:rsidTr="00263D6F">
        <w:tc>
          <w:tcPr>
            <w:tcW w:w="1622" w:type="dxa"/>
          </w:tcPr>
          <w:p w14:paraId="6BB7839F" w14:textId="77777777" w:rsidR="00810894" w:rsidRPr="00F979E3" w:rsidRDefault="00810894" w:rsidP="00263D6F">
            <w:pPr>
              <w:pStyle w:val="TableText"/>
              <w:rPr>
                <w:b/>
              </w:rPr>
            </w:pPr>
          </w:p>
        </w:tc>
        <w:tc>
          <w:tcPr>
            <w:tcW w:w="3244" w:type="dxa"/>
          </w:tcPr>
          <w:p w14:paraId="7A416964" w14:textId="77777777" w:rsidR="00810894" w:rsidRPr="00D968FA" w:rsidRDefault="00810894" w:rsidP="00B61A0F">
            <w:pPr>
              <w:pStyle w:val="N3"/>
              <w:numPr>
                <w:ilvl w:val="0"/>
                <w:numId w:val="0"/>
              </w:numPr>
              <w:ind w:left="737"/>
              <w:rPr>
                <w:rFonts w:eastAsia="Lucida Sans Unicode"/>
              </w:rPr>
            </w:pPr>
          </w:p>
        </w:tc>
      </w:tr>
    </w:tbl>
    <w:p w14:paraId="38218C59" w14:textId="77777777" w:rsidR="00810894" w:rsidRDefault="00810894" w:rsidP="00810894">
      <w:pPr>
        <w:pStyle w:val="linespace"/>
      </w:pPr>
    </w:p>
    <w:p w14:paraId="7A11FC5C" w14:textId="77777777" w:rsidR="00810894" w:rsidRDefault="00810894" w:rsidP="00810894">
      <w:pPr>
        <w:pStyle w:val="Schedule"/>
        <w:jc w:val="right"/>
      </w:pPr>
      <w:r>
        <w:tab/>
      </w:r>
    </w:p>
    <w:p w14:paraId="1F0B40F2" w14:textId="77777777" w:rsidR="00810894" w:rsidRDefault="00810894" w:rsidP="00810894">
      <w:pPr>
        <w:pStyle w:val="Schedule"/>
        <w:jc w:val="right"/>
      </w:pPr>
      <w:r>
        <w:br w:type="page"/>
      </w:r>
      <w:r>
        <w:lastRenderedPageBreak/>
        <w:t xml:space="preserve">SCHEDULE </w:t>
      </w:r>
      <w:r>
        <w:fldChar w:fldCharType="begin"/>
      </w:r>
      <w:r>
        <w:instrText xml:space="preserve"> SEQ schedule\* arabic</w:instrText>
      </w:r>
      <w:r>
        <w:fldChar w:fldCharType="separate"/>
      </w:r>
      <w:r>
        <w:rPr>
          <w:noProof/>
        </w:rPr>
        <w:t>4</w:t>
      </w:r>
      <w:r>
        <w:fldChar w:fldCharType="end"/>
      </w:r>
      <w:r w:rsidRPr="0001684E">
        <w:rPr>
          <w:rStyle w:val="Ref"/>
        </w:rPr>
        <w:t xml:space="preserve"> </w:t>
      </w:r>
      <w:r>
        <w:rPr>
          <w:rStyle w:val="Ref"/>
        </w:rPr>
        <w:t>Regulation 2(4)</w:t>
      </w:r>
    </w:p>
    <w:p w14:paraId="0DC75092" w14:textId="77777777" w:rsidR="00810894" w:rsidRPr="00D968FA" w:rsidRDefault="00810894" w:rsidP="00810894">
      <w:pPr>
        <w:pStyle w:val="ScheduleHead"/>
        <w:rPr>
          <w:rFonts w:eastAsia="Lucida Sans Unicode"/>
        </w:rPr>
      </w:pPr>
      <w:r w:rsidRPr="00D968FA">
        <w:rPr>
          <w:rFonts w:eastAsia="Lucida Sans Unicode"/>
        </w:rPr>
        <w:t>Record Keeping Standards</w:t>
      </w:r>
    </w:p>
    <w:p w14:paraId="326A9D8C" w14:textId="77777777" w:rsidR="00810894" w:rsidRDefault="00810894" w:rsidP="00810894">
      <w:pPr>
        <w:pStyle w:val="Part"/>
      </w:pPr>
      <w:r>
        <w:t xml:space="preserve">PART </w:t>
      </w:r>
      <w:r>
        <w:fldChar w:fldCharType="begin"/>
      </w:r>
      <w:r>
        <w:instrText xml:space="preserve"> SEQ Part_ \* arabic \r 1</w:instrText>
      </w:r>
      <w:r>
        <w:fldChar w:fldCharType="separate"/>
      </w:r>
      <w:r>
        <w:rPr>
          <w:noProof/>
        </w:rPr>
        <w:t>1</w:t>
      </w:r>
      <w:r>
        <w:rPr>
          <w:noProof/>
        </w:rPr>
        <w:fldChar w:fldCharType="end"/>
      </w:r>
    </w:p>
    <w:p w14:paraId="3F2AD9A7" w14:textId="77777777" w:rsidR="00810894" w:rsidRPr="00D968FA" w:rsidRDefault="00810894" w:rsidP="00810894">
      <w:pPr>
        <w:pStyle w:val="PartHead"/>
        <w:rPr>
          <w:rFonts w:eastAsia="Lucida Sans Unicode"/>
        </w:rPr>
      </w:pPr>
      <w:r w:rsidRPr="00D968FA">
        <w:rPr>
          <w:rFonts w:eastAsia="Lucida Sans Unicode"/>
        </w:rPr>
        <w:t>THE STANDARDS</w:t>
      </w:r>
    </w:p>
    <w:p w14:paraId="69ECB4AE" w14:textId="77777777" w:rsidR="00810894" w:rsidRPr="00D968FA" w:rsidRDefault="00810894" w:rsidP="00810894">
      <w:pPr>
        <w:spacing w:line="240" w:lineRule="exact"/>
        <w:rPr>
          <w:rFonts w:eastAsia="Lucida Sans Unicode"/>
          <w:noProof/>
          <w:sz w:val="20"/>
          <w:szCs w:val="20"/>
          <w:lang w:eastAsia="en-US"/>
        </w:rPr>
      </w:pPr>
    </w:p>
    <w:tbl>
      <w:tblPr>
        <w:tblW w:w="4866" w:type="dxa"/>
        <w:tblLayout w:type="fixed"/>
        <w:tblLook w:val="0000" w:firstRow="0" w:lastRow="0" w:firstColumn="0" w:lastColumn="0" w:noHBand="0" w:noVBand="0"/>
      </w:tblPr>
      <w:tblGrid>
        <w:gridCol w:w="1668"/>
        <w:gridCol w:w="3198"/>
      </w:tblGrid>
      <w:tr w:rsidR="00810894" w:rsidRPr="00D968FA" w14:paraId="2FF28AD9" w14:textId="77777777" w:rsidTr="00263D6F">
        <w:tc>
          <w:tcPr>
            <w:tcW w:w="1668" w:type="dxa"/>
          </w:tcPr>
          <w:p w14:paraId="38DC6F52" w14:textId="77777777" w:rsidR="00810894" w:rsidRPr="009A4D79" w:rsidRDefault="00810894" w:rsidP="00263D6F">
            <w:pPr>
              <w:pStyle w:val="TableText"/>
              <w:rPr>
                <w:b/>
              </w:rPr>
            </w:pPr>
            <w:r w:rsidRPr="009A4D79">
              <w:rPr>
                <w:b/>
              </w:rPr>
              <w:t>1</w:t>
            </w:r>
          </w:p>
        </w:tc>
        <w:tc>
          <w:tcPr>
            <w:tcW w:w="3198" w:type="dxa"/>
          </w:tcPr>
          <w:p w14:paraId="7BA77D25" w14:textId="77777777" w:rsidR="00810894" w:rsidRDefault="00810894" w:rsidP="00263D6F">
            <w:pPr>
              <w:pStyle w:val="TableText"/>
              <w:jc w:val="both"/>
              <w:rPr>
                <w:b/>
              </w:rPr>
            </w:pPr>
            <w:r w:rsidRPr="009A4D79">
              <w:rPr>
                <w:b/>
              </w:rPr>
              <w:t>Standards relating to a body keeping records</w:t>
            </w:r>
          </w:p>
          <w:p w14:paraId="6378E4E8" w14:textId="77777777" w:rsidR="00810894" w:rsidRPr="009A4D79" w:rsidRDefault="00810894" w:rsidP="00263D6F">
            <w:pPr>
              <w:pStyle w:val="TableText"/>
              <w:rPr>
                <w:b/>
              </w:rPr>
            </w:pPr>
          </w:p>
        </w:tc>
      </w:tr>
      <w:tr w:rsidR="00810894" w:rsidRPr="00D968FA" w14:paraId="17E392C7" w14:textId="77777777" w:rsidTr="00263D6F">
        <w:tc>
          <w:tcPr>
            <w:tcW w:w="1668" w:type="dxa"/>
          </w:tcPr>
          <w:p w14:paraId="06C57643" w14:textId="77777777" w:rsidR="00810894" w:rsidRPr="009A4D79" w:rsidRDefault="00810894" w:rsidP="00263D6F">
            <w:pPr>
              <w:pStyle w:val="TableText"/>
              <w:rPr>
                <w:b/>
              </w:rPr>
            </w:pPr>
            <w:r w:rsidRPr="009A4D79">
              <w:rPr>
                <w:b/>
              </w:rPr>
              <w:t xml:space="preserve">Standard </w:t>
            </w:r>
            <w:r>
              <w:rPr>
                <w:b/>
              </w:rPr>
              <w:t>1</w:t>
            </w:r>
            <w:r w:rsidR="00BA7527">
              <w:rPr>
                <w:b/>
              </w:rPr>
              <w:t>10</w:t>
            </w:r>
            <w:r w:rsidRPr="009A4D79">
              <w:rPr>
                <w:b/>
              </w:rPr>
              <w:t>:</w:t>
            </w:r>
          </w:p>
        </w:tc>
        <w:tc>
          <w:tcPr>
            <w:tcW w:w="3198" w:type="dxa"/>
          </w:tcPr>
          <w:p w14:paraId="60568A22" w14:textId="77777777" w:rsidR="00810894" w:rsidRPr="00D968FA" w:rsidRDefault="00810894" w:rsidP="00263D6F">
            <w:pPr>
              <w:pStyle w:val="TableText"/>
              <w:jc w:val="both"/>
            </w:pPr>
            <w:r w:rsidRPr="00D968FA">
              <w:t>You must keep a record, in relation to each financial year, of the number of complaints you receive relating to your compliance with standards.</w:t>
            </w:r>
          </w:p>
          <w:p w14:paraId="72FE111E" w14:textId="77777777" w:rsidR="00810894" w:rsidRPr="00D968FA" w:rsidRDefault="00810894" w:rsidP="00263D6F">
            <w:pPr>
              <w:pStyle w:val="TableText"/>
            </w:pPr>
          </w:p>
        </w:tc>
      </w:tr>
      <w:tr w:rsidR="00810894" w:rsidRPr="00D968FA" w14:paraId="7EA23B7A" w14:textId="77777777" w:rsidTr="00263D6F">
        <w:tc>
          <w:tcPr>
            <w:tcW w:w="1668" w:type="dxa"/>
          </w:tcPr>
          <w:p w14:paraId="10829EE8" w14:textId="77777777" w:rsidR="00810894" w:rsidRPr="009A4D79" w:rsidRDefault="00810894" w:rsidP="00263D6F">
            <w:pPr>
              <w:pStyle w:val="TableText"/>
              <w:rPr>
                <w:b/>
              </w:rPr>
            </w:pPr>
            <w:r w:rsidRPr="009A4D79">
              <w:rPr>
                <w:b/>
              </w:rPr>
              <w:t xml:space="preserve">Standard </w:t>
            </w:r>
            <w:r>
              <w:rPr>
                <w:b/>
              </w:rPr>
              <w:t>11</w:t>
            </w:r>
            <w:r w:rsidR="00BA7527">
              <w:rPr>
                <w:b/>
              </w:rPr>
              <w:t>1</w:t>
            </w:r>
            <w:r w:rsidRPr="009A4D79">
              <w:rPr>
                <w:b/>
              </w:rPr>
              <w:t>:</w:t>
            </w:r>
          </w:p>
        </w:tc>
        <w:tc>
          <w:tcPr>
            <w:tcW w:w="3198" w:type="dxa"/>
          </w:tcPr>
          <w:p w14:paraId="7E16F01C" w14:textId="77777777" w:rsidR="00810894" w:rsidRPr="00D968FA" w:rsidRDefault="00810894" w:rsidP="00263D6F">
            <w:pPr>
              <w:pStyle w:val="TableText"/>
              <w:jc w:val="both"/>
            </w:pPr>
            <w:r w:rsidRPr="00D968FA">
              <w:t>You must keep a copy of any written complaint that you receive that relates to your compliance with the standards with which you are under a duty to comply.</w:t>
            </w:r>
          </w:p>
          <w:p w14:paraId="51066D76" w14:textId="77777777" w:rsidR="00810894" w:rsidRPr="00D968FA" w:rsidRDefault="00810894" w:rsidP="00263D6F">
            <w:pPr>
              <w:pStyle w:val="TableText"/>
            </w:pPr>
          </w:p>
        </w:tc>
      </w:tr>
      <w:tr w:rsidR="00810894" w:rsidRPr="00D968FA" w14:paraId="0C0FE130" w14:textId="77777777" w:rsidTr="00263D6F">
        <w:trPr>
          <w:trHeight w:val="2613"/>
        </w:trPr>
        <w:tc>
          <w:tcPr>
            <w:tcW w:w="1668" w:type="dxa"/>
          </w:tcPr>
          <w:p w14:paraId="30D0C1F0" w14:textId="77777777" w:rsidR="00810894" w:rsidRPr="009A4D79" w:rsidRDefault="00810894" w:rsidP="00263D6F">
            <w:pPr>
              <w:pStyle w:val="TableText"/>
              <w:rPr>
                <w:rFonts w:eastAsia="Lucida Sans Unicode"/>
                <w:b/>
              </w:rPr>
            </w:pPr>
            <w:r w:rsidRPr="009A4D79">
              <w:rPr>
                <w:rFonts w:eastAsia="Lucida Sans Unicode"/>
                <w:b/>
              </w:rPr>
              <w:t xml:space="preserve">Standard </w:t>
            </w:r>
            <w:r>
              <w:rPr>
                <w:rFonts w:eastAsia="Lucida Sans Unicode"/>
                <w:b/>
              </w:rPr>
              <w:t>11</w:t>
            </w:r>
            <w:r w:rsidR="00BA7527">
              <w:rPr>
                <w:rFonts w:eastAsia="Lucida Sans Unicode"/>
                <w:b/>
              </w:rPr>
              <w:t>2</w:t>
            </w:r>
            <w:r w:rsidRPr="009A4D79">
              <w:rPr>
                <w:rFonts w:eastAsia="Lucida Sans Unicode"/>
                <w:b/>
              </w:rPr>
              <w:t>:</w:t>
            </w:r>
          </w:p>
        </w:tc>
        <w:tc>
          <w:tcPr>
            <w:tcW w:w="3198" w:type="dxa"/>
          </w:tcPr>
          <w:p w14:paraId="53ACEF86" w14:textId="77777777" w:rsidR="00810894" w:rsidRPr="00D968FA" w:rsidRDefault="00810894" w:rsidP="00263D6F">
            <w:pPr>
              <w:pStyle w:val="TableText"/>
              <w:jc w:val="both"/>
              <w:rPr>
                <w:rFonts w:eastAsia="Lucida Sans Unicode"/>
              </w:rPr>
            </w:pPr>
            <w:r w:rsidRPr="00D968FA">
              <w:rPr>
                <w:rFonts w:eastAsia="Lucida Sans Unicode"/>
              </w:rPr>
              <w:t xml:space="preserve">You must keep a record (following assessments of your employees’ Welsh language skills made in accordance with standard </w:t>
            </w:r>
            <w:r>
              <w:rPr>
                <w:rFonts w:eastAsia="Lucida Sans Unicode"/>
              </w:rPr>
              <w:t>9</w:t>
            </w:r>
            <w:r w:rsidR="001261C5">
              <w:rPr>
                <w:rFonts w:eastAsia="Lucida Sans Unicode"/>
              </w:rPr>
              <w:t>6</w:t>
            </w:r>
            <w:r w:rsidRPr="00D968FA">
              <w:rPr>
                <w:rFonts w:eastAsia="Lucida Sans Unicode"/>
              </w:rPr>
              <w:t>), of the number of employees who have Welsh language skills at the end of each financial year and, where you have that information, you must keep a record of the skill level of those employees.</w:t>
            </w:r>
          </w:p>
          <w:p w14:paraId="2C6DD1A1" w14:textId="77777777" w:rsidR="00810894" w:rsidRPr="00D968FA" w:rsidRDefault="00810894" w:rsidP="00263D6F">
            <w:pPr>
              <w:pStyle w:val="TableText"/>
              <w:rPr>
                <w:rFonts w:eastAsia="Lucida Sans Unicode"/>
              </w:rPr>
            </w:pPr>
          </w:p>
        </w:tc>
      </w:tr>
      <w:tr w:rsidR="00810894" w:rsidRPr="00D968FA" w14:paraId="46EE3391" w14:textId="77777777" w:rsidTr="00263D6F">
        <w:tc>
          <w:tcPr>
            <w:tcW w:w="1668" w:type="dxa"/>
          </w:tcPr>
          <w:p w14:paraId="583E9DCB" w14:textId="77777777" w:rsidR="00810894" w:rsidRPr="009A4D79" w:rsidRDefault="00810894" w:rsidP="00263D6F">
            <w:pPr>
              <w:pStyle w:val="TableText"/>
              <w:rPr>
                <w:rFonts w:eastAsia="Lucida Sans Unicode"/>
                <w:b/>
              </w:rPr>
            </w:pPr>
            <w:r w:rsidRPr="009A4D79">
              <w:rPr>
                <w:rFonts w:eastAsia="Lucida Sans Unicode"/>
                <w:b/>
              </w:rPr>
              <w:t>Standard 1</w:t>
            </w:r>
            <w:r>
              <w:rPr>
                <w:rFonts w:eastAsia="Lucida Sans Unicode"/>
                <w:b/>
              </w:rPr>
              <w:t>1</w:t>
            </w:r>
            <w:r w:rsidR="00BA7527">
              <w:rPr>
                <w:rFonts w:eastAsia="Lucida Sans Unicode"/>
                <w:b/>
              </w:rPr>
              <w:t>3</w:t>
            </w:r>
            <w:r w:rsidRPr="009A4D79">
              <w:rPr>
                <w:rFonts w:eastAsia="Lucida Sans Unicode"/>
                <w:b/>
              </w:rPr>
              <w:t>:</w:t>
            </w:r>
          </w:p>
        </w:tc>
        <w:tc>
          <w:tcPr>
            <w:tcW w:w="3198" w:type="dxa"/>
          </w:tcPr>
          <w:p w14:paraId="753846CA" w14:textId="77777777" w:rsidR="00810894" w:rsidRPr="00D968FA" w:rsidRDefault="00810894" w:rsidP="00263D6F">
            <w:pPr>
              <w:pStyle w:val="TableText"/>
              <w:jc w:val="both"/>
              <w:rPr>
                <w:rFonts w:eastAsia="Lucida Sans Unicode"/>
              </w:rPr>
            </w:pPr>
            <w:r w:rsidRPr="00D968FA">
              <w:rPr>
                <w:rFonts w:eastAsia="Lucida Sans Unicode"/>
              </w:rPr>
              <w:t>You must keep a record, in relation to each financial year</w:t>
            </w:r>
            <w:r>
              <w:rPr>
                <w:rFonts w:eastAsia="Lucida Sans Unicode"/>
              </w:rPr>
              <w:t>,</w:t>
            </w:r>
            <w:r w:rsidRPr="00D968FA" w:rsidDel="00E456DA">
              <w:rPr>
                <w:rFonts w:eastAsia="Lucida Sans Unicode"/>
              </w:rPr>
              <w:t xml:space="preserve"> </w:t>
            </w:r>
            <w:r w:rsidRPr="00D968FA">
              <w:rPr>
                <w:rFonts w:eastAsia="Lucida Sans Unicode"/>
              </w:rPr>
              <w:t>of the number of new and vacant posts which were categorised (in accordance with standard 1</w:t>
            </w:r>
            <w:r>
              <w:rPr>
                <w:rFonts w:eastAsia="Lucida Sans Unicode"/>
              </w:rPr>
              <w:t>0</w:t>
            </w:r>
            <w:r w:rsidR="001261C5">
              <w:rPr>
                <w:rFonts w:eastAsia="Lucida Sans Unicode"/>
              </w:rPr>
              <w:t>5</w:t>
            </w:r>
            <w:r w:rsidRPr="00D968FA">
              <w:rPr>
                <w:rFonts w:eastAsia="Lucida Sans Unicode"/>
              </w:rPr>
              <w:t xml:space="preserve">) as posts where— </w:t>
            </w:r>
          </w:p>
          <w:p w14:paraId="0B00AF9E" w14:textId="77777777" w:rsidR="00810894" w:rsidRPr="003D4ED0" w:rsidRDefault="00810894" w:rsidP="00810894">
            <w:pPr>
              <w:pStyle w:val="N3"/>
              <w:numPr>
                <w:ilvl w:val="2"/>
                <w:numId w:val="53"/>
              </w:numPr>
            </w:pPr>
            <w:r w:rsidRPr="003D4ED0">
              <w:t>Welsh language skills are essential</w:t>
            </w:r>
            <w:r w:rsidR="003E54A8">
              <w:t>,</w:t>
            </w:r>
          </w:p>
          <w:p w14:paraId="345DFA2B" w14:textId="77777777" w:rsidR="00810894" w:rsidRPr="00D968FA" w:rsidRDefault="00810894" w:rsidP="00263D6F">
            <w:pPr>
              <w:pStyle w:val="N3"/>
            </w:pPr>
            <w:r w:rsidRPr="00D968FA">
              <w:t>Welsh language skills need to be learnt when appointed to the post</w:t>
            </w:r>
            <w:r w:rsidR="003E54A8">
              <w:t>,</w:t>
            </w:r>
          </w:p>
          <w:p w14:paraId="14531F30" w14:textId="77777777" w:rsidR="00810894" w:rsidRPr="00D968FA" w:rsidRDefault="00810894" w:rsidP="00263D6F">
            <w:pPr>
              <w:pStyle w:val="N3"/>
            </w:pPr>
            <w:r w:rsidRPr="00D968FA">
              <w:t>Welsh language skills are desirable</w:t>
            </w:r>
            <w:r w:rsidR="003E54A8">
              <w:t>,</w:t>
            </w:r>
            <w:r w:rsidRPr="00D968FA">
              <w:t xml:space="preserve"> or</w:t>
            </w:r>
          </w:p>
          <w:p w14:paraId="53E02690" w14:textId="77777777" w:rsidR="00810894" w:rsidRPr="00D968FA" w:rsidRDefault="00810894" w:rsidP="00263D6F">
            <w:pPr>
              <w:pStyle w:val="N3"/>
              <w:numPr>
                <w:ilvl w:val="0"/>
                <w:numId w:val="0"/>
              </w:numPr>
              <w:ind w:left="742" w:hanging="402"/>
            </w:pPr>
            <w:r>
              <w:t>(</w:t>
            </w:r>
            <w:proofErr w:type="spellStart"/>
            <w:r>
              <w:t>ch</w:t>
            </w:r>
            <w:proofErr w:type="spellEnd"/>
            <w:r>
              <w:t xml:space="preserve">) </w:t>
            </w:r>
            <w:r w:rsidRPr="00D968FA">
              <w:t>Welsh language skills are</w:t>
            </w:r>
            <w:r>
              <w:t xml:space="preserve"> not necessary.</w:t>
            </w:r>
            <w:r w:rsidRPr="00D968FA">
              <w:t xml:space="preserve"> </w:t>
            </w:r>
          </w:p>
          <w:p w14:paraId="59345002" w14:textId="77777777" w:rsidR="00810894" w:rsidRPr="00D968FA" w:rsidRDefault="00810894" w:rsidP="00263D6F">
            <w:pPr>
              <w:pStyle w:val="N3"/>
              <w:numPr>
                <w:ilvl w:val="0"/>
                <w:numId w:val="0"/>
              </w:numPr>
              <w:ind w:left="737"/>
              <w:rPr>
                <w:rFonts w:eastAsia="Lucida Sans Unicode"/>
              </w:rPr>
            </w:pPr>
          </w:p>
        </w:tc>
      </w:tr>
    </w:tbl>
    <w:p w14:paraId="3B3D2F85" w14:textId="77777777" w:rsidR="00810894" w:rsidRDefault="00810894" w:rsidP="00810894">
      <w:pPr>
        <w:pStyle w:val="Part"/>
      </w:pPr>
      <w:r>
        <w:lastRenderedPageBreak/>
        <w:t xml:space="preserve">PART </w:t>
      </w:r>
      <w:fldSimple w:instr=" SEQ Part_ \* arabic ">
        <w:r>
          <w:rPr>
            <w:noProof/>
          </w:rPr>
          <w:t>2</w:t>
        </w:r>
      </w:fldSimple>
    </w:p>
    <w:p w14:paraId="3554E619" w14:textId="77777777" w:rsidR="00810894" w:rsidRPr="00D968FA" w:rsidRDefault="00810894" w:rsidP="00810894">
      <w:pPr>
        <w:pStyle w:val="PartHead"/>
        <w:rPr>
          <w:rFonts w:eastAsia="Lucida Sans Unicode"/>
        </w:rPr>
      </w:pPr>
      <w:r w:rsidRPr="00D968FA">
        <w:rPr>
          <w:rFonts w:eastAsia="Lucida Sans Unicode"/>
        </w:rPr>
        <w:t>INTERPRETING THE STANDARDS</w:t>
      </w:r>
    </w:p>
    <w:p w14:paraId="150C0C53" w14:textId="77777777" w:rsidR="00810894" w:rsidRPr="00D968FA" w:rsidRDefault="00810894" w:rsidP="00810894">
      <w:pPr>
        <w:spacing w:line="240" w:lineRule="exact"/>
        <w:rPr>
          <w:rFonts w:eastAsia="Lucida Sans Unicode"/>
          <w:noProof/>
          <w:sz w:val="20"/>
          <w:szCs w:val="20"/>
          <w:lang w:eastAsia="en-US"/>
        </w:rPr>
      </w:pPr>
    </w:p>
    <w:tbl>
      <w:tblPr>
        <w:tblW w:w="4866" w:type="dxa"/>
        <w:tblLayout w:type="fixed"/>
        <w:tblLook w:val="0000" w:firstRow="0" w:lastRow="0" w:firstColumn="0" w:lastColumn="0" w:noHBand="0" w:noVBand="0"/>
      </w:tblPr>
      <w:tblGrid>
        <w:gridCol w:w="1622"/>
        <w:gridCol w:w="3244"/>
      </w:tblGrid>
      <w:tr w:rsidR="00810894" w:rsidRPr="00D968FA" w14:paraId="755E6160" w14:textId="77777777" w:rsidTr="00263D6F">
        <w:tc>
          <w:tcPr>
            <w:tcW w:w="1622" w:type="dxa"/>
          </w:tcPr>
          <w:p w14:paraId="0A418B52" w14:textId="77777777" w:rsidR="00810894" w:rsidRPr="00B85FDB" w:rsidRDefault="00810894" w:rsidP="00263D6F">
            <w:pPr>
              <w:pStyle w:val="TableText"/>
              <w:rPr>
                <w:b/>
              </w:rPr>
            </w:pPr>
            <w:bookmarkStart w:id="8" w:name="scheduleparagraphnumber_83_part_06/11/20"/>
            <w:r w:rsidRPr="00B85FDB">
              <w:rPr>
                <w:b/>
              </w:rPr>
              <w:t>2</w:t>
            </w:r>
          </w:p>
        </w:tc>
        <w:tc>
          <w:tcPr>
            <w:tcW w:w="3244" w:type="dxa"/>
          </w:tcPr>
          <w:p w14:paraId="0F8A80FD" w14:textId="77777777" w:rsidR="00810894" w:rsidRPr="00D968FA" w:rsidRDefault="00810894" w:rsidP="00263D6F">
            <w:pPr>
              <w:pStyle w:val="TableText"/>
              <w:jc w:val="both"/>
              <w:rPr>
                <w:rFonts w:eastAsia="Lucida Sans Unicode"/>
                <w:kern w:val="3"/>
              </w:rPr>
            </w:pPr>
            <w:r w:rsidRPr="00D968FA">
              <w:rPr>
                <w:rFonts w:eastAsia="Lucida Sans Unicode"/>
                <w:kern w:val="3"/>
              </w:rPr>
              <w:t>The standards specified in Part 1 of this Schedule must be interpreted as follows.</w:t>
            </w:r>
          </w:p>
          <w:p w14:paraId="4F83263A" w14:textId="77777777" w:rsidR="00810894" w:rsidRPr="00D968FA" w:rsidRDefault="00810894" w:rsidP="00263D6F">
            <w:pPr>
              <w:pStyle w:val="TableText"/>
            </w:pPr>
          </w:p>
        </w:tc>
      </w:tr>
      <w:tr w:rsidR="00810894" w:rsidRPr="00D968FA" w14:paraId="7F3846EE" w14:textId="77777777" w:rsidTr="00263D6F">
        <w:tc>
          <w:tcPr>
            <w:tcW w:w="1622" w:type="dxa"/>
          </w:tcPr>
          <w:p w14:paraId="40CA85B4" w14:textId="77777777" w:rsidR="00810894" w:rsidRPr="00C208A0" w:rsidRDefault="00810894" w:rsidP="00263D6F">
            <w:pPr>
              <w:pStyle w:val="TableText"/>
              <w:rPr>
                <w:b/>
                <w:szCs w:val="21"/>
              </w:rPr>
            </w:pPr>
            <w:r w:rsidRPr="00C208A0">
              <w:rPr>
                <w:b/>
                <w:szCs w:val="21"/>
              </w:rPr>
              <w:t>3</w:t>
            </w:r>
          </w:p>
        </w:tc>
        <w:tc>
          <w:tcPr>
            <w:tcW w:w="3244" w:type="dxa"/>
          </w:tcPr>
          <w:p w14:paraId="34781E89" w14:textId="77777777" w:rsidR="00810894" w:rsidRPr="00D968FA" w:rsidRDefault="00810894" w:rsidP="00263D6F">
            <w:pPr>
              <w:pStyle w:val="TableText"/>
              <w:jc w:val="both"/>
              <w:rPr>
                <w:rFonts w:eastAsia="Lucida Sans Unicode"/>
                <w:kern w:val="3"/>
              </w:rPr>
            </w:pPr>
            <w:r w:rsidRPr="00D968FA">
              <w:rPr>
                <w:rFonts w:eastAsia="Lucida Sans Unicode"/>
                <w:szCs w:val="21"/>
              </w:rPr>
              <w:t xml:space="preserve">For the purposes of standards </w:t>
            </w:r>
            <w:r>
              <w:rPr>
                <w:rFonts w:eastAsia="Lucida Sans Unicode"/>
                <w:szCs w:val="21"/>
              </w:rPr>
              <w:t>1</w:t>
            </w:r>
            <w:r w:rsidR="001261C5">
              <w:rPr>
                <w:rFonts w:eastAsia="Lucida Sans Unicode"/>
                <w:szCs w:val="21"/>
              </w:rPr>
              <w:t>10</w:t>
            </w:r>
            <w:r>
              <w:rPr>
                <w:rFonts w:eastAsia="Lucida Sans Unicode"/>
                <w:szCs w:val="21"/>
              </w:rPr>
              <w:t>, 11</w:t>
            </w:r>
            <w:r w:rsidR="001261C5">
              <w:rPr>
                <w:rFonts w:eastAsia="Lucida Sans Unicode"/>
                <w:szCs w:val="21"/>
              </w:rPr>
              <w:t>2</w:t>
            </w:r>
            <w:r>
              <w:rPr>
                <w:rFonts w:eastAsia="Lucida Sans Unicode"/>
                <w:szCs w:val="21"/>
              </w:rPr>
              <w:t xml:space="preserve"> and 11</w:t>
            </w:r>
            <w:r w:rsidR="001261C5">
              <w:rPr>
                <w:rFonts w:eastAsia="Lucida Sans Unicode"/>
                <w:szCs w:val="21"/>
              </w:rPr>
              <w:t>3</w:t>
            </w:r>
            <w:r>
              <w:rPr>
                <w:rFonts w:eastAsia="Lucida Sans Unicode"/>
                <w:szCs w:val="21"/>
              </w:rPr>
              <w:t xml:space="preserve"> </w:t>
            </w:r>
            <w:r w:rsidRPr="00D968FA">
              <w:rPr>
                <w:rFonts w:eastAsia="Lucida Sans Unicode"/>
              </w:rPr>
              <w:t xml:space="preserve">“financial year” means the </w:t>
            </w:r>
            <w:r>
              <w:rPr>
                <w:rFonts w:eastAsia="Lucida Sans Unicode"/>
              </w:rPr>
              <w:t>body’s own financial year</w:t>
            </w:r>
            <w:r w:rsidRPr="00D968FA">
              <w:rPr>
                <w:rFonts w:eastAsia="Lucida Sans Unicode"/>
              </w:rPr>
              <w:t>.</w:t>
            </w:r>
          </w:p>
        </w:tc>
      </w:tr>
      <w:bookmarkEnd w:id="8"/>
    </w:tbl>
    <w:p w14:paraId="2D061E82" w14:textId="77777777" w:rsidR="00810894" w:rsidRPr="003D4ED0" w:rsidRDefault="00810894" w:rsidP="00810894">
      <w:pPr>
        <w:pStyle w:val="linespace"/>
      </w:pPr>
    </w:p>
    <w:p w14:paraId="5ECD396A" w14:textId="77777777" w:rsidR="00810894" w:rsidRDefault="00810894" w:rsidP="00810894">
      <w:pPr>
        <w:pStyle w:val="Schedule"/>
        <w:jc w:val="right"/>
      </w:pPr>
      <w:r>
        <w:br w:type="page"/>
      </w:r>
      <w:r>
        <w:lastRenderedPageBreak/>
        <w:t xml:space="preserve">SCHEDULE </w:t>
      </w:r>
      <w:r>
        <w:fldChar w:fldCharType="begin"/>
      </w:r>
      <w:r>
        <w:instrText xml:space="preserve"> SEQ schedule\* arabic</w:instrText>
      </w:r>
      <w:r>
        <w:fldChar w:fldCharType="separate"/>
      </w:r>
      <w:r>
        <w:rPr>
          <w:noProof/>
        </w:rPr>
        <w:t>5</w:t>
      </w:r>
      <w:r>
        <w:fldChar w:fldCharType="end"/>
      </w:r>
      <w:r>
        <w:t xml:space="preserve"> </w:t>
      </w:r>
      <w:r>
        <w:rPr>
          <w:rStyle w:val="Ref"/>
        </w:rPr>
        <w:t>Regulation 2(5)</w:t>
      </w:r>
    </w:p>
    <w:p w14:paraId="02208FB2" w14:textId="77777777" w:rsidR="00810894" w:rsidRPr="00D968FA" w:rsidRDefault="00810894" w:rsidP="00810894">
      <w:pPr>
        <w:pStyle w:val="ScheduleHead"/>
        <w:rPr>
          <w:rFonts w:eastAsia="Lucida Sans Unicode"/>
        </w:rPr>
      </w:pPr>
      <w:r w:rsidRPr="00D968FA">
        <w:rPr>
          <w:rFonts w:eastAsia="Lucida Sans Unicode"/>
        </w:rPr>
        <w:t>Standards which deal with Supplementary Matters</w:t>
      </w:r>
    </w:p>
    <w:p w14:paraId="363560A1" w14:textId="77777777" w:rsidR="00810894" w:rsidRDefault="00810894" w:rsidP="00810894">
      <w:pPr>
        <w:pStyle w:val="Part"/>
      </w:pPr>
      <w:r>
        <w:t xml:space="preserve">PART </w:t>
      </w:r>
      <w:r>
        <w:fldChar w:fldCharType="begin"/>
      </w:r>
      <w:r>
        <w:instrText xml:space="preserve"> SEQ Part_ \* arabic \r 1</w:instrText>
      </w:r>
      <w:r>
        <w:fldChar w:fldCharType="separate"/>
      </w:r>
      <w:r>
        <w:rPr>
          <w:noProof/>
        </w:rPr>
        <w:t>1</w:t>
      </w:r>
      <w:r>
        <w:rPr>
          <w:noProof/>
        </w:rPr>
        <w:fldChar w:fldCharType="end"/>
      </w:r>
    </w:p>
    <w:p w14:paraId="38C8C679" w14:textId="77777777" w:rsidR="00810894" w:rsidRPr="00D968FA" w:rsidRDefault="00810894" w:rsidP="00810894">
      <w:pPr>
        <w:pStyle w:val="PartHead"/>
        <w:rPr>
          <w:rFonts w:eastAsia="Lucida Sans Unicode"/>
        </w:rPr>
      </w:pPr>
      <w:r w:rsidRPr="00D968FA">
        <w:rPr>
          <w:rFonts w:eastAsia="Lucida Sans Unicode"/>
        </w:rPr>
        <w:t>STANDARDS</w:t>
      </w:r>
    </w:p>
    <w:p w14:paraId="0972F377" w14:textId="77777777" w:rsidR="00810894" w:rsidRPr="00D968FA" w:rsidRDefault="00810894" w:rsidP="00810894">
      <w:pPr>
        <w:spacing w:line="240" w:lineRule="exact"/>
        <w:rPr>
          <w:rFonts w:eastAsia="Lucida Sans Unicode"/>
          <w:noProof/>
          <w:sz w:val="20"/>
          <w:szCs w:val="20"/>
          <w:lang w:eastAsia="en-US"/>
        </w:rPr>
      </w:pPr>
    </w:p>
    <w:tbl>
      <w:tblPr>
        <w:tblW w:w="4866" w:type="dxa"/>
        <w:tblLayout w:type="fixed"/>
        <w:tblLook w:val="0000" w:firstRow="0" w:lastRow="0" w:firstColumn="0" w:lastColumn="0" w:noHBand="0" w:noVBand="0"/>
      </w:tblPr>
      <w:tblGrid>
        <w:gridCol w:w="1526"/>
        <w:gridCol w:w="3340"/>
      </w:tblGrid>
      <w:tr w:rsidR="00810894" w:rsidRPr="00D968FA" w14:paraId="29C2C8D9" w14:textId="77777777" w:rsidTr="00263D6F">
        <w:tc>
          <w:tcPr>
            <w:tcW w:w="1526" w:type="dxa"/>
          </w:tcPr>
          <w:p w14:paraId="19F2D81A" w14:textId="77777777" w:rsidR="00810894" w:rsidRPr="00C208A0" w:rsidRDefault="00810894" w:rsidP="00263D6F">
            <w:pPr>
              <w:pStyle w:val="TableText"/>
              <w:rPr>
                <w:b/>
              </w:rPr>
            </w:pPr>
            <w:r w:rsidRPr="00C208A0">
              <w:rPr>
                <w:b/>
              </w:rPr>
              <w:t>1</w:t>
            </w:r>
          </w:p>
        </w:tc>
        <w:tc>
          <w:tcPr>
            <w:tcW w:w="3340" w:type="dxa"/>
          </w:tcPr>
          <w:p w14:paraId="145915F2" w14:textId="77777777" w:rsidR="00810894" w:rsidRPr="00C208A0" w:rsidRDefault="00810894" w:rsidP="00263D6F">
            <w:pPr>
              <w:pStyle w:val="TableText"/>
              <w:jc w:val="both"/>
              <w:rPr>
                <w:b/>
              </w:rPr>
            </w:pPr>
            <w:r w:rsidRPr="00C208A0">
              <w:rPr>
                <w:b/>
              </w:rPr>
              <w:t>A body publicising standards</w:t>
            </w:r>
          </w:p>
          <w:p w14:paraId="38AB96BE" w14:textId="77777777" w:rsidR="00810894" w:rsidRPr="00C208A0" w:rsidRDefault="00810894" w:rsidP="00263D6F">
            <w:pPr>
              <w:pStyle w:val="TableText"/>
              <w:rPr>
                <w:b/>
              </w:rPr>
            </w:pPr>
          </w:p>
        </w:tc>
      </w:tr>
      <w:tr w:rsidR="00810894" w:rsidRPr="00D968FA" w14:paraId="174FB9A5" w14:textId="77777777" w:rsidTr="00263D6F">
        <w:tc>
          <w:tcPr>
            <w:tcW w:w="1526" w:type="dxa"/>
          </w:tcPr>
          <w:p w14:paraId="309FEDCC" w14:textId="77777777" w:rsidR="00810894" w:rsidRPr="00C208A0" w:rsidRDefault="00810894" w:rsidP="00263D6F">
            <w:pPr>
              <w:pStyle w:val="TableText"/>
              <w:rPr>
                <w:b/>
              </w:rPr>
            </w:pPr>
            <w:r w:rsidRPr="00C208A0">
              <w:rPr>
                <w:b/>
              </w:rPr>
              <w:t>Standard 1</w:t>
            </w:r>
            <w:r>
              <w:rPr>
                <w:b/>
              </w:rPr>
              <w:t>1</w:t>
            </w:r>
            <w:r w:rsidR="00BA7527">
              <w:rPr>
                <w:b/>
              </w:rPr>
              <w:t>4</w:t>
            </w:r>
            <w:r w:rsidRPr="00C208A0">
              <w:rPr>
                <w:b/>
              </w:rPr>
              <w:t>:</w:t>
            </w:r>
          </w:p>
        </w:tc>
        <w:tc>
          <w:tcPr>
            <w:tcW w:w="3340" w:type="dxa"/>
          </w:tcPr>
          <w:p w14:paraId="02727119" w14:textId="77777777" w:rsidR="00810894" w:rsidRPr="00D968FA" w:rsidRDefault="00810894" w:rsidP="00263D6F">
            <w:pPr>
              <w:pStyle w:val="TableText"/>
              <w:jc w:val="both"/>
            </w:pPr>
            <w:r w:rsidRPr="00D968FA">
              <w:t xml:space="preserve">You must ensure that a document which records the </w:t>
            </w:r>
            <w:r>
              <w:t>s</w:t>
            </w:r>
            <w:r w:rsidRPr="00D968FA">
              <w:t>tandards with which you are under a duty to comply, and the extent to which you are under a duty to comply with those standards, is available</w:t>
            </w:r>
            <w:r>
              <w:t xml:space="preserve"> </w:t>
            </w:r>
            <w:r w:rsidRPr="00C208A0">
              <w:rPr>
                <w:rFonts w:eastAsia="Lucida Sans Unicode"/>
              </w:rPr>
              <w:t>on your website</w:t>
            </w:r>
            <w:r w:rsidRPr="00D968FA">
              <w:rPr>
                <w:rFonts w:eastAsia="Lucida Sans Unicode"/>
              </w:rPr>
              <w:t>.</w:t>
            </w:r>
          </w:p>
          <w:p w14:paraId="7B697238" w14:textId="77777777" w:rsidR="00810894" w:rsidRPr="00D968FA" w:rsidRDefault="00810894" w:rsidP="00263D6F">
            <w:pPr>
              <w:pStyle w:val="TableText"/>
            </w:pPr>
          </w:p>
        </w:tc>
      </w:tr>
      <w:tr w:rsidR="00810894" w:rsidRPr="00D968FA" w14:paraId="3A9C097F" w14:textId="77777777" w:rsidTr="00263D6F">
        <w:tc>
          <w:tcPr>
            <w:tcW w:w="1526" w:type="dxa"/>
          </w:tcPr>
          <w:p w14:paraId="6891BDB0" w14:textId="77777777" w:rsidR="00810894" w:rsidRPr="00C208A0" w:rsidRDefault="00810894" w:rsidP="00263D6F">
            <w:pPr>
              <w:pStyle w:val="TableText"/>
              <w:rPr>
                <w:b/>
              </w:rPr>
            </w:pPr>
            <w:r w:rsidRPr="00C208A0">
              <w:rPr>
                <w:b/>
              </w:rPr>
              <w:t>2</w:t>
            </w:r>
          </w:p>
        </w:tc>
        <w:tc>
          <w:tcPr>
            <w:tcW w:w="3340" w:type="dxa"/>
          </w:tcPr>
          <w:p w14:paraId="3A270578" w14:textId="77777777" w:rsidR="00810894" w:rsidRPr="00C208A0" w:rsidRDefault="00810894" w:rsidP="00263D6F">
            <w:pPr>
              <w:pStyle w:val="TableText"/>
              <w:jc w:val="both"/>
              <w:rPr>
                <w:b/>
              </w:rPr>
            </w:pPr>
            <w:r w:rsidRPr="00C208A0">
              <w:rPr>
                <w:b/>
              </w:rPr>
              <w:t>A body publishing a complaints procedure</w:t>
            </w:r>
          </w:p>
          <w:p w14:paraId="0609A217" w14:textId="77777777" w:rsidR="00810894" w:rsidRPr="00C208A0" w:rsidRDefault="00810894" w:rsidP="00263D6F">
            <w:pPr>
              <w:pStyle w:val="TableText"/>
              <w:rPr>
                <w:b/>
              </w:rPr>
            </w:pPr>
          </w:p>
        </w:tc>
      </w:tr>
      <w:tr w:rsidR="00810894" w:rsidRPr="00D968FA" w14:paraId="5009E80C" w14:textId="77777777" w:rsidTr="00263D6F">
        <w:tc>
          <w:tcPr>
            <w:tcW w:w="1526" w:type="dxa"/>
          </w:tcPr>
          <w:p w14:paraId="0F252F5F" w14:textId="77777777" w:rsidR="00810894" w:rsidRPr="00C208A0" w:rsidRDefault="00810894" w:rsidP="00263D6F">
            <w:pPr>
              <w:pStyle w:val="TableText"/>
              <w:rPr>
                <w:b/>
              </w:rPr>
            </w:pPr>
            <w:r w:rsidRPr="00C208A0">
              <w:rPr>
                <w:b/>
              </w:rPr>
              <w:t xml:space="preserve">Standard </w:t>
            </w:r>
            <w:r>
              <w:rPr>
                <w:b/>
              </w:rPr>
              <w:t>11</w:t>
            </w:r>
            <w:r w:rsidR="00BA7527">
              <w:rPr>
                <w:b/>
              </w:rPr>
              <w:t>5</w:t>
            </w:r>
            <w:r w:rsidRPr="00C208A0">
              <w:rPr>
                <w:b/>
              </w:rPr>
              <w:t>:</w:t>
            </w:r>
          </w:p>
        </w:tc>
        <w:tc>
          <w:tcPr>
            <w:tcW w:w="3340" w:type="dxa"/>
          </w:tcPr>
          <w:p w14:paraId="20970803" w14:textId="77777777" w:rsidR="00810894" w:rsidRPr="00D968FA" w:rsidRDefault="00810894" w:rsidP="00263D6F">
            <w:pPr>
              <w:pStyle w:val="TableText"/>
              <w:jc w:val="both"/>
            </w:pPr>
            <w:r w:rsidRPr="00D968FA">
              <w:t>You must—</w:t>
            </w:r>
          </w:p>
          <w:p w14:paraId="5D1B0CEA" w14:textId="77777777" w:rsidR="00810894" w:rsidRPr="00D968FA" w:rsidRDefault="00810894" w:rsidP="00810894">
            <w:pPr>
              <w:pStyle w:val="N3"/>
              <w:numPr>
                <w:ilvl w:val="2"/>
                <w:numId w:val="54"/>
              </w:numPr>
              <w:rPr>
                <w:rFonts w:eastAsia="Lucida Sans Unicode"/>
              </w:rPr>
            </w:pPr>
            <w:r w:rsidRPr="00C208A0">
              <w:rPr>
                <w:rFonts w:eastAsia="Lucida Sans Unicode"/>
              </w:rPr>
              <w:t>ensure that you have a complaints procedure that deals</w:t>
            </w:r>
            <w:r>
              <w:rPr>
                <w:rFonts w:eastAsia="Lucida Sans Unicode"/>
              </w:rPr>
              <w:t xml:space="preserve"> with</w:t>
            </w:r>
            <w:r w:rsidRPr="00C208A0">
              <w:rPr>
                <w:rFonts w:eastAsia="Lucida Sans Unicode"/>
              </w:rPr>
              <w:t xml:space="preserve"> </w:t>
            </w:r>
            <w:r w:rsidRPr="00D968FA">
              <w:rPr>
                <w:rFonts w:eastAsia="Lucida Sans Unicode"/>
              </w:rPr>
              <w:t xml:space="preserve">complaints relating to your compliance with </w:t>
            </w:r>
            <w:r>
              <w:rPr>
                <w:rFonts w:eastAsia="Lucida Sans Unicode"/>
              </w:rPr>
              <w:t>the</w:t>
            </w:r>
            <w:r w:rsidRPr="00D968FA">
              <w:rPr>
                <w:rFonts w:eastAsia="Lucida Sans Unicode"/>
              </w:rPr>
              <w:t xml:space="preserve"> standards which you are under a duty to comply, and</w:t>
            </w:r>
          </w:p>
          <w:p w14:paraId="71CB6531" w14:textId="77777777" w:rsidR="00810894" w:rsidRPr="00D968FA" w:rsidRDefault="00810894" w:rsidP="00263D6F">
            <w:pPr>
              <w:pStyle w:val="N3"/>
              <w:rPr>
                <w:rFonts w:eastAsia="Lucida Sans Unicode"/>
              </w:rPr>
            </w:pPr>
            <w:r w:rsidRPr="00D968FA">
              <w:rPr>
                <w:rFonts w:eastAsia="Lucida Sans Unicode"/>
              </w:rPr>
              <w:t>publish a document that records that procedure on your website</w:t>
            </w:r>
            <w:r>
              <w:rPr>
                <w:rFonts w:eastAsia="Lucida Sans Unicode"/>
              </w:rPr>
              <w:t>.</w:t>
            </w:r>
          </w:p>
          <w:p w14:paraId="22F5F021" w14:textId="77777777" w:rsidR="00810894" w:rsidRPr="00D968FA" w:rsidRDefault="00810894" w:rsidP="00263D6F">
            <w:pPr>
              <w:pStyle w:val="N3"/>
              <w:numPr>
                <w:ilvl w:val="0"/>
                <w:numId w:val="0"/>
              </w:numPr>
              <w:ind w:left="737"/>
            </w:pPr>
          </w:p>
        </w:tc>
      </w:tr>
      <w:tr w:rsidR="00810894" w:rsidRPr="00D968FA" w14:paraId="6B6F195C" w14:textId="77777777" w:rsidTr="00263D6F">
        <w:tc>
          <w:tcPr>
            <w:tcW w:w="1526" w:type="dxa"/>
          </w:tcPr>
          <w:p w14:paraId="2717E7D5" w14:textId="77777777" w:rsidR="00810894" w:rsidRPr="00C208A0" w:rsidRDefault="00810894" w:rsidP="00263D6F">
            <w:pPr>
              <w:pStyle w:val="TableText"/>
              <w:rPr>
                <w:b/>
              </w:rPr>
            </w:pPr>
            <w:r w:rsidRPr="00C208A0">
              <w:rPr>
                <w:b/>
              </w:rPr>
              <w:t>3</w:t>
            </w:r>
          </w:p>
        </w:tc>
        <w:tc>
          <w:tcPr>
            <w:tcW w:w="3340" w:type="dxa"/>
          </w:tcPr>
          <w:p w14:paraId="5B259731" w14:textId="77777777" w:rsidR="00810894" w:rsidRPr="00C208A0" w:rsidRDefault="00810894" w:rsidP="00263D6F">
            <w:pPr>
              <w:pStyle w:val="TableText"/>
              <w:jc w:val="both"/>
              <w:rPr>
                <w:b/>
              </w:rPr>
            </w:pPr>
            <w:r w:rsidRPr="00C208A0">
              <w:rPr>
                <w:b/>
              </w:rPr>
              <w:t>A body publishing arrangements for oversight, promotion etc.</w:t>
            </w:r>
          </w:p>
          <w:p w14:paraId="4C261136" w14:textId="77777777" w:rsidR="00810894" w:rsidRPr="00C208A0" w:rsidRDefault="00810894" w:rsidP="00263D6F">
            <w:pPr>
              <w:pStyle w:val="TableText"/>
              <w:jc w:val="both"/>
              <w:rPr>
                <w:b/>
              </w:rPr>
            </w:pPr>
          </w:p>
        </w:tc>
      </w:tr>
      <w:tr w:rsidR="00810894" w:rsidRPr="00D968FA" w14:paraId="78671281" w14:textId="77777777" w:rsidTr="00263D6F">
        <w:tc>
          <w:tcPr>
            <w:tcW w:w="1526" w:type="dxa"/>
          </w:tcPr>
          <w:p w14:paraId="202CC8F9" w14:textId="77777777" w:rsidR="00810894" w:rsidRPr="00C208A0" w:rsidRDefault="00810894" w:rsidP="00263D6F">
            <w:pPr>
              <w:pStyle w:val="TableText"/>
              <w:rPr>
                <w:b/>
              </w:rPr>
            </w:pPr>
            <w:r w:rsidRPr="00C208A0">
              <w:rPr>
                <w:b/>
              </w:rPr>
              <w:t xml:space="preserve">Standard </w:t>
            </w:r>
            <w:r>
              <w:rPr>
                <w:b/>
              </w:rPr>
              <w:t>11</w:t>
            </w:r>
            <w:r w:rsidR="00BA7527">
              <w:rPr>
                <w:b/>
              </w:rPr>
              <w:t>6</w:t>
            </w:r>
            <w:r w:rsidRPr="00C208A0">
              <w:rPr>
                <w:b/>
              </w:rPr>
              <w:t>:</w:t>
            </w:r>
          </w:p>
        </w:tc>
        <w:tc>
          <w:tcPr>
            <w:tcW w:w="3340" w:type="dxa"/>
          </w:tcPr>
          <w:p w14:paraId="7126B752" w14:textId="77777777" w:rsidR="00810894" w:rsidRPr="00D968FA" w:rsidRDefault="00810894" w:rsidP="00263D6F">
            <w:pPr>
              <w:pStyle w:val="TableText"/>
              <w:jc w:val="both"/>
            </w:pPr>
            <w:r w:rsidRPr="00D968FA">
              <w:t>You must—</w:t>
            </w:r>
          </w:p>
          <w:p w14:paraId="7553ADD6" w14:textId="77777777" w:rsidR="00810894" w:rsidRPr="00C208A0" w:rsidRDefault="00810894" w:rsidP="00810894">
            <w:pPr>
              <w:pStyle w:val="N3"/>
              <w:numPr>
                <w:ilvl w:val="2"/>
                <w:numId w:val="55"/>
              </w:numPr>
              <w:rPr>
                <w:rFonts w:eastAsia="Lucida Sans Unicode"/>
              </w:rPr>
            </w:pPr>
            <w:r w:rsidRPr="00C208A0">
              <w:rPr>
                <w:rFonts w:eastAsia="Lucida Sans Unicode"/>
              </w:rPr>
              <w:t>ensure that you have arrangements for—</w:t>
            </w:r>
          </w:p>
          <w:p w14:paraId="2640DE0F" w14:textId="77777777" w:rsidR="00810894" w:rsidRPr="00D968FA" w:rsidRDefault="00810894" w:rsidP="00263D6F">
            <w:pPr>
              <w:pStyle w:val="N4"/>
              <w:rPr>
                <w:rFonts w:eastAsia="Lucida Sans Unicode"/>
              </w:rPr>
            </w:pPr>
            <w:r w:rsidRPr="00D968FA">
              <w:rPr>
                <w:rFonts w:eastAsia="Lucida Sans Unicode"/>
              </w:rPr>
              <w:t>overseeing the way you comply with the standards with which you are under a duty to comply,</w:t>
            </w:r>
          </w:p>
          <w:p w14:paraId="2193ADE8" w14:textId="77777777" w:rsidR="00810894" w:rsidRPr="00D968FA" w:rsidRDefault="00810894" w:rsidP="00263D6F">
            <w:pPr>
              <w:pStyle w:val="N4"/>
              <w:rPr>
                <w:rFonts w:eastAsia="Lucida Sans Unicode"/>
              </w:rPr>
            </w:pPr>
            <w:r w:rsidRPr="00D968FA">
              <w:rPr>
                <w:rFonts w:eastAsia="Lucida Sans Unicode"/>
              </w:rPr>
              <w:t>promoting the services that you offer in accordance with those standards, and</w:t>
            </w:r>
          </w:p>
          <w:p w14:paraId="3983698F" w14:textId="77777777" w:rsidR="00810894" w:rsidRPr="00D968FA" w:rsidRDefault="00810894" w:rsidP="00263D6F">
            <w:pPr>
              <w:pStyle w:val="N4"/>
              <w:rPr>
                <w:rFonts w:eastAsia="Lucida Sans Unicode"/>
              </w:rPr>
            </w:pPr>
            <w:r w:rsidRPr="00D968FA">
              <w:rPr>
                <w:rFonts w:eastAsia="Lucida Sans Unicode"/>
              </w:rPr>
              <w:t>facilitating the use of those services,</w:t>
            </w:r>
          </w:p>
          <w:p w14:paraId="01756958" w14:textId="77777777" w:rsidR="00810894" w:rsidRPr="00D968FA" w:rsidRDefault="00810894" w:rsidP="00263D6F">
            <w:pPr>
              <w:pStyle w:val="N3"/>
            </w:pPr>
            <w:r w:rsidRPr="00D968FA">
              <w:rPr>
                <w:rFonts w:eastAsia="Lucida Sans Unicode"/>
              </w:rPr>
              <w:lastRenderedPageBreak/>
              <w:t>publish a document that records those arrangements on your website</w:t>
            </w:r>
            <w:r>
              <w:rPr>
                <w:rFonts w:eastAsia="Lucida Sans Unicode"/>
              </w:rPr>
              <w:t>.</w:t>
            </w:r>
          </w:p>
          <w:p w14:paraId="10571902" w14:textId="77777777" w:rsidR="00810894" w:rsidRPr="00D968FA" w:rsidRDefault="00810894" w:rsidP="00263D6F">
            <w:pPr>
              <w:pStyle w:val="N3"/>
              <w:numPr>
                <w:ilvl w:val="0"/>
                <w:numId w:val="0"/>
              </w:numPr>
              <w:ind w:left="737"/>
            </w:pPr>
          </w:p>
        </w:tc>
      </w:tr>
      <w:tr w:rsidR="00810894" w:rsidRPr="00D968FA" w14:paraId="094B8CF1" w14:textId="77777777" w:rsidTr="00263D6F">
        <w:tc>
          <w:tcPr>
            <w:tcW w:w="1526" w:type="dxa"/>
          </w:tcPr>
          <w:p w14:paraId="253DCDB9" w14:textId="77777777" w:rsidR="00810894" w:rsidRPr="00C208A0" w:rsidRDefault="00810894" w:rsidP="00263D6F">
            <w:pPr>
              <w:pStyle w:val="TableText"/>
              <w:rPr>
                <w:b/>
              </w:rPr>
            </w:pPr>
            <w:r>
              <w:rPr>
                <w:b/>
              </w:rPr>
              <w:lastRenderedPageBreak/>
              <w:t>4</w:t>
            </w:r>
          </w:p>
        </w:tc>
        <w:tc>
          <w:tcPr>
            <w:tcW w:w="3340" w:type="dxa"/>
          </w:tcPr>
          <w:p w14:paraId="4F09EED3" w14:textId="77777777" w:rsidR="00810894" w:rsidRDefault="00810894" w:rsidP="00263D6F">
            <w:pPr>
              <w:pStyle w:val="TableText"/>
              <w:jc w:val="both"/>
              <w:rPr>
                <w:b/>
              </w:rPr>
            </w:pPr>
            <w:r w:rsidRPr="00C208A0">
              <w:rPr>
                <w:b/>
              </w:rPr>
              <w:t>A body producing an annual report regarding standards</w:t>
            </w:r>
          </w:p>
          <w:p w14:paraId="4B1BEC78" w14:textId="77777777" w:rsidR="00810894" w:rsidRPr="00C208A0" w:rsidRDefault="00810894" w:rsidP="00263D6F">
            <w:pPr>
              <w:pStyle w:val="TableText"/>
              <w:rPr>
                <w:b/>
              </w:rPr>
            </w:pPr>
          </w:p>
        </w:tc>
      </w:tr>
      <w:tr w:rsidR="00810894" w:rsidRPr="00D968FA" w14:paraId="5C385BDE" w14:textId="77777777" w:rsidTr="00263D6F">
        <w:tc>
          <w:tcPr>
            <w:tcW w:w="1526" w:type="dxa"/>
          </w:tcPr>
          <w:p w14:paraId="326AA8C2" w14:textId="77777777" w:rsidR="00810894" w:rsidRPr="00C623F8" w:rsidRDefault="00810894" w:rsidP="00263D6F">
            <w:pPr>
              <w:pStyle w:val="TableText"/>
              <w:rPr>
                <w:rFonts w:eastAsia="Lucida Sans Unicode"/>
                <w:b/>
              </w:rPr>
            </w:pPr>
            <w:bookmarkStart w:id="9" w:name="scheduleparagraphnumber_92"/>
            <w:r w:rsidRPr="00C623F8">
              <w:rPr>
                <w:rFonts w:eastAsia="Lucida Sans Unicode"/>
                <w:b/>
              </w:rPr>
              <w:t xml:space="preserve">Standard </w:t>
            </w:r>
            <w:r>
              <w:rPr>
                <w:rFonts w:eastAsia="Lucida Sans Unicode"/>
                <w:b/>
              </w:rPr>
              <w:t>11</w:t>
            </w:r>
            <w:r w:rsidR="00BA7527">
              <w:rPr>
                <w:rFonts w:eastAsia="Lucida Sans Unicode"/>
                <w:b/>
              </w:rPr>
              <w:t>7</w:t>
            </w:r>
            <w:r w:rsidRPr="00C623F8">
              <w:rPr>
                <w:rFonts w:eastAsia="Lucida Sans Unicode"/>
                <w:b/>
              </w:rPr>
              <w:t>:</w:t>
            </w:r>
            <w:r w:rsidRPr="00C623F8">
              <w:rPr>
                <w:rFonts w:eastAsia="Lucida Sans Unicode"/>
                <w:b/>
              </w:rPr>
              <w:tab/>
            </w:r>
          </w:p>
        </w:tc>
        <w:tc>
          <w:tcPr>
            <w:tcW w:w="3340" w:type="dxa"/>
          </w:tcPr>
          <w:p w14:paraId="40D8DE96" w14:textId="77777777" w:rsidR="00810894" w:rsidRPr="00C623F8" w:rsidRDefault="00810894" w:rsidP="00810894">
            <w:pPr>
              <w:pStyle w:val="N2"/>
              <w:numPr>
                <w:ilvl w:val="1"/>
                <w:numId w:val="56"/>
              </w:numPr>
              <w:tabs>
                <w:tab w:val="num" w:pos="720"/>
              </w:tabs>
              <w:rPr>
                <w:rFonts w:eastAsia="Lucida Sans Unicode"/>
              </w:rPr>
            </w:pPr>
            <w:r w:rsidRPr="00C623F8">
              <w:rPr>
                <w:rFonts w:eastAsia="Lucida Sans Unicode"/>
              </w:rPr>
              <w:t xml:space="preserve">You must produce a report (an “annual report”), in Welsh, in relation to each financial year, which deals with the way in which you have complied with the </w:t>
            </w:r>
            <w:r>
              <w:rPr>
                <w:rFonts w:eastAsia="Lucida Sans Unicode"/>
              </w:rPr>
              <w:t>s</w:t>
            </w:r>
            <w:r w:rsidRPr="00C623F8">
              <w:rPr>
                <w:rFonts w:eastAsia="Lucida Sans Unicode"/>
              </w:rPr>
              <w:t>tandards with which you were under a duty to comply during that year.</w:t>
            </w:r>
          </w:p>
          <w:p w14:paraId="5ADFFE9A" w14:textId="77777777" w:rsidR="00810894" w:rsidRPr="00F84114" w:rsidRDefault="00810894" w:rsidP="00810894">
            <w:pPr>
              <w:pStyle w:val="N2"/>
              <w:tabs>
                <w:tab w:val="num" w:pos="720"/>
              </w:tabs>
              <w:rPr>
                <w:rFonts w:eastAsia="Lucida Sans Unicode"/>
              </w:rPr>
            </w:pPr>
            <w:r w:rsidRPr="00F84114">
              <w:rPr>
                <w:rFonts w:eastAsia="Lucida Sans Unicode"/>
              </w:rPr>
              <w:t xml:space="preserve">The annual report must include the following information (where relevant, to the extent you are under a duty to comply with the </w:t>
            </w:r>
            <w:r>
              <w:rPr>
                <w:rFonts w:eastAsia="Lucida Sans Unicode"/>
              </w:rPr>
              <w:t>s</w:t>
            </w:r>
            <w:r w:rsidRPr="00F84114">
              <w:rPr>
                <w:rFonts w:eastAsia="Lucida Sans Unicode"/>
              </w:rPr>
              <w:t>tandards referred to)—</w:t>
            </w:r>
          </w:p>
          <w:p w14:paraId="5E37392D" w14:textId="77777777" w:rsidR="00810894" w:rsidRPr="00F84114" w:rsidRDefault="00810894" w:rsidP="00263D6F">
            <w:pPr>
              <w:pStyle w:val="N3"/>
              <w:rPr>
                <w:rFonts w:eastAsia="Lucida Sans Unicode"/>
              </w:rPr>
            </w:pPr>
            <w:r w:rsidRPr="00F84114">
              <w:rPr>
                <w:rFonts w:eastAsia="Lucida Sans Unicode"/>
              </w:rPr>
              <w:t xml:space="preserve">the number of complaints that you received during the year in question which related to compliance with the </w:t>
            </w:r>
            <w:r>
              <w:rPr>
                <w:rFonts w:eastAsia="Lucida Sans Unicode"/>
              </w:rPr>
              <w:t>s</w:t>
            </w:r>
            <w:r w:rsidRPr="00F84114">
              <w:rPr>
                <w:rFonts w:eastAsia="Lucida Sans Unicode"/>
              </w:rPr>
              <w:t>tandards with which you were under a duty to comply (on the basis of the records you kept in accordance with standard 1</w:t>
            </w:r>
            <w:r>
              <w:rPr>
                <w:rFonts w:eastAsia="Lucida Sans Unicode"/>
              </w:rPr>
              <w:t>1</w:t>
            </w:r>
            <w:r w:rsidR="001261C5">
              <w:rPr>
                <w:rFonts w:eastAsia="Lucida Sans Unicode"/>
              </w:rPr>
              <w:t>1</w:t>
            </w:r>
            <w:r w:rsidRPr="00F84114">
              <w:rPr>
                <w:rFonts w:eastAsia="Lucida Sans Unicode"/>
              </w:rPr>
              <w:t>);</w:t>
            </w:r>
          </w:p>
          <w:p w14:paraId="07996E62" w14:textId="77777777" w:rsidR="00810894" w:rsidRPr="00F84114" w:rsidRDefault="00810894" w:rsidP="00263D6F">
            <w:pPr>
              <w:pStyle w:val="N3"/>
              <w:rPr>
                <w:rFonts w:eastAsia="Lucida Sans Unicode"/>
              </w:rPr>
            </w:pPr>
            <w:r w:rsidRPr="00F84114">
              <w:rPr>
                <w:rFonts w:eastAsia="Lucida Sans Unicode"/>
              </w:rPr>
              <w:t>the number of employees who have Welsh language skills at the end of the year in question (on the basis of the records you kept in accordance with standard 1</w:t>
            </w:r>
            <w:r>
              <w:rPr>
                <w:rFonts w:eastAsia="Lucida Sans Unicode"/>
              </w:rPr>
              <w:t>1</w:t>
            </w:r>
            <w:r w:rsidR="001261C5">
              <w:rPr>
                <w:rFonts w:eastAsia="Lucida Sans Unicode"/>
              </w:rPr>
              <w:t>2</w:t>
            </w:r>
            <w:r w:rsidRPr="00F84114">
              <w:rPr>
                <w:rFonts w:eastAsia="Lucida Sans Unicode"/>
              </w:rPr>
              <w:t>);</w:t>
            </w:r>
          </w:p>
          <w:p w14:paraId="242C62D2" w14:textId="77777777" w:rsidR="00810894" w:rsidRPr="00F84114" w:rsidRDefault="00810894" w:rsidP="00263D6F">
            <w:pPr>
              <w:pStyle w:val="N3"/>
              <w:rPr>
                <w:rFonts w:eastAsia="Lucida Sans Unicode"/>
              </w:rPr>
            </w:pPr>
            <w:r w:rsidRPr="00F84114">
              <w:rPr>
                <w:rFonts w:eastAsia="Lucida Sans Unicode"/>
              </w:rPr>
              <w:t>the number (on the basis of the records you kept in accordance with standard 11</w:t>
            </w:r>
            <w:r w:rsidR="001261C5">
              <w:rPr>
                <w:rFonts w:eastAsia="Lucida Sans Unicode"/>
              </w:rPr>
              <w:t>3</w:t>
            </w:r>
            <w:r w:rsidRPr="00F84114">
              <w:rPr>
                <w:rFonts w:eastAsia="Lucida Sans Unicode"/>
              </w:rPr>
              <w:t>) of new and vacant posts that you advertised during the year which were categorised as posts where—</w:t>
            </w:r>
          </w:p>
          <w:p w14:paraId="55D7D520" w14:textId="77777777" w:rsidR="00810894" w:rsidRPr="00F84114" w:rsidRDefault="00810894" w:rsidP="00263D6F">
            <w:pPr>
              <w:pStyle w:val="N4"/>
              <w:rPr>
                <w:rFonts w:eastAsia="Lucida Sans Unicode"/>
              </w:rPr>
            </w:pPr>
            <w:r w:rsidRPr="00F84114">
              <w:rPr>
                <w:rFonts w:eastAsia="Lucida Sans Unicode"/>
              </w:rPr>
              <w:t>Welsh language skills were essential</w:t>
            </w:r>
            <w:r w:rsidR="003E54A8">
              <w:rPr>
                <w:rFonts w:eastAsia="Lucida Sans Unicode"/>
              </w:rPr>
              <w:t>,</w:t>
            </w:r>
          </w:p>
          <w:p w14:paraId="5418075D" w14:textId="77777777" w:rsidR="00810894" w:rsidRPr="00F84114" w:rsidRDefault="00810894" w:rsidP="00263D6F">
            <w:pPr>
              <w:pStyle w:val="N4"/>
              <w:rPr>
                <w:rFonts w:eastAsia="Lucida Sans Unicode"/>
              </w:rPr>
            </w:pPr>
            <w:r w:rsidRPr="00F84114">
              <w:rPr>
                <w:rFonts w:eastAsia="Lucida Sans Unicode"/>
              </w:rPr>
              <w:t>Welsh language skills needed to be learnt when appointed to the post</w:t>
            </w:r>
            <w:r w:rsidR="003E54A8">
              <w:rPr>
                <w:rFonts w:eastAsia="Lucida Sans Unicode"/>
              </w:rPr>
              <w:t>,</w:t>
            </w:r>
          </w:p>
          <w:p w14:paraId="38DF535A" w14:textId="77777777" w:rsidR="00810894" w:rsidRPr="00F84114" w:rsidRDefault="00810894" w:rsidP="00263D6F">
            <w:pPr>
              <w:pStyle w:val="N4"/>
              <w:rPr>
                <w:rFonts w:eastAsia="Lucida Sans Unicode"/>
              </w:rPr>
            </w:pPr>
            <w:r w:rsidRPr="00F84114">
              <w:rPr>
                <w:rFonts w:eastAsia="Lucida Sans Unicode"/>
              </w:rPr>
              <w:t>Welsh language skills were desirable</w:t>
            </w:r>
            <w:r w:rsidR="003E54A8">
              <w:rPr>
                <w:rFonts w:eastAsia="Lucida Sans Unicode"/>
              </w:rPr>
              <w:t>,</w:t>
            </w:r>
            <w:r w:rsidRPr="00F84114">
              <w:rPr>
                <w:rFonts w:eastAsia="Lucida Sans Unicode"/>
              </w:rPr>
              <w:t xml:space="preserve"> or</w:t>
            </w:r>
          </w:p>
          <w:p w14:paraId="6A8D71FE" w14:textId="77777777" w:rsidR="00810894" w:rsidRPr="00F84114" w:rsidRDefault="00810894" w:rsidP="00263D6F">
            <w:pPr>
              <w:pStyle w:val="N4"/>
              <w:rPr>
                <w:rFonts w:eastAsia="Lucida Sans Unicode"/>
              </w:rPr>
            </w:pPr>
            <w:r w:rsidRPr="00F84114">
              <w:rPr>
                <w:rFonts w:eastAsia="Lucida Sans Unicode"/>
              </w:rPr>
              <w:t>Welsh language skills were not necessary.</w:t>
            </w:r>
          </w:p>
          <w:p w14:paraId="4F5B165B" w14:textId="77777777" w:rsidR="00810894" w:rsidRPr="00F84114" w:rsidRDefault="00810894" w:rsidP="00810894">
            <w:pPr>
              <w:pStyle w:val="N2"/>
              <w:tabs>
                <w:tab w:val="num" w:pos="720"/>
              </w:tabs>
              <w:rPr>
                <w:rFonts w:eastAsia="Lucida Sans Unicode"/>
              </w:rPr>
            </w:pPr>
            <w:r w:rsidRPr="00F84114">
              <w:rPr>
                <w:rFonts w:eastAsia="Lucida Sans Unicode"/>
              </w:rPr>
              <w:lastRenderedPageBreak/>
              <w:t>You must publish the annual report no later than 6 months following the end of the financial year to which the report relates.</w:t>
            </w:r>
          </w:p>
          <w:p w14:paraId="74758F46" w14:textId="77777777" w:rsidR="00810894" w:rsidRPr="004D44D3" w:rsidRDefault="00810894" w:rsidP="00810894">
            <w:pPr>
              <w:pStyle w:val="N2"/>
              <w:tabs>
                <w:tab w:val="num" w:pos="720"/>
              </w:tabs>
              <w:rPr>
                <w:rFonts w:eastAsia="Lucida Sans Unicode"/>
              </w:rPr>
            </w:pPr>
            <w:r w:rsidRPr="00F84114">
              <w:rPr>
                <w:rFonts w:eastAsia="Lucida Sans Unicode"/>
              </w:rPr>
              <w:t>You must ensure that a current copy of your annual report is available on your website.</w:t>
            </w:r>
          </w:p>
          <w:p w14:paraId="5D06780C" w14:textId="77777777" w:rsidR="00810894" w:rsidRPr="00D968FA" w:rsidRDefault="00810894" w:rsidP="00263D6F">
            <w:pPr>
              <w:pStyle w:val="TableText"/>
              <w:rPr>
                <w:rFonts w:eastAsia="Lucida Sans Unicode"/>
              </w:rPr>
            </w:pPr>
          </w:p>
        </w:tc>
      </w:tr>
      <w:tr w:rsidR="00810894" w:rsidRPr="00D968FA" w14:paraId="73F5A153" w14:textId="77777777" w:rsidTr="00263D6F">
        <w:tc>
          <w:tcPr>
            <w:tcW w:w="1526" w:type="dxa"/>
          </w:tcPr>
          <w:p w14:paraId="792948FC" w14:textId="77777777" w:rsidR="00810894" w:rsidRPr="004D1009" w:rsidRDefault="00810894" w:rsidP="00263D6F">
            <w:pPr>
              <w:pStyle w:val="TableText"/>
              <w:rPr>
                <w:rFonts w:eastAsia="Lucida Sans Unicode"/>
                <w:b/>
                <w:bCs/>
                <w:iCs/>
                <w:kern w:val="3"/>
                <w:szCs w:val="21"/>
              </w:rPr>
            </w:pPr>
            <w:r>
              <w:rPr>
                <w:rFonts w:eastAsia="Lucida Sans Unicode"/>
                <w:b/>
                <w:bCs/>
                <w:iCs/>
                <w:kern w:val="3"/>
                <w:szCs w:val="21"/>
              </w:rPr>
              <w:lastRenderedPageBreak/>
              <w:t>5</w:t>
            </w:r>
          </w:p>
        </w:tc>
        <w:tc>
          <w:tcPr>
            <w:tcW w:w="3340" w:type="dxa"/>
          </w:tcPr>
          <w:p w14:paraId="3FE1D69F" w14:textId="77777777" w:rsidR="00810894" w:rsidRPr="004D1009" w:rsidRDefault="00810894" w:rsidP="00263D6F">
            <w:pPr>
              <w:pStyle w:val="TableText"/>
              <w:jc w:val="both"/>
              <w:rPr>
                <w:rFonts w:eastAsia="Lucida Sans Unicode"/>
                <w:b/>
              </w:rPr>
            </w:pPr>
            <w:r w:rsidRPr="004D1009">
              <w:rPr>
                <w:rFonts w:eastAsia="Lucida Sans Unicode"/>
                <w:b/>
              </w:rPr>
              <w:t>A body providing information to the Welsh Language Commission</w:t>
            </w:r>
            <w:r>
              <w:rPr>
                <w:rFonts w:eastAsia="Lucida Sans Unicode"/>
                <w:b/>
              </w:rPr>
              <w:t>er</w:t>
            </w:r>
          </w:p>
          <w:p w14:paraId="55F35AF7" w14:textId="77777777" w:rsidR="00810894" w:rsidRPr="004D1009" w:rsidRDefault="00810894" w:rsidP="00263D6F">
            <w:pPr>
              <w:pStyle w:val="TableText"/>
              <w:rPr>
                <w:rFonts w:eastAsia="Lucida Sans Unicode"/>
                <w:b/>
              </w:rPr>
            </w:pPr>
          </w:p>
        </w:tc>
      </w:tr>
      <w:bookmarkEnd w:id="9"/>
      <w:tr w:rsidR="00810894" w:rsidRPr="00D968FA" w14:paraId="2D223961" w14:textId="77777777" w:rsidTr="00263D6F">
        <w:tc>
          <w:tcPr>
            <w:tcW w:w="1526" w:type="dxa"/>
          </w:tcPr>
          <w:p w14:paraId="313AE710" w14:textId="77777777" w:rsidR="00810894" w:rsidRPr="004D1009" w:rsidRDefault="00810894" w:rsidP="00263D6F">
            <w:pPr>
              <w:pStyle w:val="TableText"/>
              <w:rPr>
                <w:rFonts w:eastAsia="Lucida Sans Unicode"/>
                <w:b/>
              </w:rPr>
            </w:pPr>
            <w:r w:rsidRPr="004D1009">
              <w:rPr>
                <w:rFonts w:eastAsia="Lucida Sans Unicode"/>
                <w:b/>
              </w:rPr>
              <w:t xml:space="preserve">Standard </w:t>
            </w:r>
            <w:r>
              <w:rPr>
                <w:rFonts w:eastAsia="Lucida Sans Unicode"/>
                <w:b/>
              </w:rPr>
              <w:t>11</w:t>
            </w:r>
            <w:r w:rsidR="00BA7527">
              <w:rPr>
                <w:rFonts w:eastAsia="Lucida Sans Unicode"/>
                <w:b/>
              </w:rPr>
              <w:t>8</w:t>
            </w:r>
            <w:r w:rsidRPr="004D1009">
              <w:rPr>
                <w:rFonts w:eastAsia="Lucida Sans Unicode"/>
                <w:b/>
              </w:rPr>
              <w:t>:</w:t>
            </w:r>
            <w:r w:rsidRPr="004D1009">
              <w:rPr>
                <w:rFonts w:eastAsia="Lucida Sans Unicode"/>
                <w:b/>
              </w:rPr>
              <w:tab/>
            </w:r>
          </w:p>
        </w:tc>
        <w:tc>
          <w:tcPr>
            <w:tcW w:w="3340" w:type="dxa"/>
          </w:tcPr>
          <w:p w14:paraId="3BBF18AB" w14:textId="77777777" w:rsidR="00810894" w:rsidRPr="00D968FA" w:rsidRDefault="00810894" w:rsidP="00263D6F">
            <w:pPr>
              <w:pStyle w:val="TableText"/>
              <w:jc w:val="both"/>
              <w:rPr>
                <w:rFonts w:eastAsia="Lucida Sans Unicode"/>
              </w:rPr>
            </w:pPr>
            <w:r w:rsidRPr="00D968FA">
              <w:rPr>
                <w:rFonts w:eastAsia="Lucida Sans Unicode"/>
              </w:rPr>
              <w:t xml:space="preserve">You must provide the Welsh Language Commissioner </w:t>
            </w:r>
            <w:r>
              <w:rPr>
                <w:rFonts w:eastAsia="Lucida Sans Unicode"/>
              </w:rPr>
              <w:t xml:space="preserve">(if requested by the Commissioner) with any information which relates to your compliance with the standards </w:t>
            </w:r>
            <w:r w:rsidRPr="00D968FA">
              <w:rPr>
                <w:rFonts w:eastAsia="Lucida Sans Unicode"/>
              </w:rPr>
              <w:t>with which you are under a duty to comply.</w:t>
            </w:r>
          </w:p>
        </w:tc>
      </w:tr>
    </w:tbl>
    <w:p w14:paraId="15000F3D" w14:textId="77777777" w:rsidR="00810894" w:rsidRDefault="00810894" w:rsidP="00810894">
      <w:pPr>
        <w:pStyle w:val="Part"/>
      </w:pPr>
      <w:r>
        <w:t>PART 2</w:t>
      </w:r>
    </w:p>
    <w:p w14:paraId="3E555833" w14:textId="77777777" w:rsidR="00810894" w:rsidRPr="00D968FA" w:rsidRDefault="00810894" w:rsidP="00810894">
      <w:pPr>
        <w:pStyle w:val="PartHead"/>
        <w:rPr>
          <w:rFonts w:eastAsia="Lucida Sans Unicode"/>
        </w:rPr>
      </w:pPr>
      <w:r w:rsidRPr="00D968FA">
        <w:rPr>
          <w:rFonts w:eastAsia="Lucida Sans Unicode"/>
        </w:rPr>
        <w:t>INTERPRETING THE STANDARDS</w:t>
      </w:r>
    </w:p>
    <w:p w14:paraId="6B25697A" w14:textId="77777777" w:rsidR="00810894" w:rsidRPr="001B5404" w:rsidRDefault="00810894" w:rsidP="00810894">
      <w:pPr>
        <w:pStyle w:val="linespace"/>
        <w:rPr>
          <w:rFonts w:eastAsia="Lucida Sans Unicode"/>
        </w:rPr>
      </w:pPr>
    </w:p>
    <w:tbl>
      <w:tblPr>
        <w:tblW w:w="4866" w:type="dxa"/>
        <w:tblLayout w:type="fixed"/>
        <w:tblLook w:val="0000" w:firstRow="0" w:lastRow="0" w:firstColumn="0" w:lastColumn="0" w:noHBand="0" w:noVBand="0"/>
      </w:tblPr>
      <w:tblGrid>
        <w:gridCol w:w="1668"/>
        <w:gridCol w:w="3198"/>
      </w:tblGrid>
      <w:tr w:rsidR="00810894" w:rsidRPr="00D968FA" w14:paraId="5FC5E3C1" w14:textId="77777777" w:rsidTr="00263D6F">
        <w:tc>
          <w:tcPr>
            <w:tcW w:w="1668" w:type="dxa"/>
          </w:tcPr>
          <w:p w14:paraId="154C5C11" w14:textId="77777777" w:rsidR="00810894" w:rsidRPr="0060709A" w:rsidRDefault="00810894" w:rsidP="00263D6F">
            <w:pPr>
              <w:pStyle w:val="TableText"/>
              <w:rPr>
                <w:b/>
              </w:rPr>
            </w:pPr>
            <w:r>
              <w:rPr>
                <w:b/>
              </w:rPr>
              <w:t>6</w:t>
            </w:r>
          </w:p>
        </w:tc>
        <w:tc>
          <w:tcPr>
            <w:tcW w:w="3198" w:type="dxa"/>
          </w:tcPr>
          <w:p w14:paraId="2D74BDA3" w14:textId="77777777" w:rsidR="00810894" w:rsidRPr="00D968FA" w:rsidRDefault="00810894" w:rsidP="00263D6F">
            <w:pPr>
              <w:pStyle w:val="TableText"/>
              <w:jc w:val="both"/>
            </w:pPr>
            <w:r w:rsidRPr="00D968FA">
              <w:t>The standards specified in Part 1 must be interpreted as follows.</w:t>
            </w:r>
          </w:p>
          <w:p w14:paraId="729BD84D" w14:textId="77777777" w:rsidR="00810894" w:rsidRPr="00D968FA" w:rsidRDefault="00810894" w:rsidP="00263D6F">
            <w:pPr>
              <w:pStyle w:val="TableText"/>
            </w:pPr>
          </w:p>
        </w:tc>
      </w:tr>
      <w:tr w:rsidR="00810894" w:rsidRPr="00D968FA" w14:paraId="1032F0D4" w14:textId="77777777" w:rsidTr="00263D6F">
        <w:tc>
          <w:tcPr>
            <w:tcW w:w="1668" w:type="dxa"/>
          </w:tcPr>
          <w:p w14:paraId="45BF3E9A" w14:textId="77777777" w:rsidR="00810894" w:rsidRPr="0060709A" w:rsidRDefault="00810894" w:rsidP="00263D6F">
            <w:pPr>
              <w:pStyle w:val="TableText"/>
              <w:rPr>
                <w:b/>
              </w:rPr>
            </w:pPr>
            <w:r>
              <w:rPr>
                <w:b/>
              </w:rPr>
              <w:t>7</w:t>
            </w:r>
          </w:p>
        </w:tc>
        <w:tc>
          <w:tcPr>
            <w:tcW w:w="3198" w:type="dxa"/>
          </w:tcPr>
          <w:p w14:paraId="54D16B77" w14:textId="77777777" w:rsidR="00810894" w:rsidRPr="00D968FA" w:rsidRDefault="00810894" w:rsidP="00263D6F">
            <w:pPr>
              <w:pStyle w:val="TableText"/>
              <w:jc w:val="both"/>
            </w:pPr>
            <w:r w:rsidRPr="00D968FA">
              <w:t xml:space="preserve">For the purpose of standard </w:t>
            </w:r>
            <w:r w:rsidR="001261C5">
              <w:t>117</w:t>
            </w:r>
            <w:r w:rsidR="009A53B2">
              <w:t xml:space="preserve"> </w:t>
            </w:r>
            <w:r w:rsidRPr="00D968FA">
              <w:rPr>
                <w:rFonts w:eastAsia="Lucida Sans Unicode"/>
              </w:rPr>
              <w:t xml:space="preserve">“financial year” means the </w:t>
            </w:r>
            <w:r>
              <w:rPr>
                <w:rFonts w:eastAsia="Lucida Sans Unicode"/>
              </w:rPr>
              <w:t>body’s own financial year</w:t>
            </w:r>
            <w:r w:rsidRPr="00D968FA">
              <w:rPr>
                <w:rFonts w:eastAsia="Lucida Sans Unicode"/>
              </w:rPr>
              <w:t>.</w:t>
            </w:r>
          </w:p>
          <w:p w14:paraId="0114A60D" w14:textId="77777777" w:rsidR="00810894" w:rsidRPr="00D968FA" w:rsidRDefault="00810894" w:rsidP="00263D6F">
            <w:pPr>
              <w:pStyle w:val="TableText"/>
            </w:pPr>
          </w:p>
        </w:tc>
      </w:tr>
      <w:tr w:rsidR="00810894" w:rsidRPr="00D968FA" w14:paraId="0D4BFBA0" w14:textId="77777777" w:rsidTr="00263D6F">
        <w:tc>
          <w:tcPr>
            <w:tcW w:w="1668" w:type="dxa"/>
          </w:tcPr>
          <w:p w14:paraId="0D4DC006" w14:textId="77777777" w:rsidR="00810894" w:rsidRPr="0060709A" w:rsidRDefault="00810894" w:rsidP="00263D6F">
            <w:pPr>
              <w:pStyle w:val="TableText"/>
              <w:rPr>
                <w:b/>
              </w:rPr>
            </w:pPr>
            <w:r>
              <w:rPr>
                <w:b/>
              </w:rPr>
              <w:t>8</w:t>
            </w:r>
          </w:p>
        </w:tc>
        <w:tc>
          <w:tcPr>
            <w:tcW w:w="3198" w:type="dxa"/>
          </w:tcPr>
          <w:p w14:paraId="7ACC5E56" w14:textId="77777777" w:rsidR="00810894" w:rsidRPr="00D968FA" w:rsidRDefault="00810894" w:rsidP="00263D6F">
            <w:pPr>
              <w:pStyle w:val="TableText"/>
              <w:jc w:val="both"/>
            </w:pPr>
            <w:r w:rsidRPr="00D968FA">
              <w:t xml:space="preserve">For the purpose of the standards a requirement to produce or publish any written material in Welsh does not mean that material </w:t>
            </w:r>
            <w:r>
              <w:t>must</w:t>
            </w:r>
            <w:r w:rsidRPr="00D968FA">
              <w:t xml:space="preserve"> be produced or published in Welsh only, nor does it mean that the material should be produced in Welsh first (unless that is specifically stated in the standard).</w:t>
            </w:r>
          </w:p>
        </w:tc>
      </w:tr>
    </w:tbl>
    <w:p w14:paraId="3700D40F" w14:textId="77777777" w:rsidR="00810894" w:rsidRPr="00810894" w:rsidRDefault="00810894" w:rsidP="00810894">
      <w:pPr>
        <w:pStyle w:val="T1"/>
      </w:pPr>
    </w:p>
    <w:sectPr w:rsidR="00810894" w:rsidRPr="00810894" w:rsidSect="00810894">
      <w:footerReference w:type="even" r:id="rId11"/>
      <w:footerReference w:type="default" r:id="rId12"/>
      <w:footnotePr>
        <w:numRestart w:val="eachPage"/>
      </w:footnotePr>
      <w:pgSz w:w="11907" w:h="16840" w:code="9"/>
      <w:pgMar w:top="1440" w:right="1134" w:bottom="1440" w:left="6123"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32F93B" w14:textId="77777777" w:rsidR="006B446A" w:rsidRDefault="006B446A">
      <w:r>
        <w:separator/>
      </w:r>
    </w:p>
  </w:endnote>
  <w:endnote w:type="continuationSeparator" w:id="0">
    <w:p w14:paraId="67EA7121" w14:textId="77777777" w:rsidR="006B446A" w:rsidRDefault="006B44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BookAntiqua">
    <w:altName w:val="Calibri"/>
    <w:panose1 w:val="00000000000000000000"/>
    <w:charset w:val="00"/>
    <w:family w:val="auto"/>
    <w:notTrueType/>
    <w:pitch w:val="default"/>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B330D" w14:textId="77777777" w:rsidR="00EA00FE" w:rsidRDefault="00EA00F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3792731B" w14:textId="77777777" w:rsidR="00EA00FE" w:rsidRDefault="00EA00F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59CE9" w14:textId="77777777" w:rsidR="00EA00FE" w:rsidRDefault="00EA00F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498142C7" w14:textId="77777777" w:rsidR="00EA00FE" w:rsidRDefault="00EA00F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8B3A52" w14:textId="77777777" w:rsidR="006B446A" w:rsidRDefault="006B446A" w:rsidP="00FF5421">
      <w:r>
        <w:continuationSeparator/>
      </w:r>
    </w:p>
  </w:footnote>
  <w:footnote w:type="continuationSeparator" w:id="0">
    <w:p w14:paraId="10B48F78" w14:textId="77777777" w:rsidR="006B446A" w:rsidRDefault="006B446A">
      <w:r>
        <w:continuationSeparator/>
      </w:r>
    </w:p>
  </w:footnote>
  <w:footnote w:type="continuationNotice" w:id="1">
    <w:p w14:paraId="217A87B6" w14:textId="77777777" w:rsidR="006B446A" w:rsidRDefault="006B446A"/>
  </w:footnote>
  <w:footnote w:id="2">
    <w:p w14:paraId="11A9FE8D" w14:textId="77777777" w:rsidR="00810894" w:rsidRDefault="00810894" w:rsidP="00810894">
      <w:pPr>
        <w:pStyle w:val="FootnoteText"/>
      </w:pPr>
      <w:r>
        <w:t>(</w:t>
      </w:r>
      <w:r>
        <w:rPr>
          <w:rStyle w:val="FootnoteReference"/>
        </w:rPr>
        <w:footnoteRef/>
      </w:r>
      <w:r>
        <w:t>)</w:t>
      </w:r>
      <w:r>
        <w:tab/>
        <w:t xml:space="preserve">2011 </w:t>
      </w:r>
      <w:proofErr w:type="spellStart"/>
      <w:r>
        <w:t>nawm</w:t>
      </w:r>
      <w:proofErr w:type="spellEnd"/>
      <w:r>
        <w:t xml:space="preserve"> 1.</w:t>
      </w:r>
    </w:p>
  </w:footnote>
  <w:footnote w:id="3">
    <w:p w14:paraId="4197221E" w14:textId="77777777" w:rsidR="00810894" w:rsidRDefault="00810894" w:rsidP="00810894">
      <w:pPr>
        <w:pStyle w:val="FootnoteText"/>
      </w:pPr>
      <w:r>
        <w:t>(</w:t>
      </w:r>
      <w:r>
        <w:rPr>
          <w:rStyle w:val="FootnoteReference"/>
        </w:rPr>
        <w:footnoteRef/>
      </w:r>
      <w:r>
        <w:t>)</w:t>
      </w:r>
      <w:r>
        <w:tab/>
        <w:t>Paragraph 3 of Schedule 1A to the Legislation (Wales) Act 2019 (</w:t>
      </w:r>
      <w:proofErr w:type="spellStart"/>
      <w:r>
        <w:t>anaw</w:t>
      </w:r>
      <w:proofErr w:type="spellEnd"/>
      <w:r>
        <w:t xml:space="preserve"> 4) provides for these Regulations to be subject to the Senedd approval procedure referred to in section 37C of that Act.</w:t>
      </w:r>
    </w:p>
  </w:footnote>
  <w:footnote w:id="4">
    <w:p w14:paraId="5E04A9E5" w14:textId="77777777" w:rsidR="00810894" w:rsidRDefault="00810894" w:rsidP="00810894">
      <w:pPr>
        <w:pStyle w:val="FootnoteText"/>
      </w:pPr>
      <w:r>
        <w:t>(</w:t>
      </w:r>
      <w:r>
        <w:rPr>
          <w:rStyle w:val="FootnoteReference"/>
        </w:rPr>
        <w:footnoteRef/>
      </w:r>
      <w:r>
        <w:t>)</w:t>
      </w:r>
      <w:r>
        <w:tab/>
      </w:r>
      <w:r w:rsidRPr="00022B27">
        <w:t>The reference in section 150(2) to the National Assembly for Wales now has effect as a reference to Senedd Cymru, by virtue of section 150A(2) of the Government of Wales Act 2006 (c. 32).</w:t>
      </w:r>
    </w:p>
  </w:footnote>
  <w:footnote w:id="5">
    <w:p w14:paraId="73F69D97" w14:textId="77777777" w:rsidR="00810894" w:rsidRDefault="00810894" w:rsidP="00810894">
      <w:pPr>
        <w:pStyle w:val="FootnoteText"/>
      </w:pPr>
      <w:r>
        <w:t>(</w:t>
      </w:r>
      <w:r>
        <w:rPr>
          <w:rStyle w:val="FootnoteReference"/>
        </w:rPr>
        <w:footnoteRef/>
      </w:r>
      <w:r>
        <w:t>)</w:t>
      </w:r>
      <w:r>
        <w:tab/>
        <w:t>1996 (c. 52). Section 1(1) has been amended by section 61(3)(a) of the Housing and Regeneration Act 2008 (c. 17).</w:t>
      </w:r>
    </w:p>
  </w:footnote>
  <w:footnote w:id="6">
    <w:p w14:paraId="57089D2B" w14:textId="77777777" w:rsidR="000C0D49" w:rsidRDefault="000C0D49" w:rsidP="000C0D49">
      <w:pPr>
        <w:pStyle w:val="FootnoteText"/>
      </w:pPr>
      <w:r>
        <w:t>(</w:t>
      </w:r>
      <w:r>
        <w:rPr>
          <w:rStyle w:val="FootnoteReference"/>
        </w:rPr>
        <w:footnoteRef/>
      </w:r>
      <w:r>
        <w:t>)</w:t>
      </w:r>
      <w:r>
        <w:tab/>
      </w:r>
      <w:r>
        <w:rPr>
          <w:i/>
          <w:iCs/>
        </w:rPr>
        <w:t>See</w:t>
      </w:r>
      <w:r>
        <w:t xml:space="preserve"> section 39 of the Welsh Language (Wales) Measure 2011</w:t>
      </w:r>
      <w:r w:rsidR="009A53B2">
        <w:t>.</w:t>
      </w:r>
    </w:p>
  </w:footnote>
  <w:footnote w:id="7">
    <w:p w14:paraId="00826972" w14:textId="77777777" w:rsidR="000C0D49" w:rsidRDefault="000C0D49" w:rsidP="000C0D49">
      <w:pPr>
        <w:pStyle w:val="FootnoteText"/>
      </w:pPr>
      <w:r>
        <w:t>(</w:t>
      </w:r>
      <w:r>
        <w:rPr>
          <w:rStyle w:val="FootnoteReference"/>
        </w:rPr>
        <w:footnoteRef/>
      </w:r>
      <w:r>
        <w:t>)</w:t>
      </w:r>
      <w:r>
        <w:tab/>
      </w:r>
      <w:r>
        <w:rPr>
          <w:i/>
        </w:rPr>
        <w:t>See</w:t>
      </w:r>
      <w:r>
        <w:t xml:space="preserve"> section 67 of the Welsh Language (Wales) Measure 2011.</w:t>
      </w:r>
    </w:p>
  </w:footnote>
  <w:footnote w:id="8">
    <w:p w14:paraId="2613E054" w14:textId="77777777" w:rsidR="00810894" w:rsidDel="00340AA3" w:rsidRDefault="00810894" w:rsidP="00810894">
      <w:pPr>
        <w:pStyle w:val="FootnoteText"/>
        <w:rPr>
          <w:del w:id="2" w:author="Morea, Simon (CSI - Legal Services Department)" w:date="2025-12-02T06:56:00Z"/>
        </w:rPr>
      </w:pPr>
      <w:r>
        <w:t>(</w:t>
      </w:r>
      <w:r>
        <w:rPr>
          <w:rStyle w:val="FootnoteReference"/>
        </w:rPr>
        <w:footnoteRef/>
      </w:r>
      <w:r>
        <w:t>)</w:t>
      </w:r>
      <w:r>
        <w:tab/>
      </w:r>
      <w:bookmarkStart w:id="3" w:name="_Hlk219804160"/>
      <w:r>
        <w:t>S.I. 2016/182 (W. 76</w:t>
      </w:r>
      <w:r w:rsidR="009A53B2">
        <w:t>), to which there are amendments not relevant to these Regulations.</w:t>
      </w:r>
      <w:bookmarkEnd w:id="3"/>
    </w:p>
  </w:footnote>
  <w:footnote w:id="9">
    <w:p w14:paraId="6391CCE8" w14:textId="77777777" w:rsidR="00810894" w:rsidRDefault="00810894" w:rsidP="00810894">
      <w:pPr>
        <w:pStyle w:val="FootnoteText"/>
      </w:pPr>
      <w:r>
        <w:t>(</w:t>
      </w:r>
      <w:r>
        <w:rPr>
          <w:rStyle w:val="FootnoteReference"/>
        </w:rPr>
        <w:footnoteRef/>
      </w:r>
      <w:r>
        <w:t>)</w:t>
      </w:r>
      <w:r>
        <w:tab/>
        <w:t>1993 c. 38.</w:t>
      </w:r>
    </w:p>
  </w:footnote>
  <w:footnote w:id="10">
    <w:p w14:paraId="6B6ED62E" w14:textId="77777777" w:rsidR="00810894" w:rsidRDefault="00810894" w:rsidP="00810894">
      <w:pPr>
        <w:pStyle w:val="FootnoteText"/>
      </w:pPr>
      <w:r>
        <w:t>(</w:t>
      </w:r>
      <w:r>
        <w:rPr>
          <w:rStyle w:val="FootnoteReference"/>
        </w:rPr>
        <w:footnoteRef/>
      </w:r>
      <w:r>
        <w:t>)</w:t>
      </w:r>
      <w:r>
        <w:tab/>
        <w:t>2006 c. 32.</w:t>
      </w:r>
    </w:p>
  </w:footnote>
  <w:footnote w:id="11">
    <w:p w14:paraId="161B8877" w14:textId="77777777" w:rsidR="00810894" w:rsidRDefault="00810894" w:rsidP="00810894">
      <w:pPr>
        <w:pStyle w:val="FootnoteText"/>
      </w:pPr>
      <w:r>
        <w:t>(</w:t>
      </w:r>
      <w:r>
        <w:rPr>
          <w:rStyle w:val="FootnoteReference"/>
        </w:rPr>
        <w:footnoteRef/>
      </w:r>
      <w:r>
        <w:t>)</w:t>
      </w:r>
      <w:r>
        <w:tab/>
        <w:t>Paragraph 8 was amended by section 2 of the National Assembly for Wales (Official Languages) Act 2012 (</w:t>
      </w:r>
      <w:proofErr w:type="spellStart"/>
      <w:r>
        <w:t>anaw</w:t>
      </w:r>
      <w:proofErr w:type="spellEnd"/>
      <w:r>
        <w:t xml:space="preserve"> 1).</w:t>
      </w:r>
    </w:p>
  </w:footnote>
  <w:footnote w:id="12">
    <w:p w14:paraId="394F0A7B" w14:textId="77777777" w:rsidR="00810894" w:rsidRDefault="00810894" w:rsidP="00810894">
      <w:pPr>
        <w:pStyle w:val="FootnoteText"/>
      </w:pPr>
      <w:r>
        <w:t>(</w:t>
      </w:r>
      <w:r>
        <w:rPr>
          <w:rStyle w:val="FootnoteReference"/>
        </w:rPr>
        <w:footnoteRef/>
      </w:r>
      <w:r>
        <w:t>)</w:t>
      </w:r>
      <w:r>
        <w:tab/>
        <w:t>2000 c. 36</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D0433"/>
    <w:multiLevelType w:val="hybridMultilevel"/>
    <w:tmpl w:val="7442A7E8"/>
    <w:lvl w:ilvl="0" w:tplc="33022832">
      <w:start w:val="2"/>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D0C4A05"/>
    <w:multiLevelType w:val="hybridMultilevel"/>
    <w:tmpl w:val="BE02006C"/>
    <w:lvl w:ilvl="0" w:tplc="E2683FE0">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E022441"/>
    <w:multiLevelType w:val="hybridMultilevel"/>
    <w:tmpl w:val="C34A9F60"/>
    <w:lvl w:ilvl="0" w:tplc="B1C69FF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6C1213E"/>
    <w:multiLevelType w:val="hybridMultilevel"/>
    <w:tmpl w:val="D7B2841E"/>
    <w:lvl w:ilvl="0" w:tplc="FA2C2DF8">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A6C0EDE"/>
    <w:multiLevelType w:val="hybridMultilevel"/>
    <w:tmpl w:val="E36A1AC6"/>
    <w:lvl w:ilvl="0" w:tplc="96583DF2">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62CE42E1"/>
    <w:multiLevelType w:val="multilevel"/>
    <w:tmpl w:val="1ED2AD7A"/>
    <w:name w:val="seq1"/>
    <w:lvl w:ilvl="0">
      <w:start w:val="1"/>
      <w:numFmt w:val="decimal"/>
      <w:lvlRestart w:val="0"/>
      <w:pStyle w:val="N1"/>
      <w:suff w:val="nothing"/>
      <w:lvlText w:val="%1."/>
      <w:lvlJc w:val="left"/>
      <w:pPr>
        <w:ind w:left="0" w:firstLine="170"/>
      </w:pPr>
      <w:rPr>
        <w:rFonts w:hint="default"/>
        <w:b/>
      </w:rPr>
    </w:lvl>
    <w:lvl w:ilvl="1">
      <w:start w:val="1"/>
      <w:numFmt w:val="decimal"/>
      <w:pStyle w:val="N2"/>
      <w:suff w:val="space"/>
      <w:lvlText w:val="(%2)"/>
      <w:lvlJc w:val="left"/>
      <w:pPr>
        <w:ind w:left="0" w:firstLine="170"/>
      </w:pPr>
      <w:rPr>
        <w:rFonts w:hint="default"/>
      </w:rPr>
    </w:lvl>
    <w:lvl w:ilvl="2">
      <w:start w:val="1"/>
      <w:numFmt w:val="lowerLetter"/>
      <w:pStyle w:val="N3"/>
      <w:lvlText w:val="(%3)"/>
      <w:lvlJc w:val="left"/>
      <w:pPr>
        <w:tabs>
          <w:tab w:val="num" w:pos="737"/>
        </w:tabs>
        <w:ind w:left="737" w:hanging="397"/>
      </w:pPr>
      <w:rPr>
        <w:rFonts w:hint="default"/>
      </w:rPr>
    </w:lvl>
    <w:lvl w:ilvl="3">
      <w:start w:val="1"/>
      <w:numFmt w:val="lowerRoman"/>
      <w:pStyle w:val="N4"/>
      <w:lvlText w:val="(%4)"/>
      <w:lvlJc w:val="right"/>
      <w:pPr>
        <w:tabs>
          <w:tab w:val="num" w:pos="1134"/>
        </w:tabs>
        <w:ind w:left="1134" w:hanging="113"/>
      </w:pPr>
      <w:rPr>
        <w:rFonts w:hint="default"/>
      </w:rPr>
    </w:lvl>
    <w:lvl w:ilvl="4">
      <w:start w:val="1"/>
      <w:numFmt w:val="lowerLetter"/>
      <w:pStyle w:val="N5"/>
      <w:lvlText w:val="(%5%5)"/>
      <w:lvlJc w:val="left"/>
      <w:pPr>
        <w:tabs>
          <w:tab w:val="num" w:pos="1701"/>
        </w:tabs>
        <w:ind w:left="1701" w:hanging="567"/>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6" w15:restartNumberingAfterBreak="0">
    <w:nsid w:val="686951FD"/>
    <w:multiLevelType w:val="hybridMultilevel"/>
    <w:tmpl w:val="12C687DC"/>
    <w:lvl w:ilvl="0" w:tplc="1ECAA1C2">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6211948">
    <w:abstractNumId w:val="5"/>
  </w:num>
  <w:num w:numId="2" w16cid:durableId="811752319">
    <w:abstractNumId w:val="5"/>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2524398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073471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118602070">
    <w:abstractNumId w:val="5"/>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542327555">
    <w:abstractNumId w:val="5"/>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138865079">
    <w:abstractNumId w:val="5"/>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98298321">
    <w:abstractNumId w:val="5"/>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573543616">
    <w:abstractNumId w:val="5"/>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148329269">
    <w:abstractNumId w:val="5"/>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681081608">
    <w:abstractNumId w:val="5"/>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604580162">
    <w:abstractNumId w:val="5"/>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69944120">
    <w:abstractNumId w:val="5"/>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489983271">
    <w:abstractNumId w:val="5"/>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116217085">
    <w:abstractNumId w:val="5"/>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042241120">
    <w:abstractNumId w:val="5"/>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166239717">
    <w:abstractNumId w:val="5"/>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407071912">
    <w:abstractNumId w:val="5"/>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701707704">
    <w:abstractNumId w:val="5"/>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363559682">
    <w:abstractNumId w:val="5"/>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103497042">
    <w:abstractNumId w:val="5"/>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87056377">
    <w:abstractNumId w:val="5"/>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344211484">
    <w:abstractNumId w:val="5"/>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733506146">
    <w:abstractNumId w:val="5"/>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46094764">
    <w:abstractNumId w:val="5"/>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409935971">
    <w:abstractNumId w:val="5"/>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640036141">
    <w:abstractNumId w:val="5"/>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185903565">
    <w:abstractNumId w:val="5"/>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366323417">
    <w:abstractNumId w:val="5"/>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984383749">
    <w:abstractNumId w:val="5"/>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304652570">
    <w:abstractNumId w:val="5"/>
    <w:lvlOverride w:ilvl="0">
      <w:startOverride w:val="3"/>
    </w:lvlOverride>
    <w:lvlOverride w:ilvl="1">
      <w:startOverride w:val="2"/>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359360998">
    <w:abstractNumId w:val="5"/>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615163220">
    <w:abstractNumId w:val="5"/>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082024001">
    <w:abstractNumId w:val="5"/>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690835841">
    <w:abstractNumId w:val="5"/>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709527902">
    <w:abstractNumId w:val="5"/>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98056808">
    <w:abstractNumId w:val="5"/>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357973250">
    <w:abstractNumId w:val="5"/>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955060344">
    <w:abstractNumId w:val="5"/>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01535948">
    <w:abstractNumId w:val="5"/>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2016807406">
    <w:abstractNumId w:val="5"/>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511264831">
    <w:abstractNumId w:val="5"/>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740979014">
    <w:abstractNumId w:val="5"/>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921451425">
    <w:abstractNumId w:val="5"/>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030372271">
    <w:abstractNumId w:val="5"/>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876504302">
    <w:abstractNumId w:val="5"/>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676537675">
    <w:abstractNumId w:val="5"/>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989507069">
    <w:abstractNumId w:val="5"/>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699309505">
    <w:abstractNumId w:val="5"/>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594823174">
    <w:abstractNumId w:val="5"/>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165782947">
    <w:abstractNumId w:val="5"/>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522668884">
    <w:abstractNumId w:val="5"/>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201937943">
    <w:abstractNumId w:val="5"/>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851341075">
    <w:abstractNumId w:val="5"/>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1923487168">
    <w:abstractNumId w:val="5"/>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401871023">
    <w:abstractNumId w:val="5"/>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96442779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33472327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100671258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97125238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21740218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1963421468">
    <w:abstractNumId w:val="1"/>
  </w:num>
  <w:num w:numId="63" w16cid:durableId="1593851768">
    <w:abstractNumId w:val="3"/>
  </w:num>
  <w:num w:numId="64" w16cid:durableId="465395898">
    <w:abstractNumId w:val="2"/>
  </w:num>
  <w:num w:numId="65" w16cid:durableId="2086805551">
    <w:abstractNumId w:val="4"/>
  </w:num>
  <w:num w:numId="66" w16cid:durableId="159609340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136521063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193108786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46512039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123963320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143821016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113737818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12524704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300775373">
    <w:abstractNumId w:val="5"/>
    <w:lvlOverride w:ilvl="0">
      <w:startOverride w:val="1"/>
    </w:lvlOverride>
    <w:lvlOverride w:ilvl="1">
      <w:startOverride w:val="3"/>
    </w:lvlOverride>
  </w:num>
  <w:num w:numId="75" w16cid:durableId="87408229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16cid:durableId="1167591625">
    <w:abstractNumId w:val="6"/>
  </w:num>
  <w:num w:numId="77" w16cid:durableId="115101879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16cid:durableId="171214949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16cid:durableId="29032774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16cid:durableId="102367311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16cid:durableId="207692630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16cid:durableId="366181694">
    <w:abstractNumId w:val="0"/>
  </w:num>
  <w:num w:numId="83" w16cid:durableId="2111926249">
    <w:abstractNumId w:val="5"/>
    <w:lvlOverride w:ilvl="0">
      <w:startOverride w:val="4"/>
    </w:lvlOverride>
    <w:lvlOverride w:ilvl="1">
      <w:startOverride w:val="2"/>
    </w:lvlOverride>
    <w:lvlOverride w:ilvl="2">
      <w:startOverride w:val="5"/>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16cid:durableId="44415390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7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numRestart w:val="eachPage"/>
    <w:footnote w:id="-1"/>
    <w:footnote w:id="0"/>
    <w:footnote w:id="1"/>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ocumentMinorType" w:val="Order"/>
    <w:docVar w:name="documentType" w:val="EngWel"/>
    <w:docVar w:name="Lang" w:val="EngWel"/>
    <w:docVar w:name="toolbarDivisions" w:val="Hidden"/>
    <w:docVar w:name="toolbarForms" w:val="Hidden"/>
    <w:docVar w:name="toolbarFunctions" w:val="Hidden"/>
    <w:docVar w:name="toolbarHeading" w:val="Hidden"/>
    <w:docVar w:name="toolbarIRheadings" w:val="Hidden"/>
    <w:docVar w:name="toolbarIRparagraphs" w:val="Hidden"/>
    <w:docVar w:name="toolbarIRspecials" w:val="Hidden"/>
    <w:docVar w:name="toolbarLegalRules" w:val="Hidden"/>
    <w:docVar w:name="toolbarLists" w:val="Hidden"/>
    <w:docVar w:name="toolbarLongquotes" w:val="Hidden"/>
    <w:docVar w:name="toolbarParagraph" w:val="Hidden"/>
    <w:docVar w:name="toolbarSpecials" w:val="Hidden"/>
    <w:docVar w:name="toolbarStart" w:val="Hidden"/>
    <w:docVar w:name="toolbarSymbols" w:val="Hidden"/>
    <w:docVar w:name="toolbarTables" w:val="Hidden"/>
    <w:docVar w:name="VerMajor" w:val="9"/>
    <w:docVar w:name="VerMinor" w:val="2"/>
  </w:docVars>
  <w:rsids>
    <w:rsidRoot w:val="00810894"/>
    <w:rsid w:val="000017D2"/>
    <w:rsid w:val="00002AEE"/>
    <w:rsid w:val="000053BF"/>
    <w:rsid w:val="00005DCF"/>
    <w:rsid w:val="000079E2"/>
    <w:rsid w:val="0001224B"/>
    <w:rsid w:val="0001312F"/>
    <w:rsid w:val="000229B8"/>
    <w:rsid w:val="00024417"/>
    <w:rsid w:val="00024CEE"/>
    <w:rsid w:val="00025128"/>
    <w:rsid w:val="00027110"/>
    <w:rsid w:val="0002747F"/>
    <w:rsid w:val="000309C6"/>
    <w:rsid w:val="00031649"/>
    <w:rsid w:val="0003170C"/>
    <w:rsid w:val="00032719"/>
    <w:rsid w:val="00033947"/>
    <w:rsid w:val="000344B1"/>
    <w:rsid w:val="00040919"/>
    <w:rsid w:val="000417EA"/>
    <w:rsid w:val="00043377"/>
    <w:rsid w:val="00043C12"/>
    <w:rsid w:val="0004497A"/>
    <w:rsid w:val="000576EB"/>
    <w:rsid w:val="0006536E"/>
    <w:rsid w:val="00087CDE"/>
    <w:rsid w:val="0009033B"/>
    <w:rsid w:val="000A52D7"/>
    <w:rsid w:val="000B217F"/>
    <w:rsid w:val="000B3AFE"/>
    <w:rsid w:val="000B4769"/>
    <w:rsid w:val="000B7A59"/>
    <w:rsid w:val="000C0D49"/>
    <w:rsid w:val="000C2228"/>
    <w:rsid w:val="000C237D"/>
    <w:rsid w:val="000E132F"/>
    <w:rsid w:val="000E4959"/>
    <w:rsid w:val="000E71E2"/>
    <w:rsid w:val="000F290E"/>
    <w:rsid w:val="000F312A"/>
    <w:rsid w:val="000F3EE9"/>
    <w:rsid w:val="000F4191"/>
    <w:rsid w:val="000F538A"/>
    <w:rsid w:val="000F6AA5"/>
    <w:rsid w:val="001058F7"/>
    <w:rsid w:val="00107A95"/>
    <w:rsid w:val="001138FC"/>
    <w:rsid w:val="001149FE"/>
    <w:rsid w:val="00114DA8"/>
    <w:rsid w:val="00116167"/>
    <w:rsid w:val="001162DB"/>
    <w:rsid w:val="001179D0"/>
    <w:rsid w:val="00117CF9"/>
    <w:rsid w:val="00122CC9"/>
    <w:rsid w:val="001261C5"/>
    <w:rsid w:val="001304EB"/>
    <w:rsid w:val="00132A2F"/>
    <w:rsid w:val="00132A37"/>
    <w:rsid w:val="00143169"/>
    <w:rsid w:val="00145A25"/>
    <w:rsid w:val="00145FD7"/>
    <w:rsid w:val="001542BD"/>
    <w:rsid w:val="001545AD"/>
    <w:rsid w:val="00166EFB"/>
    <w:rsid w:val="0016704D"/>
    <w:rsid w:val="00167904"/>
    <w:rsid w:val="0019503E"/>
    <w:rsid w:val="001A220A"/>
    <w:rsid w:val="001B0B00"/>
    <w:rsid w:val="001B39DB"/>
    <w:rsid w:val="001B4AAF"/>
    <w:rsid w:val="001C06F9"/>
    <w:rsid w:val="001C1DFD"/>
    <w:rsid w:val="001C4800"/>
    <w:rsid w:val="001D13CF"/>
    <w:rsid w:val="001E0FF6"/>
    <w:rsid w:val="001E5D59"/>
    <w:rsid w:val="001F0B49"/>
    <w:rsid w:val="00202100"/>
    <w:rsid w:val="00203DBB"/>
    <w:rsid w:val="0020612D"/>
    <w:rsid w:val="00212EC0"/>
    <w:rsid w:val="00215C2D"/>
    <w:rsid w:val="0021750A"/>
    <w:rsid w:val="002222EA"/>
    <w:rsid w:val="002234DD"/>
    <w:rsid w:val="0023008A"/>
    <w:rsid w:val="00233898"/>
    <w:rsid w:val="00237FEF"/>
    <w:rsid w:val="002405B0"/>
    <w:rsid w:val="002426D4"/>
    <w:rsid w:val="0024543E"/>
    <w:rsid w:val="00246EBA"/>
    <w:rsid w:val="002521F3"/>
    <w:rsid w:val="00252709"/>
    <w:rsid w:val="00263D03"/>
    <w:rsid w:val="00263D6F"/>
    <w:rsid w:val="00265698"/>
    <w:rsid w:val="002657DD"/>
    <w:rsid w:val="00265E03"/>
    <w:rsid w:val="00281EEB"/>
    <w:rsid w:val="00283009"/>
    <w:rsid w:val="002842A4"/>
    <w:rsid w:val="002878DC"/>
    <w:rsid w:val="00290FD6"/>
    <w:rsid w:val="002B09A9"/>
    <w:rsid w:val="002B2AB3"/>
    <w:rsid w:val="002D2359"/>
    <w:rsid w:val="002D64BB"/>
    <w:rsid w:val="002D71E1"/>
    <w:rsid w:val="002E17C4"/>
    <w:rsid w:val="002E35DE"/>
    <w:rsid w:val="002F3E74"/>
    <w:rsid w:val="0030031B"/>
    <w:rsid w:val="00302740"/>
    <w:rsid w:val="00303716"/>
    <w:rsid w:val="00320066"/>
    <w:rsid w:val="00324150"/>
    <w:rsid w:val="003243CA"/>
    <w:rsid w:val="003265DE"/>
    <w:rsid w:val="00332EFC"/>
    <w:rsid w:val="0033471C"/>
    <w:rsid w:val="00336808"/>
    <w:rsid w:val="00337C6E"/>
    <w:rsid w:val="00345D1C"/>
    <w:rsid w:val="0035076C"/>
    <w:rsid w:val="00350812"/>
    <w:rsid w:val="00350F3F"/>
    <w:rsid w:val="00354E7E"/>
    <w:rsid w:val="00355BF1"/>
    <w:rsid w:val="00364A56"/>
    <w:rsid w:val="00365FE6"/>
    <w:rsid w:val="00366CFF"/>
    <w:rsid w:val="00370B12"/>
    <w:rsid w:val="00375A1D"/>
    <w:rsid w:val="00377EA3"/>
    <w:rsid w:val="00380763"/>
    <w:rsid w:val="003856CE"/>
    <w:rsid w:val="00395061"/>
    <w:rsid w:val="003A711F"/>
    <w:rsid w:val="003B5101"/>
    <w:rsid w:val="003B522B"/>
    <w:rsid w:val="003B7CB9"/>
    <w:rsid w:val="003C348E"/>
    <w:rsid w:val="003C6DD8"/>
    <w:rsid w:val="003D09D8"/>
    <w:rsid w:val="003E01F1"/>
    <w:rsid w:val="003E54A8"/>
    <w:rsid w:val="003E6D63"/>
    <w:rsid w:val="003F2795"/>
    <w:rsid w:val="003F2906"/>
    <w:rsid w:val="003F5552"/>
    <w:rsid w:val="003F6B8C"/>
    <w:rsid w:val="003F756B"/>
    <w:rsid w:val="00401FF2"/>
    <w:rsid w:val="004027D1"/>
    <w:rsid w:val="00403BDB"/>
    <w:rsid w:val="00406241"/>
    <w:rsid w:val="004128CA"/>
    <w:rsid w:val="00425388"/>
    <w:rsid w:val="004266DE"/>
    <w:rsid w:val="00427240"/>
    <w:rsid w:val="004334AB"/>
    <w:rsid w:val="00434316"/>
    <w:rsid w:val="004374BE"/>
    <w:rsid w:val="00444DFD"/>
    <w:rsid w:val="0044665F"/>
    <w:rsid w:val="00450D00"/>
    <w:rsid w:val="00451906"/>
    <w:rsid w:val="00455D7C"/>
    <w:rsid w:val="00456585"/>
    <w:rsid w:val="0046133F"/>
    <w:rsid w:val="00462FB7"/>
    <w:rsid w:val="00470F29"/>
    <w:rsid w:val="00474A3E"/>
    <w:rsid w:val="004753E6"/>
    <w:rsid w:val="00483507"/>
    <w:rsid w:val="00484A79"/>
    <w:rsid w:val="0049597A"/>
    <w:rsid w:val="004966A8"/>
    <w:rsid w:val="00496706"/>
    <w:rsid w:val="004A32B5"/>
    <w:rsid w:val="004A5981"/>
    <w:rsid w:val="004A5C7C"/>
    <w:rsid w:val="004B27F0"/>
    <w:rsid w:val="004B4FDD"/>
    <w:rsid w:val="004B7EED"/>
    <w:rsid w:val="004C4102"/>
    <w:rsid w:val="004C7596"/>
    <w:rsid w:val="004D3553"/>
    <w:rsid w:val="004D6A75"/>
    <w:rsid w:val="004D6B89"/>
    <w:rsid w:val="004F0B89"/>
    <w:rsid w:val="004F54E9"/>
    <w:rsid w:val="0050279A"/>
    <w:rsid w:val="00512E1E"/>
    <w:rsid w:val="0051533B"/>
    <w:rsid w:val="00517305"/>
    <w:rsid w:val="00520C5D"/>
    <w:rsid w:val="00522224"/>
    <w:rsid w:val="00524A7A"/>
    <w:rsid w:val="00527CE3"/>
    <w:rsid w:val="00527F30"/>
    <w:rsid w:val="00542527"/>
    <w:rsid w:val="0054598B"/>
    <w:rsid w:val="00551C1E"/>
    <w:rsid w:val="0055386E"/>
    <w:rsid w:val="0055460F"/>
    <w:rsid w:val="00571D4D"/>
    <w:rsid w:val="005845DA"/>
    <w:rsid w:val="00584806"/>
    <w:rsid w:val="00586A38"/>
    <w:rsid w:val="00593489"/>
    <w:rsid w:val="00594579"/>
    <w:rsid w:val="005951C3"/>
    <w:rsid w:val="00595A92"/>
    <w:rsid w:val="005A366C"/>
    <w:rsid w:val="005A4DC3"/>
    <w:rsid w:val="005A5DA5"/>
    <w:rsid w:val="005C13CE"/>
    <w:rsid w:val="005C40A6"/>
    <w:rsid w:val="005D09CA"/>
    <w:rsid w:val="005D41B8"/>
    <w:rsid w:val="005D781A"/>
    <w:rsid w:val="005D7E8B"/>
    <w:rsid w:val="005E00C6"/>
    <w:rsid w:val="005F0B16"/>
    <w:rsid w:val="005F36E7"/>
    <w:rsid w:val="005F3936"/>
    <w:rsid w:val="005F3CB4"/>
    <w:rsid w:val="00601E12"/>
    <w:rsid w:val="00602E90"/>
    <w:rsid w:val="00610631"/>
    <w:rsid w:val="00613B50"/>
    <w:rsid w:val="00621479"/>
    <w:rsid w:val="00626BA9"/>
    <w:rsid w:val="0063239C"/>
    <w:rsid w:val="00632874"/>
    <w:rsid w:val="00634B89"/>
    <w:rsid w:val="00645512"/>
    <w:rsid w:val="006462B5"/>
    <w:rsid w:val="00646576"/>
    <w:rsid w:val="006507EE"/>
    <w:rsid w:val="0066052C"/>
    <w:rsid w:val="00663B9E"/>
    <w:rsid w:val="006672E0"/>
    <w:rsid w:val="006745CF"/>
    <w:rsid w:val="00680AB3"/>
    <w:rsid w:val="00683D94"/>
    <w:rsid w:val="00687253"/>
    <w:rsid w:val="006877B7"/>
    <w:rsid w:val="00690A3B"/>
    <w:rsid w:val="006918B5"/>
    <w:rsid w:val="00697C3F"/>
    <w:rsid w:val="006A320F"/>
    <w:rsid w:val="006A595E"/>
    <w:rsid w:val="006A7DF8"/>
    <w:rsid w:val="006B185F"/>
    <w:rsid w:val="006B30CD"/>
    <w:rsid w:val="006B3B7C"/>
    <w:rsid w:val="006B446A"/>
    <w:rsid w:val="006B4ADB"/>
    <w:rsid w:val="006B79E5"/>
    <w:rsid w:val="006C24BA"/>
    <w:rsid w:val="006C26FF"/>
    <w:rsid w:val="006C3089"/>
    <w:rsid w:val="006C3978"/>
    <w:rsid w:val="006C4FCA"/>
    <w:rsid w:val="006C6643"/>
    <w:rsid w:val="006D0D5B"/>
    <w:rsid w:val="006D7810"/>
    <w:rsid w:val="006E3A88"/>
    <w:rsid w:val="006E65AD"/>
    <w:rsid w:val="006E7772"/>
    <w:rsid w:val="006F485E"/>
    <w:rsid w:val="007079BB"/>
    <w:rsid w:val="00711BE8"/>
    <w:rsid w:val="007163CF"/>
    <w:rsid w:val="00716ED4"/>
    <w:rsid w:val="00722759"/>
    <w:rsid w:val="00725F1D"/>
    <w:rsid w:val="00730F9E"/>
    <w:rsid w:val="00731C8C"/>
    <w:rsid w:val="00732349"/>
    <w:rsid w:val="00736E33"/>
    <w:rsid w:val="0074593A"/>
    <w:rsid w:val="007466FC"/>
    <w:rsid w:val="0074692C"/>
    <w:rsid w:val="00750B47"/>
    <w:rsid w:val="00753861"/>
    <w:rsid w:val="00763228"/>
    <w:rsid w:val="00773CD6"/>
    <w:rsid w:val="00786FAA"/>
    <w:rsid w:val="00792475"/>
    <w:rsid w:val="007A4CC8"/>
    <w:rsid w:val="007A5A2C"/>
    <w:rsid w:val="007A5DAA"/>
    <w:rsid w:val="007B03C1"/>
    <w:rsid w:val="007B03C4"/>
    <w:rsid w:val="007B22FE"/>
    <w:rsid w:val="007B254C"/>
    <w:rsid w:val="007B75E9"/>
    <w:rsid w:val="007B7D1E"/>
    <w:rsid w:val="007C1A6C"/>
    <w:rsid w:val="007C22A3"/>
    <w:rsid w:val="007C264A"/>
    <w:rsid w:val="007C5642"/>
    <w:rsid w:val="007D3A1E"/>
    <w:rsid w:val="007E2199"/>
    <w:rsid w:val="007F089E"/>
    <w:rsid w:val="007F19F0"/>
    <w:rsid w:val="007F69B9"/>
    <w:rsid w:val="007F7497"/>
    <w:rsid w:val="00803635"/>
    <w:rsid w:val="00803AFD"/>
    <w:rsid w:val="00810894"/>
    <w:rsid w:val="0081761D"/>
    <w:rsid w:val="00825449"/>
    <w:rsid w:val="0083118A"/>
    <w:rsid w:val="00831EA1"/>
    <w:rsid w:val="00832653"/>
    <w:rsid w:val="008346F2"/>
    <w:rsid w:val="00834955"/>
    <w:rsid w:val="008464CA"/>
    <w:rsid w:val="00846D13"/>
    <w:rsid w:val="00851966"/>
    <w:rsid w:val="0085377A"/>
    <w:rsid w:val="00877A5B"/>
    <w:rsid w:val="0088528F"/>
    <w:rsid w:val="008900DD"/>
    <w:rsid w:val="00891686"/>
    <w:rsid w:val="00892A7D"/>
    <w:rsid w:val="008936D6"/>
    <w:rsid w:val="00897333"/>
    <w:rsid w:val="008A2652"/>
    <w:rsid w:val="008A7F30"/>
    <w:rsid w:val="008B1F2E"/>
    <w:rsid w:val="008C0575"/>
    <w:rsid w:val="008C0BEA"/>
    <w:rsid w:val="008C1C07"/>
    <w:rsid w:val="008C3AB5"/>
    <w:rsid w:val="008C451D"/>
    <w:rsid w:val="008C76CA"/>
    <w:rsid w:val="008D1F15"/>
    <w:rsid w:val="008E088C"/>
    <w:rsid w:val="008E1AD2"/>
    <w:rsid w:val="008E407D"/>
    <w:rsid w:val="008E68A5"/>
    <w:rsid w:val="008E7526"/>
    <w:rsid w:val="008E7581"/>
    <w:rsid w:val="008F2059"/>
    <w:rsid w:val="008F26D4"/>
    <w:rsid w:val="008F2F05"/>
    <w:rsid w:val="008F7D32"/>
    <w:rsid w:val="0090333F"/>
    <w:rsid w:val="00915AEC"/>
    <w:rsid w:val="00917799"/>
    <w:rsid w:val="00920C52"/>
    <w:rsid w:val="00921C0A"/>
    <w:rsid w:val="0092415B"/>
    <w:rsid w:val="00934923"/>
    <w:rsid w:val="00937BB0"/>
    <w:rsid w:val="00940392"/>
    <w:rsid w:val="00945377"/>
    <w:rsid w:val="00955042"/>
    <w:rsid w:val="0096610D"/>
    <w:rsid w:val="009677BC"/>
    <w:rsid w:val="00973418"/>
    <w:rsid w:val="009828B5"/>
    <w:rsid w:val="00985908"/>
    <w:rsid w:val="00986ED9"/>
    <w:rsid w:val="00991335"/>
    <w:rsid w:val="009947C0"/>
    <w:rsid w:val="00996A8E"/>
    <w:rsid w:val="009A199F"/>
    <w:rsid w:val="009A53B2"/>
    <w:rsid w:val="009A70C1"/>
    <w:rsid w:val="009A7C67"/>
    <w:rsid w:val="009B5DDB"/>
    <w:rsid w:val="009C2BBD"/>
    <w:rsid w:val="009C3952"/>
    <w:rsid w:val="009E24C2"/>
    <w:rsid w:val="00A01907"/>
    <w:rsid w:val="00A04F80"/>
    <w:rsid w:val="00A06425"/>
    <w:rsid w:val="00A10D85"/>
    <w:rsid w:val="00A127A4"/>
    <w:rsid w:val="00A156DC"/>
    <w:rsid w:val="00A16885"/>
    <w:rsid w:val="00A26481"/>
    <w:rsid w:val="00A33157"/>
    <w:rsid w:val="00A35443"/>
    <w:rsid w:val="00A37FDD"/>
    <w:rsid w:val="00A4268C"/>
    <w:rsid w:val="00A42F2E"/>
    <w:rsid w:val="00A454AB"/>
    <w:rsid w:val="00A616A2"/>
    <w:rsid w:val="00A70016"/>
    <w:rsid w:val="00A852E7"/>
    <w:rsid w:val="00A904C5"/>
    <w:rsid w:val="00A91C44"/>
    <w:rsid w:val="00A94825"/>
    <w:rsid w:val="00A968F9"/>
    <w:rsid w:val="00A9755E"/>
    <w:rsid w:val="00A97C0E"/>
    <w:rsid w:val="00AA0C8C"/>
    <w:rsid w:val="00AA2213"/>
    <w:rsid w:val="00AA3D6E"/>
    <w:rsid w:val="00AA448A"/>
    <w:rsid w:val="00AA4F50"/>
    <w:rsid w:val="00AA55A2"/>
    <w:rsid w:val="00AA66BB"/>
    <w:rsid w:val="00AB03C4"/>
    <w:rsid w:val="00AB5644"/>
    <w:rsid w:val="00AC1157"/>
    <w:rsid w:val="00AC6E69"/>
    <w:rsid w:val="00AC7805"/>
    <w:rsid w:val="00AD2D1F"/>
    <w:rsid w:val="00AD5DF4"/>
    <w:rsid w:val="00AD6055"/>
    <w:rsid w:val="00AD67C4"/>
    <w:rsid w:val="00AE1BC6"/>
    <w:rsid w:val="00AE38E7"/>
    <w:rsid w:val="00AE3D58"/>
    <w:rsid w:val="00AE4B31"/>
    <w:rsid w:val="00AF039F"/>
    <w:rsid w:val="00AF0E95"/>
    <w:rsid w:val="00AF100F"/>
    <w:rsid w:val="00AF4E21"/>
    <w:rsid w:val="00AF5B69"/>
    <w:rsid w:val="00AF5ECC"/>
    <w:rsid w:val="00AF6121"/>
    <w:rsid w:val="00B02D3D"/>
    <w:rsid w:val="00B04F73"/>
    <w:rsid w:val="00B0547A"/>
    <w:rsid w:val="00B11873"/>
    <w:rsid w:val="00B141E4"/>
    <w:rsid w:val="00B14268"/>
    <w:rsid w:val="00B23333"/>
    <w:rsid w:val="00B23DDC"/>
    <w:rsid w:val="00B31ACF"/>
    <w:rsid w:val="00B31BB9"/>
    <w:rsid w:val="00B323C0"/>
    <w:rsid w:val="00B32F0A"/>
    <w:rsid w:val="00B345D8"/>
    <w:rsid w:val="00B357C2"/>
    <w:rsid w:val="00B36C79"/>
    <w:rsid w:val="00B36FE2"/>
    <w:rsid w:val="00B43C2E"/>
    <w:rsid w:val="00B519EB"/>
    <w:rsid w:val="00B52A74"/>
    <w:rsid w:val="00B5339E"/>
    <w:rsid w:val="00B5732E"/>
    <w:rsid w:val="00B61A0F"/>
    <w:rsid w:val="00B62B5D"/>
    <w:rsid w:val="00B64551"/>
    <w:rsid w:val="00B64CFF"/>
    <w:rsid w:val="00B653FB"/>
    <w:rsid w:val="00B715AF"/>
    <w:rsid w:val="00B86533"/>
    <w:rsid w:val="00B86B1C"/>
    <w:rsid w:val="00B913A5"/>
    <w:rsid w:val="00B93009"/>
    <w:rsid w:val="00B976EC"/>
    <w:rsid w:val="00BA287D"/>
    <w:rsid w:val="00BA2EC8"/>
    <w:rsid w:val="00BA47C6"/>
    <w:rsid w:val="00BA7527"/>
    <w:rsid w:val="00BB1BD2"/>
    <w:rsid w:val="00BB4ACC"/>
    <w:rsid w:val="00BB635D"/>
    <w:rsid w:val="00BC218F"/>
    <w:rsid w:val="00BC2D7F"/>
    <w:rsid w:val="00BC378E"/>
    <w:rsid w:val="00BC3A4C"/>
    <w:rsid w:val="00BC7036"/>
    <w:rsid w:val="00BC7A31"/>
    <w:rsid w:val="00BD5A83"/>
    <w:rsid w:val="00BE3434"/>
    <w:rsid w:val="00BF1A5B"/>
    <w:rsid w:val="00BF23E5"/>
    <w:rsid w:val="00BF632F"/>
    <w:rsid w:val="00C026C7"/>
    <w:rsid w:val="00C03ABD"/>
    <w:rsid w:val="00C04D0F"/>
    <w:rsid w:val="00C065ED"/>
    <w:rsid w:val="00C074A6"/>
    <w:rsid w:val="00C07DFB"/>
    <w:rsid w:val="00C128C4"/>
    <w:rsid w:val="00C13624"/>
    <w:rsid w:val="00C13726"/>
    <w:rsid w:val="00C14123"/>
    <w:rsid w:val="00C37204"/>
    <w:rsid w:val="00C45A86"/>
    <w:rsid w:val="00C46554"/>
    <w:rsid w:val="00C50962"/>
    <w:rsid w:val="00C50ADC"/>
    <w:rsid w:val="00C52E11"/>
    <w:rsid w:val="00C5503E"/>
    <w:rsid w:val="00C72B1F"/>
    <w:rsid w:val="00C770DD"/>
    <w:rsid w:val="00C779D4"/>
    <w:rsid w:val="00C832E5"/>
    <w:rsid w:val="00C8665F"/>
    <w:rsid w:val="00C868DF"/>
    <w:rsid w:val="00C87ACD"/>
    <w:rsid w:val="00C9028B"/>
    <w:rsid w:val="00C9152E"/>
    <w:rsid w:val="00C9359D"/>
    <w:rsid w:val="00C95799"/>
    <w:rsid w:val="00CA5736"/>
    <w:rsid w:val="00CA74D3"/>
    <w:rsid w:val="00CA767A"/>
    <w:rsid w:val="00CB13DE"/>
    <w:rsid w:val="00CB6441"/>
    <w:rsid w:val="00CD2CBA"/>
    <w:rsid w:val="00CD3AD1"/>
    <w:rsid w:val="00CE4E7D"/>
    <w:rsid w:val="00CE760E"/>
    <w:rsid w:val="00CF72AE"/>
    <w:rsid w:val="00CF7585"/>
    <w:rsid w:val="00D0274C"/>
    <w:rsid w:val="00D12505"/>
    <w:rsid w:val="00D163D9"/>
    <w:rsid w:val="00D20C09"/>
    <w:rsid w:val="00D232EA"/>
    <w:rsid w:val="00D246C4"/>
    <w:rsid w:val="00D27784"/>
    <w:rsid w:val="00D30B20"/>
    <w:rsid w:val="00D30C2A"/>
    <w:rsid w:val="00D31480"/>
    <w:rsid w:val="00D31A84"/>
    <w:rsid w:val="00D35C5D"/>
    <w:rsid w:val="00D43B26"/>
    <w:rsid w:val="00D455F0"/>
    <w:rsid w:val="00D4677A"/>
    <w:rsid w:val="00D51A74"/>
    <w:rsid w:val="00D52454"/>
    <w:rsid w:val="00D5515D"/>
    <w:rsid w:val="00D559FA"/>
    <w:rsid w:val="00D60EE1"/>
    <w:rsid w:val="00D636E4"/>
    <w:rsid w:val="00D63769"/>
    <w:rsid w:val="00D6477E"/>
    <w:rsid w:val="00D658AF"/>
    <w:rsid w:val="00D71ACB"/>
    <w:rsid w:val="00D76454"/>
    <w:rsid w:val="00D77019"/>
    <w:rsid w:val="00D84946"/>
    <w:rsid w:val="00D84B83"/>
    <w:rsid w:val="00DA0356"/>
    <w:rsid w:val="00DA22E2"/>
    <w:rsid w:val="00DA3369"/>
    <w:rsid w:val="00DB2CD2"/>
    <w:rsid w:val="00DC10EA"/>
    <w:rsid w:val="00DC29A1"/>
    <w:rsid w:val="00DC427E"/>
    <w:rsid w:val="00DD7349"/>
    <w:rsid w:val="00DE337C"/>
    <w:rsid w:val="00DE4921"/>
    <w:rsid w:val="00DE5B3E"/>
    <w:rsid w:val="00DE674E"/>
    <w:rsid w:val="00E068E4"/>
    <w:rsid w:val="00E102F7"/>
    <w:rsid w:val="00E1318E"/>
    <w:rsid w:val="00E14A45"/>
    <w:rsid w:val="00E2036F"/>
    <w:rsid w:val="00E25D01"/>
    <w:rsid w:val="00E26A7C"/>
    <w:rsid w:val="00E327AE"/>
    <w:rsid w:val="00E33AF2"/>
    <w:rsid w:val="00E371D5"/>
    <w:rsid w:val="00E406E5"/>
    <w:rsid w:val="00E408A2"/>
    <w:rsid w:val="00E4175C"/>
    <w:rsid w:val="00E41EA0"/>
    <w:rsid w:val="00E52999"/>
    <w:rsid w:val="00E566A1"/>
    <w:rsid w:val="00E61B82"/>
    <w:rsid w:val="00E61E25"/>
    <w:rsid w:val="00E6241D"/>
    <w:rsid w:val="00E75FD9"/>
    <w:rsid w:val="00E8404B"/>
    <w:rsid w:val="00E87867"/>
    <w:rsid w:val="00E943EE"/>
    <w:rsid w:val="00E958EF"/>
    <w:rsid w:val="00E972EB"/>
    <w:rsid w:val="00EA00FE"/>
    <w:rsid w:val="00EA22B2"/>
    <w:rsid w:val="00EB166A"/>
    <w:rsid w:val="00EB603E"/>
    <w:rsid w:val="00EC196A"/>
    <w:rsid w:val="00EC296E"/>
    <w:rsid w:val="00EC66EC"/>
    <w:rsid w:val="00EC675C"/>
    <w:rsid w:val="00EC6837"/>
    <w:rsid w:val="00EC7BBE"/>
    <w:rsid w:val="00ED0A2E"/>
    <w:rsid w:val="00ED292B"/>
    <w:rsid w:val="00ED3871"/>
    <w:rsid w:val="00ED6564"/>
    <w:rsid w:val="00ED72A2"/>
    <w:rsid w:val="00EE2C5D"/>
    <w:rsid w:val="00EE7147"/>
    <w:rsid w:val="00EF08C9"/>
    <w:rsid w:val="00F2106B"/>
    <w:rsid w:val="00F23681"/>
    <w:rsid w:val="00F27C1C"/>
    <w:rsid w:val="00F27E20"/>
    <w:rsid w:val="00F363EA"/>
    <w:rsid w:val="00F42CD0"/>
    <w:rsid w:val="00F45D1C"/>
    <w:rsid w:val="00F47030"/>
    <w:rsid w:val="00F50553"/>
    <w:rsid w:val="00F52907"/>
    <w:rsid w:val="00F533BB"/>
    <w:rsid w:val="00F55C4F"/>
    <w:rsid w:val="00F61A8A"/>
    <w:rsid w:val="00F66188"/>
    <w:rsid w:val="00F72321"/>
    <w:rsid w:val="00F761C4"/>
    <w:rsid w:val="00F82829"/>
    <w:rsid w:val="00F83EDC"/>
    <w:rsid w:val="00F85303"/>
    <w:rsid w:val="00F87DA1"/>
    <w:rsid w:val="00F972DE"/>
    <w:rsid w:val="00FA518D"/>
    <w:rsid w:val="00FA7226"/>
    <w:rsid w:val="00FB1FA3"/>
    <w:rsid w:val="00FB563A"/>
    <w:rsid w:val="00FB5EDA"/>
    <w:rsid w:val="00FE2FE4"/>
    <w:rsid w:val="00FE46C6"/>
    <w:rsid w:val="00FF5421"/>
    <w:rsid w:val="00FF7EA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801CE2"/>
  <w15:docId w15:val="{98A1B245-425F-4979-852F-47A02C2BF9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link w:val="Heading1Char"/>
    <w:qFormat/>
    <w:rsid w:val="00810894"/>
    <w:pPr>
      <w:keepNext/>
      <w:keepLines/>
      <w:spacing w:before="240"/>
      <w:outlineLvl w:val="0"/>
    </w:pPr>
    <w:rPr>
      <w:rFonts w:ascii="Cambria" w:hAnsi="Cambria"/>
      <w:color w:val="365F91"/>
      <w:sz w:val="32"/>
      <w:szCs w:val="32"/>
    </w:rPr>
  </w:style>
  <w:style w:type="paragraph" w:styleId="Heading2">
    <w:name w:val="heading 2"/>
    <w:basedOn w:val="Normal"/>
    <w:next w:val="Normal"/>
    <w:qFormat/>
    <w:rsid w:val="00EC6837"/>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EC6837"/>
    <w:pPr>
      <w:keepNext/>
      <w:spacing w:before="240" w:after="60"/>
      <w:outlineLvl w:val="2"/>
    </w:pPr>
    <w:rPr>
      <w:rFonts w:ascii="Arial" w:hAnsi="Arial" w:cs="Arial"/>
      <w:b/>
      <w:b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pproval">
    <w:name w:val="Approval"/>
    <w:basedOn w:val="Normal"/>
    <w:next w:val="linespace"/>
    <w:rsid w:val="007F7497"/>
    <w:pPr>
      <w:spacing w:before="160" w:after="160" w:line="220" w:lineRule="atLeast"/>
      <w:jc w:val="center"/>
    </w:pPr>
    <w:rPr>
      <w:i/>
      <w:sz w:val="22"/>
      <w:szCs w:val="20"/>
      <w:lang w:eastAsia="en-US"/>
    </w:rPr>
  </w:style>
  <w:style w:type="paragraph" w:customStyle="1" w:styleId="ArrHead">
    <w:name w:val="ArrHead"/>
    <w:basedOn w:val="Normal"/>
    <w:rsid w:val="00EC6837"/>
    <w:pPr>
      <w:keepNext/>
      <w:tabs>
        <w:tab w:val="right" w:pos="8200"/>
      </w:tabs>
      <w:spacing w:before="480" w:after="120" w:line="220" w:lineRule="atLeast"/>
      <w:jc w:val="center"/>
    </w:pPr>
    <w:rPr>
      <w:caps/>
      <w:sz w:val="28"/>
      <w:szCs w:val="20"/>
      <w:lang w:eastAsia="en-US"/>
    </w:rPr>
  </w:style>
  <w:style w:type="paragraph" w:customStyle="1" w:styleId="Banner">
    <w:name w:val="Banner"/>
    <w:next w:val="Number"/>
    <w:rsid w:val="00EC6837"/>
    <w:pPr>
      <w:pBdr>
        <w:top w:val="single" w:sz="12" w:space="8" w:color="auto"/>
        <w:bottom w:val="single" w:sz="12" w:space="8" w:color="auto"/>
      </w:pBdr>
      <w:spacing w:after="480" w:line="230" w:lineRule="exact"/>
      <w:jc w:val="center"/>
    </w:pPr>
    <w:rPr>
      <w:caps/>
      <w:spacing w:val="74"/>
      <w:sz w:val="22"/>
      <w:lang w:eastAsia="en-US"/>
    </w:rPr>
  </w:style>
  <w:style w:type="paragraph" w:styleId="Caption">
    <w:name w:val="caption"/>
    <w:basedOn w:val="Normal"/>
    <w:next w:val="Normal"/>
    <w:qFormat/>
    <w:rsid w:val="00EC6837"/>
    <w:pPr>
      <w:spacing w:before="120" w:after="120" w:line="220" w:lineRule="atLeast"/>
      <w:jc w:val="both"/>
    </w:pPr>
    <w:rPr>
      <w:b/>
      <w:sz w:val="21"/>
      <w:szCs w:val="20"/>
      <w:lang w:eastAsia="en-US"/>
    </w:rPr>
  </w:style>
  <w:style w:type="paragraph" w:customStyle="1" w:styleId="ColumnHeader">
    <w:name w:val="ColumnHeader"/>
    <w:basedOn w:val="Normal"/>
    <w:rsid w:val="00EC6837"/>
    <w:pPr>
      <w:spacing w:before="40" w:line="220" w:lineRule="atLeast"/>
      <w:jc w:val="both"/>
    </w:pPr>
    <w:rPr>
      <w:i/>
      <w:sz w:val="21"/>
      <w:szCs w:val="20"/>
      <w:lang w:eastAsia="en-US"/>
    </w:rPr>
  </w:style>
  <w:style w:type="paragraph" w:customStyle="1" w:styleId="Coming">
    <w:name w:val="Coming"/>
    <w:basedOn w:val="Normal"/>
    <w:rsid w:val="00846D13"/>
    <w:pPr>
      <w:tabs>
        <w:tab w:val="right" w:pos="6804"/>
      </w:tabs>
      <w:spacing w:after="160" w:line="220" w:lineRule="atLeast"/>
      <w:ind w:left="1542" w:right="1542"/>
      <w:jc w:val="both"/>
    </w:pPr>
    <w:rPr>
      <w:i/>
      <w:sz w:val="21"/>
      <w:szCs w:val="20"/>
      <w:lang w:eastAsia="en-US"/>
    </w:rPr>
  </w:style>
  <w:style w:type="paragraph" w:customStyle="1" w:styleId="ComingC">
    <w:name w:val="ComingC"/>
    <w:basedOn w:val="Coming"/>
    <w:rsid w:val="00EC6837"/>
    <w:pPr>
      <w:spacing w:before="80"/>
      <w:ind w:left="1956" w:right="3400"/>
      <w:jc w:val="left"/>
    </w:pPr>
  </w:style>
  <w:style w:type="character" w:styleId="CommentReference">
    <w:name w:val="annotation reference"/>
    <w:semiHidden/>
    <w:rsid w:val="00EC6837"/>
    <w:rPr>
      <w:sz w:val="16"/>
      <w:szCs w:val="16"/>
    </w:rPr>
  </w:style>
  <w:style w:type="paragraph" w:styleId="CommentText">
    <w:name w:val="annotation text"/>
    <w:basedOn w:val="Normal"/>
    <w:link w:val="CommentTextChar"/>
    <w:semiHidden/>
    <w:rsid w:val="00EC6837"/>
    <w:pPr>
      <w:spacing w:line="220" w:lineRule="atLeast"/>
      <w:jc w:val="both"/>
    </w:pPr>
    <w:rPr>
      <w:rFonts w:ascii="Arial" w:hAnsi="Arial"/>
      <w:sz w:val="20"/>
      <w:szCs w:val="20"/>
      <w:lang w:eastAsia="en-US"/>
    </w:rPr>
  </w:style>
  <w:style w:type="paragraph" w:styleId="CommentSubject">
    <w:name w:val="annotation subject"/>
    <w:basedOn w:val="CommentText"/>
    <w:next w:val="CommentText"/>
    <w:rsid w:val="00EC6837"/>
    <w:rPr>
      <w:rFonts w:ascii="Times New Roman" w:hAnsi="Times New Roman"/>
      <w:b/>
      <w:bCs/>
    </w:rPr>
  </w:style>
  <w:style w:type="paragraph" w:customStyle="1" w:styleId="Confirmed">
    <w:name w:val="Confirmed"/>
    <w:basedOn w:val="Normal"/>
    <w:next w:val="linespace"/>
    <w:rsid w:val="00EC6837"/>
    <w:pPr>
      <w:spacing w:after="240" w:line="220" w:lineRule="atLeast"/>
      <w:jc w:val="both"/>
    </w:pPr>
    <w:rPr>
      <w:i/>
      <w:sz w:val="21"/>
      <w:szCs w:val="20"/>
      <w:lang w:eastAsia="en-US"/>
    </w:rPr>
  </w:style>
  <w:style w:type="paragraph" w:customStyle="1" w:styleId="Correction">
    <w:name w:val="Correction"/>
    <w:next w:val="Draft"/>
    <w:rsid w:val="00EC6837"/>
    <w:pPr>
      <w:spacing w:after="240" w:line="220" w:lineRule="atLeast"/>
      <w:jc w:val="center"/>
    </w:pPr>
    <w:rPr>
      <w:i/>
      <w:sz w:val="21"/>
      <w:lang w:eastAsia="en-US"/>
    </w:rPr>
  </w:style>
  <w:style w:type="paragraph" w:customStyle="1" w:styleId="DefPara">
    <w:name w:val="Def Para"/>
    <w:basedOn w:val="Normal"/>
    <w:rsid w:val="00EC6837"/>
    <w:pPr>
      <w:spacing w:before="80" w:line="220" w:lineRule="atLeast"/>
      <w:ind w:left="340"/>
      <w:jc w:val="both"/>
    </w:pPr>
    <w:rPr>
      <w:sz w:val="21"/>
      <w:szCs w:val="20"/>
      <w:lang w:eastAsia="en-US"/>
    </w:rPr>
  </w:style>
  <w:style w:type="paragraph" w:customStyle="1" w:styleId="dept">
    <w:name w:val="dept"/>
    <w:next w:val="linespace"/>
    <w:rsid w:val="00EC6837"/>
    <w:pPr>
      <w:jc w:val="right"/>
    </w:pPr>
    <w:rPr>
      <w:b/>
      <w:noProof/>
      <w:lang w:eastAsia="en-US"/>
    </w:rPr>
  </w:style>
  <w:style w:type="paragraph" w:customStyle="1" w:styleId="DisplayItem">
    <w:name w:val="DisplayItem"/>
    <w:rsid w:val="00EC6837"/>
    <w:pPr>
      <w:spacing w:before="120" w:after="120"/>
      <w:jc w:val="center"/>
    </w:pPr>
    <w:rPr>
      <w:lang w:eastAsia="en-US"/>
    </w:rPr>
  </w:style>
  <w:style w:type="paragraph" w:customStyle="1" w:styleId="Draft">
    <w:name w:val="Draft"/>
    <w:basedOn w:val="Normal"/>
    <w:rsid w:val="00EC6837"/>
    <w:pPr>
      <w:spacing w:after="240" w:line="220" w:lineRule="atLeast"/>
      <w:jc w:val="both"/>
    </w:pPr>
    <w:rPr>
      <w:i/>
      <w:sz w:val="21"/>
      <w:szCs w:val="20"/>
      <w:lang w:eastAsia="en-US"/>
    </w:rPr>
  </w:style>
  <w:style w:type="paragraph" w:customStyle="1" w:styleId="EANote">
    <w:name w:val="EA_Note"/>
    <w:basedOn w:val="Normal"/>
    <w:rsid w:val="00EC6837"/>
    <w:pPr>
      <w:keepNext/>
      <w:spacing w:after="120" w:line="220" w:lineRule="atLeast"/>
      <w:jc w:val="center"/>
    </w:pPr>
    <w:rPr>
      <w:b/>
      <w:sz w:val="21"/>
      <w:szCs w:val="20"/>
      <w:lang w:eastAsia="en-US"/>
    </w:rPr>
  </w:style>
  <w:style w:type="paragraph" w:customStyle="1" w:styleId="EANotenote">
    <w:name w:val="EA_Note_note"/>
    <w:basedOn w:val="Normal"/>
    <w:next w:val="T1"/>
    <w:rsid w:val="00EC6837"/>
    <w:pPr>
      <w:spacing w:after="240" w:line="220" w:lineRule="atLeast"/>
      <w:jc w:val="center"/>
    </w:pPr>
    <w:rPr>
      <w:i/>
      <w:sz w:val="21"/>
      <w:szCs w:val="20"/>
      <w:lang w:eastAsia="en-US"/>
    </w:rPr>
  </w:style>
  <w:style w:type="paragraph" w:styleId="FootnoteText">
    <w:name w:val="footnote text"/>
    <w:basedOn w:val="Normal"/>
    <w:next w:val="Normal"/>
    <w:link w:val="FootnoteTextChar"/>
    <w:rsid w:val="00EC6837"/>
    <w:pPr>
      <w:spacing w:line="180" w:lineRule="exact"/>
      <w:ind w:left="720" w:hanging="720"/>
      <w:jc w:val="both"/>
    </w:pPr>
    <w:rPr>
      <w:sz w:val="16"/>
      <w:szCs w:val="20"/>
      <w:lang w:eastAsia="en-US"/>
    </w:rPr>
  </w:style>
  <w:style w:type="paragraph" w:customStyle="1" w:styleId="FootnoteCont">
    <w:name w:val="Footnote Cont"/>
    <w:basedOn w:val="FootnoteText"/>
    <w:rsid w:val="00EC6837"/>
    <w:pPr>
      <w:ind w:firstLine="0"/>
    </w:pPr>
  </w:style>
  <w:style w:type="character" w:styleId="FootnoteReference">
    <w:name w:val="footnote reference"/>
    <w:rsid w:val="00EC6837"/>
    <w:rPr>
      <w:rFonts w:ascii="Times New Roman" w:hAnsi="Times New Roman"/>
      <w:b/>
      <w:vertAlign w:val="baseline"/>
    </w:rPr>
  </w:style>
  <w:style w:type="paragraph" w:customStyle="1" w:styleId="FormHeading">
    <w:name w:val="FormHeading"/>
    <w:rsid w:val="00EC6837"/>
    <w:pPr>
      <w:jc w:val="center"/>
    </w:pPr>
    <w:rPr>
      <w:sz w:val="28"/>
      <w:lang w:eastAsia="en-US"/>
    </w:rPr>
  </w:style>
  <w:style w:type="paragraph" w:customStyle="1" w:styleId="FormSubHeading">
    <w:name w:val="FormSubHeading"/>
    <w:rsid w:val="00EC6837"/>
    <w:pPr>
      <w:jc w:val="center"/>
    </w:pPr>
    <w:rPr>
      <w:sz w:val="24"/>
      <w:lang w:eastAsia="en-US"/>
    </w:rPr>
  </w:style>
  <w:style w:type="paragraph" w:customStyle="1" w:styleId="FormText">
    <w:name w:val="FormText"/>
    <w:rsid w:val="00EC6837"/>
    <w:pPr>
      <w:spacing w:line="220" w:lineRule="atLeast"/>
    </w:pPr>
    <w:rPr>
      <w:sz w:val="21"/>
      <w:lang w:eastAsia="en-US"/>
    </w:rPr>
  </w:style>
  <w:style w:type="paragraph" w:customStyle="1" w:styleId="H1">
    <w:name w:val="H1"/>
    <w:basedOn w:val="Normal"/>
    <w:next w:val="N1"/>
    <w:rsid w:val="00EC6837"/>
    <w:pPr>
      <w:keepNext/>
      <w:spacing w:before="320" w:line="220" w:lineRule="atLeast"/>
      <w:jc w:val="both"/>
    </w:pPr>
    <w:rPr>
      <w:b/>
      <w:sz w:val="21"/>
      <w:szCs w:val="20"/>
      <w:lang w:eastAsia="en-US"/>
    </w:rPr>
  </w:style>
  <w:style w:type="paragraph" w:customStyle="1" w:styleId="H2">
    <w:name w:val="H2"/>
    <w:basedOn w:val="Heading2"/>
    <w:next w:val="N2"/>
    <w:rsid w:val="00EC6837"/>
    <w:pPr>
      <w:spacing w:before="80" w:after="0" w:line="220" w:lineRule="atLeast"/>
      <w:ind w:left="170"/>
      <w:jc w:val="both"/>
      <w:outlineLvl w:val="9"/>
    </w:pPr>
    <w:rPr>
      <w:rFonts w:ascii="Times New Roman" w:hAnsi="Times New Roman" w:cs="Times New Roman"/>
      <w:b w:val="0"/>
      <w:bCs w:val="0"/>
      <w:iCs w:val="0"/>
      <w:sz w:val="21"/>
      <w:szCs w:val="20"/>
      <w:lang w:eastAsia="en-US"/>
    </w:rPr>
  </w:style>
  <w:style w:type="paragraph" w:customStyle="1" w:styleId="H3">
    <w:name w:val="H3"/>
    <w:basedOn w:val="Heading3"/>
    <w:next w:val="N3"/>
    <w:rsid w:val="00EC6837"/>
    <w:pPr>
      <w:spacing w:before="80" w:after="0" w:line="220" w:lineRule="atLeast"/>
      <w:ind w:left="340"/>
      <w:jc w:val="both"/>
      <w:outlineLvl w:val="9"/>
    </w:pPr>
    <w:rPr>
      <w:rFonts w:ascii="Times New Roman" w:hAnsi="Times New Roman" w:cs="Times New Roman"/>
      <w:b w:val="0"/>
      <w:bCs w:val="0"/>
      <w:i/>
      <w:sz w:val="21"/>
      <w:szCs w:val="20"/>
      <w:lang w:eastAsia="en-US"/>
    </w:rPr>
  </w:style>
  <w:style w:type="paragraph" w:styleId="Header">
    <w:name w:val="header"/>
    <w:basedOn w:val="Normal"/>
    <w:semiHidden/>
    <w:rsid w:val="00EC6837"/>
    <w:pPr>
      <w:tabs>
        <w:tab w:val="center" w:pos="4320"/>
        <w:tab w:val="right" w:pos="8640"/>
      </w:tabs>
      <w:spacing w:line="220" w:lineRule="atLeast"/>
      <w:jc w:val="both"/>
    </w:pPr>
    <w:rPr>
      <w:sz w:val="21"/>
      <w:szCs w:val="20"/>
      <w:lang w:eastAsia="en-US"/>
    </w:rPr>
  </w:style>
  <w:style w:type="paragraph" w:customStyle="1" w:styleId="Interpretation">
    <w:name w:val="Interpretation"/>
    <w:basedOn w:val="Normal"/>
    <w:next w:val="linespace"/>
    <w:rsid w:val="00EC6837"/>
    <w:pPr>
      <w:spacing w:before="360" w:line="220" w:lineRule="atLeast"/>
      <w:jc w:val="both"/>
    </w:pPr>
    <w:rPr>
      <w:sz w:val="21"/>
      <w:szCs w:val="20"/>
      <w:lang w:eastAsia="en-US"/>
    </w:rPr>
  </w:style>
  <w:style w:type="paragraph" w:customStyle="1" w:styleId="Laid">
    <w:name w:val="Laid"/>
    <w:basedOn w:val="Normal"/>
    <w:next w:val="Coming"/>
    <w:rsid w:val="00EC6837"/>
    <w:pPr>
      <w:tabs>
        <w:tab w:val="right" w:pos="6804"/>
      </w:tabs>
      <w:spacing w:after="160" w:line="220" w:lineRule="atLeast"/>
      <w:ind w:left="1541" w:right="1541"/>
      <w:jc w:val="both"/>
    </w:pPr>
    <w:rPr>
      <w:i/>
      <w:sz w:val="21"/>
      <w:szCs w:val="20"/>
      <w:lang w:eastAsia="en-US"/>
    </w:rPr>
  </w:style>
  <w:style w:type="paragraph" w:customStyle="1" w:styleId="Laidbefore">
    <w:name w:val="Laid before"/>
    <w:basedOn w:val="Approval"/>
    <w:next w:val="linespace"/>
    <w:rsid w:val="00EC6837"/>
  </w:style>
  <w:style w:type="paragraph" w:customStyle="1" w:styleId="LaidDraft">
    <w:name w:val="LaidDraft"/>
    <w:basedOn w:val="Approval"/>
    <w:next w:val="linespace"/>
    <w:rsid w:val="00EC6837"/>
  </w:style>
  <w:style w:type="paragraph" w:customStyle="1" w:styleId="LegSeal">
    <w:name w:val="LegSeal"/>
    <w:next w:val="linespace"/>
    <w:rsid w:val="00EC6837"/>
    <w:rPr>
      <w:noProof/>
      <w:lang w:eastAsia="en-US"/>
    </w:rPr>
  </w:style>
  <w:style w:type="paragraph" w:customStyle="1" w:styleId="lineseparator">
    <w:name w:val="lineseparator"/>
    <w:basedOn w:val="TOC9"/>
    <w:rsid w:val="00EC6837"/>
    <w:pPr>
      <w:pBdr>
        <w:bottom w:val="single" w:sz="4" w:space="1" w:color="auto"/>
      </w:pBdr>
      <w:spacing w:before="240" w:after="480"/>
      <w:ind w:left="2400" w:right="2400"/>
    </w:pPr>
  </w:style>
  <w:style w:type="paragraph" w:styleId="TOC9">
    <w:name w:val="toc 9"/>
    <w:basedOn w:val="Normal"/>
    <w:next w:val="Normal"/>
    <w:rsid w:val="00EC6837"/>
    <w:pPr>
      <w:keepLines/>
      <w:tabs>
        <w:tab w:val="left" w:pos="576"/>
        <w:tab w:val="right" w:pos="8280"/>
      </w:tabs>
      <w:spacing w:after="40"/>
      <w:ind w:left="576" w:right="720" w:hanging="576"/>
      <w:jc w:val="both"/>
    </w:pPr>
    <w:rPr>
      <w:sz w:val="21"/>
      <w:szCs w:val="20"/>
      <w:lang w:eastAsia="en-US"/>
    </w:rPr>
  </w:style>
  <w:style w:type="paragraph" w:customStyle="1" w:styleId="linespace">
    <w:name w:val="linespace"/>
    <w:rsid w:val="00EC6837"/>
    <w:pPr>
      <w:spacing w:line="240" w:lineRule="exact"/>
    </w:pPr>
    <w:rPr>
      <w:noProof/>
      <w:lang w:eastAsia="en-US"/>
    </w:rPr>
  </w:style>
  <w:style w:type="paragraph" w:customStyle="1" w:styleId="List1">
    <w:name w:val="List1"/>
    <w:basedOn w:val="Normal"/>
    <w:rsid w:val="00EC6837"/>
    <w:pPr>
      <w:spacing w:before="80" w:line="220" w:lineRule="atLeast"/>
      <w:ind w:left="737" w:hanging="397"/>
      <w:jc w:val="both"/>
    </w:pPr>
    <w:rPr>
      <w:sz w:val="21"/>
      <w:szCs w:val="20"/>
      <w:lang w:eastAsia="en-US"/>
    </w:rPr>
  </w:style>
  <w:style w:type="paragraph" w:customStyle="1" w:styleId="List1Cont">
    <w:name w:val="List1 Cont"/>
    <w:basedOn w:val="List1"/>
    <w:rsid w:val="00EC6837"/>
    <w:pPr>
      <w:ind w:firstLine="0"/>
    </w:pPr>
  </w:style>
  <w:style w:type="paragraph" w:customStyle="1" w:styleId="LQT1">
    <w:name w:val="LQT1"/>
    <w:basedOn w:val="Normal"/>
    <w:rsid w:val="00EC6837"/>
    <w:pPr>
      <w:spacing w:before="160" w:line="220" w:lineRule="atLeast"/>
      <w:ind w:left="567"/>
      <w:jc w:val="both"/>
    </w:pPr>
    <w:rPr>
      <w:sz w:val="21"/>
      <w:szCs w:val="20"/>
      <w:lang w:eastAsia="en-US"/>
    </w:rPr>
  </w:style>
  <w:style w:type="paragraph" w:customStyle="1" w:styleId="LQT2">
    <w:name w:val="LQT2"/>
    <w:basedOn w:val="LQT1"/>
    <w:rsid w:val="00EC6837"/>
    <w:pPr>
      <w:spacing w:before="80"/>
    </w:pPr>
  </w:style>
  <w:style w:type="paragraph" w:customStyle="1" w:styleId="LQDefPara">
    <w:name w:val="LQ Def Para"/>
    <w:basedOn w:val="LQT2"/>
    <w:rsid w:val="00EC6837"/>
    <w:pPr>
      <w:ind w:left="907"/>
    </w:pPr>
  </w:style>
  <w:style w:type="paragraph" w:customStyle="1" w:styleId="LQArrHead">
    <w:name w:val="LQArrHead"/>
    <w:basedOn w:val="ArrHead"/>
    <w:next w:val="LQTOC1"/>
    <w:rsid w:val="00EC6837"/>
    <w:pPr>
      <w:ind w:left="567"/>
    </w:pPr>
    <w:rPr>
      <w:caps w:val="0"/>
    </w:rPr>
  </w:style>
  <w:style w:type="paragraph" w:customStyle="1" w:styleId="LQDisplayItem">
    <w:name w:val="LQDisplayItem"/>
    <w:basedOn w:val="DisplayItem"/>
    <w:rsid w:val="00EC6837"/>
    <w:pPr>
      <w:ind w:left="567"/>
    </w:pPr>
  </w:style>
  <w:style w:type="paragraph" w:customStyle="1" w:styleId="LQH1">
    <w:name w:val="LQH1"/>
    <w:basedOn w:val="H1"/>
    <w:next w:val="LQN1"/>
    <w:rsid w:val="00EC6837"/>
    <w:pPr>
      <w:ind w:left="567"/>
    </w:pPr>
  </w:style>
  <w:style w:type="paragraph" w:customStyle="1" w:styleId="LQH2">
    <w:name w:val="LQH2"/>
    <w:basedOn w:val="H2"/>
    <w:next w:val="LQN2"/>
    <w:rsid w:val="00EC6837"/>
    <w:pPr>
      <w:ind w:left="737"/>
    </w:pPr>
  </w:style>
  <w:style w:type="paragraph" w:customStyle="1" w:styleId="LQH3">
    <w:name w:val="LQH3"/>
    <w:basedOn w:val="H3"/>
    <w:next w:val="LQN3"/>
    <w:rsid w:val="00EC6837"/>
    <w:pPr>
      <w:ind w:left="907"/>
    </w:pPr>
  </w:style>
  <w:style w:type="paragraph" w:customStyle="1" w:styleId="LQList1">
    <w:name w:val="LQList1"/>
    <w:basedOn w:val="List1"/>
    <w:rsid w:val="00EC6837"/>
    <w:pPr>
      <w:ind w:left="1304"/>
    </w:pPr>
  </w:style>
  <w:style w:type="paragraph" w:customStyle="1" w:styleId="LQList1Cont">
    <w:name w:val="LQList1 Cont"/>
    <w:basedOn w:val="List1Cont"/>
    <w:rsid w:val="00EC6837"/>
    <w:pPr>
      <w:ind w:left="1304"/>
    </w:pPr>
  </w:style>
  <w:style w:type="paragraph" w:customStyle="1" w:styleId="LQN1">
    <w:name w:val="LQN1"/>
    <w:basedOn w:val="Normal"/>
    <w:rsid w:val="00EC6837"/>
    <w:pPr>
      <w:spacing w:before="160" w:line="220" w:lineRule="atLeast"/>
      <w:ind w:left="567" w:firstLine="170"/>
      <w:jc w:val="both"/>
    </w:pPr>
    <w:rPr>
      <w:sz w:val="21"/>
      <w:szCs w:val="20"/>
      <w:lang w:eastAsia="en-US"/>
    </w:rPr>
  </w:style>
  <w:style w:type="paragraph" w:customStyle="1" w:styleId="LQN2">
    <w:name w:val="LQN2"/>
    <w:basedOn w:val="LQN1"/>
    <w:rsid w:val="00EC6837"/>
    <w:pPr>
      <w:spacing w:before="80"/>
    </w:pPr>
  </w:style>
  <w:style w:type="paragraph" w:customStyle="1" w:styleId="LQN3">
    <w:name w:val="LQN3"/>
    <w:basedOn w:val="LQN2"/>
    <w:rsid w:val="00EC6837"/>
    <w:pPr>
      <w:tabs>
        <w:tab w:val="left" w:pos="1304"/>
      </w:tabs>
      <w:ind w:left="1304" w:hanging="397"/>
    </w:pPr>
  </w:style>
  <w:style w:type="paragraph" w:customStyle="1" w:styleId="LQN3-N4">
    <w:name w:val="LQN3-N4"/>
    <w:basedOn w:val="LQN3"/>
    <w:next w:val="LQN4"/>
    <w:rsid w:val="00EC6837"/>
    <w:pPr>
      <w:tabs>
        <w:tab w:val="clear" w:pos="1304"/>
        <w:tab w:val="right" w:pos="1588"/>
        <w:tab w:val="left" w:pos="1701"/>
      </w:tabs>
      <w:ind w:left="1701" w:hanging="794"/>
    </w:pPr>
  </w:style>
  <w:style w:type="paragraph" w:customStyle="1" w:styleId="LQN4">
    <w:name w:val="LQN4"/>
    <w:basedOn w:val="LQN3"/>
    <w:rsid w:val="00EC6837"/>
    <w:pPr>
      <w:tabs>
        <w:tab w:val="clear" w:pos="1304"/>
        <w:tab w:val="right" w:pos="1588"/>
        <w:tab w:val="left" w:pos="1701"/>
      </w:tabs>
      <w:ind w:left="1701" w:hanging="1701"/>
    </w:pPr>
  </w:style>
  <w:style w:type="paragraph" w:customStyle="1" w:styleId="LQN4-N5">
    <w:name w:val="LQN4-N5"/>
    <w:basedOn w:val="LQN4"/>
    <w:next w:val="LQN5"/>
    <w:rsid w:val="00EC6837"/>
    <w:pPr>
      <w:tabs>
        <w:tab w:val="left" w:pos="2268"/>
      </w:tabs>
      <w:ind w:left="2268" w:hanging="2268"/>
    </w:pPr>
  </w:style>
  <w:style w:type="paragraph" w:customStyle="1" w:styleId="LQN5">
    <w:name w:val="LQN5"/>
    <w:basedOn w:val="LQN4"/>
    <w:rsid w:val="00EC6837"/>
    <w:pPr>
      <w:tabs>
        <w:tab w:val="clear" w:pos="1588"/>
        <w:tab w:val="clear" w:pos="1701"/>
        <w:tab w:val="left" w:pos="2268"/>
      </w:tabs>
      <w:ind w:left="2268" w:hanging="567"/>
    </w:pPr>
  </w:style>
  <w:style w:type="paragraph" w:customStyle="1" w:styleId="LQpart">
    <w:name w:val="LQpart"/>
    <w:basedOn w:val="Normal"/>
    <w:next w:val="LQpartHead"/>
    <w:rsid w:val="00EC6837"/>
    <w:pPr>
      <w:keepNext/>
      <w:tabs>
        <w:tab w:val="center" w:pos="4451"/>
        <w:tab w:val="right" w:pos="8335"/>
      </w:tabs>
      <w:spacing w:before="480"/>
      <w:ind w:left="567"/>
      <w:jc w:val="center"/>
    </w:pPr>
    <w:rPr>
      <w:sz w:val="28"/>
      <w:szCs w:val="20"/>
      <w:lang w:eastAsia="en-US"/>
    </w:rPr>
  </w:style>
  <w:style w:type="paragraph" w:customStyle="1" w:styleId="LQpartHead">
    <w:name w:val="LQpartHead"/>
    <w:basedOn w:val="Normal"/>
    <w:next w:val="LQT1"/>
    <w:rsid w:val="00EC6837"/>
    <w:pPr>
      <w:keepNext/>
      <w:tabs>
        <w:tab w:val="center" w:pos="4167"/>
        <w:tab w:val="right" w:pos="8335"/>
      </w:tabs>
      <w:spacing w:before="120"/>
      <w:ind w:left="567"/>
      <w:jc w:val="center"/>
    </w:pPr>
    <w:rPr>
      <w:szCs w:val="20"/>
      <w:lang w:eastAsia="en-US"/>
    </w:rPr>
  </w:style>
  <w:style w:type="paragraph" w:customStyle="1" w:styleId="LQschedule">
    <w:name w:val="LQschedule"/>
    <w:basedOn w:val="Normal"/>
    <w:next w:val="LQscheduleHead"/>
    <w:rsid w:val="00EC6837"/>
    <w:pPr>
      <w:keepNext/>
      <w:tabs>
        <w:tab w:val="center" w:pos="4451"/>
        <w:tab w:val="right" w:pos="8335"/>
      </w:tabs>
      <w:spacing w:before="480" w:after="120"/>
      <w:ind w:left="567"/>
      <w:jc w:val="center"/>
    </w:pPr>
    <w:rPr>
      <w:sz w:val="30"/>
      <w:szCs w:val="20"/>
      <w:lang w:eastAsia="en-US"/>
    </w:rPr>
  </w:style>
  <w:style w:type="paragraph" w:customStyle="1" w:styleId="LQscheduleHead">
    <w:name w:val="LQscheduleHead"/>
    <w:basedOn w:val="Schedule"/>
    <w:next w:val="LQT1"/>
    <w:rsid w:val="00EB603E"/>
    <w:pPr>
      <w:spacing w:before="120" w:after="100"/>
      <w:ind w:left="567"/>
    </w:pPr>
    <w:rPr>
      <w:sz w:val="28"/>
    </w:rPr>
  </w:style>
  <w:style w:type="paragraph" w:customStyle="1" w:styleId="LQschedules">
    <w:name w:val="LQschedules"/>
    <w:basedOn w:val="Normal"/>
    <w:rsid w:val="00EC6837"/>
    <w:pPr>
      <w:keepNext/>
      <w:spacing w:before="480" w:after="480"/>
      <w:ind w:left="567"/>
      <w:jc w:val="center"/>
    </w:pPr>
    <w:rPr>
      <w:sz w:val="30"/>
      <w:szCs w:val="20"/>
      <w:lang w:eastAsia="en-US"/>
    </w:rPr>
  </w:style>
  <w:style w:type="paragraph" w:customStyle="1" w:styleId="LQsection">
    <w:name w:val="LQsection"/>
    <w:basedOn w:val="Normal"/>
    <w:next w:val="LQsectionHead"/>
    <w:rsid w:val="00EC6837"/>
    <w:pPr>
      <w:keepNext/>
      <w:tabs>
        <w:tab w:val="center" w:pos="4451"/>
        <w:tab w:val="right" w:pos="8335"/>
      </w:tabs>
      <w:spacing w:before="80"/>
      <w:ind w:left="567"/>
      <w:jc w:val="center"/>
    </w:pPr>
    <w:rPr>
      <w:sz w:val="20"/>
      <w:szCs w:val="20"/>
      <w:lang w:eastAsia="en-US"/>
    </w:rPr>
  </w:style>
  <w:style w:type="paragraph" w:customStyle="1" w:styleId="LQsectionHead">
    <w:name w:val="LQsectionHead"/>
    <w:basedOn w:val="Normal"/>
    <w:next w:val="LQT1"/>
    <w:rsid w:val="00EC6837"/>
    <w:pPr>
      <w:keepNext/>
      <w:spacing w:before="80" w:line="220" w:lineRule="atLeast"/>
      <w:ind w:left="567"/>
      <w:jc w:val="center"/>
    </w:pPr>
    <w:rPr>
      <w:i/>
      <w:sz w:val="21"/>
      <w:szCs w:val="20"/>
      <w:lang w:eastAsia="en-US"/>
    </w:rPr>
  </w:style>
  <w:style w:type="paragraph" w:customStyle="1" w:styleId="LQSublist1">
    <w:name w:val="LQSublist1"/>
    <w:basedOn w:val="Normal"/>
    <w:rsid w:val="00EC6837"/>
    <w:pPr>
      <w:spacing w:before="80" w:line="220" w:lineRule="atLeast"/>
      <w:ind w:left="1701" w:hanging="397"/>
      <w:jc w:val="both"/>
    </w:pPr>
    <w:rPr>
      <w:sz w:val="21"/>
      <w:szCs w:val="20"/>
      <w:lang w:eastAsia="en-US"/>
    </w:rPr>
  </w:style>
  <w:style w:type="paragraph" w:customStyle="1" w:styleId="LQSublist1Cont">
    <w:name w:val="LQSublist1 Cont"/>
    <w:basedOn w:val="Normal"/>
    <w:rsid w:val="00EC6837"/>
    <w:pPr>
      <w:spacing w:before="80" w:line="220" w:lineRule="atLeast"/>
      <w:ind w:left="1701"/>
      <w:jc w:val="both"/>
    </w:pPr>
    <w:rPr>
      <w:sz w:val="21"/>
      <w:szCs w:val="20"/>
      <w:lang w:eastAsia="en-US"/>
    </w:rPr>
  </w:style>
  <w:style w:type="paragraph" w:customStyle="1" w:styleId="LQsubPart">
    <w:name w:val="LQsubPart"/>
    <w:basedOn w:val="Normal"/>
    <w:next w:val="LQsubPartHead"/>
    <w:rsid w:val="00EC6837"/>
    <w:pPr>
      <w:keepNext/>
      <w:tabs>
        <w:tab w:val="center" w:pos="4451"/>
        <w:tab w:val="right" w:pos="8335"/>
      </w:tabs>
      <w:spacing w:before="120"/>
      <w:ind w:left="567"/>
      <w:jc w:val="center"/>
    </w:pPr>
    <w:rPr>
      <w:sz w:val="22"/>
      <w:szCs w:val="20"/>
      <w:lang w:eastAsia="en-US"/>
    </w:rPr>
  </w:style>
  <w:style w:type="paragraph" w:customStyle="1" w:styleId="LQsubPartHead">
    <w:name w:val="LQsubPartHead"/>
    <w:basedOn w:val="Normal"/>
    <w:next w:val="LQT1"/>
    <w:rsid w:val="00EC6837"/>
    <w:pPr>
      <w:keepNext/>
      <w:tabs>
        <w:tab w:val="center" w:pos="4167"/>
        <w:tab w:val="right" w:pos="8335"/>
      </w:tabs>
      <w:spacing w:before="120"/>
      <w:ind w:left="567"/>
      <w:jc w:val="center"/>
    </w:pPr>
    <w:rPr>
      <w:sz w:val="21"/>
      <w:szCs w:val="20"/>
      <w:lang w:eastAsia="en-US"/>
    </w:rPr>
  </w:style>
  <w:style w:type="paragraph" w:customStyle="1" w:styleId="LQsubSection">
    <w:name w:val="LQsubSection"/>
    <w:basedOn w:val="Normal"/>
    <w:next w:val="LQsubSectionHead"/>
    <w:rsid w:val="00EC6837"/>
    <w:pPr>
      <w:keepNext/>
      <w:tabs>
        <w:tab w:val="center" w:pos="4451"/>
        <w:tab w:val="right" w:pos="8335"/>
      </w:tabs>
      <w:spacing w:before="80"/>
      <w:ind w:left="567"/>
      <w:jc w:val="center"/>
    </w:pPr>
    <w:rPr>
      <w:sz w:val="18"/>
      <w:szCs w:val="20"/>
      <w:lang w:eastAsia="en-US"/>
    </w:rPr>
  </w:style>
  <w:style w:type="paragraph" w:customStyle="1" w:styleId="LQsubSectionHead">
    <w:name w:val="LQsubSectionHead"/>
    <w:basedOn w:val="Normal"/>
    <w:next w:val="LQT1"/>
    <w:rsid w:val="00EC6837"/>
    <w:pPr>
      <w:keepNext/>
      <w:spacing w:before="40" w:line="220" w:lineRule="atLeast"/>
      <w:ind w:left="567"/>
      <w:jc w:val="center"/>
    </w:pPr>
    <w:rPr>
      <w:i/>
      <w:sz w:val="20"/>
      <w:szCs w:val="20"/>
      <w:lang w:eastAsia="en-US"/>
    </w:rPr>
  </w:style>
  <w:style w:type="paragraph" w:customStyle="1" w:styleId="LQT1Indent">
    <w:name w:val="LQT1 Indent"/>
    <w:basedOn w:val="LQT1"/>
    <w:rsid w:val="00EC6837"/>
    <w:pPr>
      <w:ind w:firstLine="170"/>
    </w:pPr>
  </w:style>
  <w:style w:type="paragraph" w:customStyle="1" w:styleId="LQT3">
    <w:name w:val="LQT3"/>
    <w:basedOn w:val="LQT2"/>
    <w:rsid w:val="00EC6837"/>
    <w:pPr>
      <w:ind w:left="1304"/>
    </w:pPr>
  </w:style>
  <w:style w:type="paragraph" w:customStyle="1" w:styleId="LQT4">
    <w:name w:val="LQT4"/>
    <w:basedOn w:val="LQT3"/>
    <w:rsid w:val="00EC6837"/>
    <w:pPr>
      <w:ind w:left="1701"/>
    </w:pPr>
  </w:style>
  <w:style w:type="paragraph" w:customStyle="1" w:styleId="LQT5">
    <w:name w:val="LQT5"/>
    <w:basedOn w:val="LQT4"/>
    <w:rsid w:val="00EC6837"/>
    <w:pPr>
      <w:ind w:left="2268"/>
    </w:pPr>
  </w:style>
  <w:style w:type="paragraph" w:customStyle="1" w:styleId="LQTableCaption">
    <w:name w:val="LQTableCaption"/>
    <w:basedOn w:val="Normal"/>
    <w:next w:val="LQTableTopText"/>
    <w:rsid w:val="00EC6837"/>
    <w:pPr>
      <w:spacing w:after="120" w:line="220" w:lineRule="atLeast"/>
      <w:ind w:left="567"/>
    </w:pPr>
    <w:rPr>
      <w:b/>
      <w:sz w:val="21"/>
      <w:szCs w:val="20"/>
      <w:lang w:eastAsia="en-US"/>
    </w:rPr>
  </w:style>
  <w:style w:type="paragraph" w:customStyle="1" w:styleId="LQTableFoot">
    <w:name w:val="LQTableFoot"/>
    <w:basedOn w:val="Normal"/>
    <w:rsid w:val="00EC6837"/>
    <w:pPr>
      <w:spacing w:before="40" w:line="220" w:lineRule="atLeast"/>
      <w:ind w:left="567"/>
      <w:jc w:val="both"/>
    </w:pPr>
    <w:rPr>
      <w:sz w:val="20"/>
      <w:szCs w:val="20"/>
      <w:lang w:eastAsia="en-US"/>
    </w:rPr>
  </w:style>
  <w:style w:type="paragraph" w:customStyle="1" w:styleId="LQTableNumber">
    <w:name w:val="LQTableNumber"/>
    <w:basedOn w:val="LQTableCaption"/>
    <w:next w:val="LQTableCaption"/>
    <w:rsid w:val="00EC6837"/>
    <w:pPr>
      <w:spacing w:before="120"/>
    </w:pPr>
  </w:style>
  <w:style w:type="paragraph" w:customStyle="1" w:styleId="LQTableTopText">
    <w:name w:val="LQTableTopText"/>
    <w:basedOn w:val="Normal"/>
    <w:rsid w:val="00EC6837"/>
    <w:pPr>
      <w:spacing w:after="80" w:line="220" w:lineRule="atLeast"/>
      <w:ind w:left="567"/>
      <w:jc w:val="both"/>
    </w:pPr>
    <w:rPr>
      <w:sz w:val="21"/>
      <w:szCs w:val="20"/>
      <w:lang w:eastAsia="en-US"/>
    </w:rPr>
  </w:style>
  <w:style w:type="paragraph" w:customStyle="1" w:styleId="LQTOC1">
    <w:name w:val="LQTOC 1"/>
    <w:basedOn w:val="TOC1"/>
    <w:next w:val="LQTOC2"/>
    <w:autoRedefine/>
    <w:rsid w:val="00EC6837"/>
    <w:pPr>
      <w:ind w:left="567"/>
    </w:pPr>
  </w:style>
  <w:style w:type="paragraph" w:styleId="TOC1">
    <w:name w:val="toc 1"/>
    <w:basedOn w:val="Normal"/>
    <w:next w:val="Normal"/>
    <w:autoRedefine/>
    <w:semiHidden/>
    <w:rsid w:val="00EC6837"/>
    <w:pPr>
      <w:keepNext/>
      <w:tabs>
        <w:tab w:val="right" w:pos="7938"/>
      </w:tabs>
      <w:spacing w:after="40" w:line="220" w:lineRule="atLeast"/>
      <w:jc w:val="center"/>
    </w:pPr>
    <w:rPr>
      <w:noProof/>
      <w:szCs w:val="20"/>
      <w:lang w:eastAsia="en-US"/>
    </w:rPr>
  </w:style>
  <w:style w:type="paragraph" w:customStyle="1" w:styleId="LQTOC10">
    <w:name w:val="LQTOC 10"/>
    <w:basedOn w:val="Normal"/>
    <w:rsid w:val="00EC6837"/>
    <w:pPr>
      <w:keepLines/>
      <w:tabs>
        <w:tab w:val="right" w:pos="1680"/>
        <w:tab w:val="left" w:pos="1800"/>
        <w:tab w:val="left" w:pos="2120"/>
        <w:tab w:val="left" w:pos="2245"/>
        <w:tab w:val="right" w:pos="2364"/>
        <w:tab w:val="left" w:pos="2688"/>
        <w:tab w:val="right" w:pos="8280"/>
      </w:tabs>
      <w:spacing w:after="40"/>
      <w:ind w:left="3255" w:right="720" w:hanging="2688"/>
    </w:pPr>
    <w:rPr>
      <w:sz w:val="21"/>
      <w:szCs w:val="20"/>
      <w:lang w:eastAsia="en-US"/>
    </w:rPr>
  </w:style>
  <w:style w:type="paragraph" w:customStyle="1" w:styleId="LQTOC11">
    <w:name w:val="LQTOC 11"/>
    <w:basedOn w:val="Normal"/>
    <w:rsid w:val="00EC6837"/>
    <w:pPr>
      <w:keepLines/>
      <w:tabs>
        <w:tab w:val="right" w:pos="1680"/>
        <w:tab w:val="left" w:pos="1800"/>
        <w:tab w:val="left" w:pos="2120"/>
        <w:tab w:val="right" w:pos="2245"/>
        <w:tab w:val="left" w:pos="2364"/>
        <w:tab w:val="right" w:pos="8280"/>
      </w:tabs>
      <w:spacing w:after="40"/>
      <w:ind w:left="2120" w:right="720" w:hanging="2120"/>
    </w:pPr>
    <w:rPr>
      <w:sz w:val="21"/>
      <w:szCs w:val="20"/>
      <w:lang w:eastAsia="en-US"/>
    </w:rPr>
  </w:style>
  <w:style w:type="paragraph" w:customStyle="1" w:styleId="LQTOC12">
    <w:name w:val="LQTOC 12"/>
    <w:basedOn w:val="Normal"/>
    <w:next w:val="LQTOC10"/>
    <w:rsid w:val="00EC6837"/>
    <w:pPr>
      <w:keepNext/>
      <w:spacing w:after="240"/>
      <w:ind w:left="567"/>
      <w:jc w:val="center"/>
    </w:pPr>
    <w:rPr>
      <w:szCs w:val="20"/>
      <w:lang w:eastAsia="en-US"/>
    </w:rPr>
  </w:style>
  <w:style w:type="paragraph" w:customStyle="1" w:styleId="LQTOC2">
    <w:name w:val="LQTOC 2"/>
    <w:basedOn w:val="TOC2"/>
    <w:next w:val="LQTOC3"/>
    <w:autoRedefine/>
    <w:rsid w:val="00EC6837"/>
    <w:pPr>
      <w:ind w:left="567"/>
    </w:pPr>
  </w:style>
  <w:style w:type="paragraph" w:styleId="TOC2">
    <w:name w:val="toc 2"/>
    <w:basedOn w:val="Normal"/>
    <w:next w:val="Normal"/>
    <w:autoRedefine/>
    <w:semiHidden/>
    <w:rsid w:val="00EC6837"/>
    <w:pPr>
      <w:keepNext/>
      <w:tabs>
        <w:tab w:val="right" w:pos="7938"/>
      </w:tabs>
      <w:spacing w:after="40" w:line="220" w:lineRule="atLeast"/>
      <w:jc w:val="center"/>
    </w:pPr>
    <w:rPr>
      <w:noProof/>
      <w:sz w:val="22"/>
      <w:szCs w:val="20"/>
      <w:lang w:eastAsia="en-US"/>
    </w:rPr>
  </w:style>
  <w:style w:type="paragraph" w:customStyle="1" w:styleId="LQTOC3">
    <w:name w:val="LQTOC 3"/>
    <w:basedOn w:val="TOC3"/>
    <w:next w:val="LQTOC4"/>
    <w:autoRedefine/>
    <w:rsid w:val="00EC6837"/>
    <w:pPr>
      <w:ind w:left="567"/>
    </w:pPr>
  </w:style>
  <w:style w:type="paragraph" w:styleId="TOC3">
    <w:name w:val="toc 3"/>
    <w:basedOn w:val="Normal"/>
    <w:next w:val="Normal"/>
    <w:autoRedefine/>
    <w:semiHidden/>
    <w:rsid w:val="00EC6837"/>
    <w:pPr>
      <w:keepNext/>
      <w:tabs>
        <w:tab w:val="right" w:pos="7938"/>
      </w:tabs>
      <w:spacing w:after="40" w:line="220" w:lineRule="atLeast"/>
      <w:jc w:val="center"/>
    </w:pPr>
    <w:rPr>
      <w:noProof/>
      <w:sz w:val="20"/>
      <w:szCs w:val="20"/>
      <w:lang w:eastAsia="en-US"/>
    </w:rPr>
  </w:style>
  <w:style w:type="paragraph" w:customStyle="1" w:styleId="LQTOC4">
    <w:name w:val="LQTOC 4"/>
    <w:basedOn w:val="TOC4"/>
    <w:next w:val="LQTOC5"/>
    <w:rsid w:val="00EC6837"/>
    <w:pPr>
      <w:ind w:left="567"/>
    </w:pPr>
  </w:style>
  <w:style w:type="paragraph" w:styleId="TOC4">
    <w:name w:val="toc 4"/>
    <w:basedOn w:val="Normal"/>
    <w:next w:val="Normal"/>
    <w:autoRedefine/>
    <w:semiHidden/>
    <w:rsid w:val="00EC6837"/>
    <w:pPr>
      <w:keepNext/>
      <w:tabs>
        <w:tab w:val="right" w:pos="7938"/>
      </w:tabs>
      <w:spacing w:after="40" w:line="220" w:lineRule="atLeast"/>
      <w:jc w:val="center"/>
    </w:pPr>
    <w:rPr>
      <w:noProof/>
      <w:sz w:val="18"/>
      <w:szCs w:val="20"/>
      <w:lang w:eastAsia="en-US"/>
    </w:rPr>
  </w:style>
  <w:style w:type="paragraph" w:customStyle="1" w:styleId="LQTOC5">
    <w:name w:val="LQTOC 5"/>
    <w:basedOn w:val="TOC5"/>
    <w:next w:val="LQTOC6"/>
    <w:autoRedefine/>
    <w:rsid w:val="00EC6837"/>
    <w:pPr>
      <w:ind w:left="567"/>
    </w:pPr>
  </w:style>
  <w:style w:type="paragraph" w:styleId="TOC5">
    <w:name w:val="toc 5"/>
    <w:basedOn w:val="Normal"/>
    <w:next w:val="Normal"/>
    <w:autoRedefine/>
    <w:semiHidden/>
    <w:rsid w:val="00EC6837"/>
    <w:pPr>
      <w:keepNext/>
      <w:tabs>
        <w:tab w:val="right" w:pos="7938"/>
      </w:tabs>
      <w:spacing w:after="40" w:line="220" w:lineRule="atLeast"/>
      <w:jc w:val="center"/>
    </w:pPr>
    <w:rPr>
      <w:noProof/>
      <w:sz w:val="18"/>
      <w:szCs w:val="20"/>
      <w:lang w:eastAsia="en-US"/>
    </w:rPr>
  </w:style>
  <w:style w:type="paragraph" w:customStyle="1" w:styleId="LQTOC6">
    <w:name w:val="LQTOC 6"/>
    <w:basedOn w:val="TOC6"/>
    <w:next w:val="LQTOC9"/>
    <w:autoRedefine/>
    <w:rsid w:val="00EC6837"/>
    <w:pPr>
      <w:ind w:left="567"/>
    </w:pPr>
    <w:rPr>
      <w:i w:val="0"/>
    </w:rPr>
  </w:style>
  <w:style w:type="paragraph" w:styleId="TOC6">
    <w:name w:val="toc 6"/>
    <w:basedOn w:val="Normal"/>
    <w:next w:val="Normal"/>
    <w:autoRedefine/>
    <w:semiHidden/>
    <w:rsid w:val="00EC6837"/>
    <w:pPr>
      <w:keepNext/>
      <w:tabs>
        <w:tab w:val="right" w:pos="7938"/>
      </w:tabs>
      <w:spacing w:after="40" w:line="220" w:lineRule="atLeast"/>
      <w:jc w:val="center"/>
    </w:pPr>
    <w:rPr>
      <w:i/>
      <w:noProof/>
      <w:sz w:val="20"/>
      <w:szCs w:val="20"/>
      <w:lang w:eastAsia="en-US"/>
    </w:rPr>
  </w:style>
  <w:style w:type="paragraph" w:customStyle="1" w:styleId="LQTOC9">
    <w:name w:val="LQTOC 9"/>
    <w:basedOn w:val="TOC9"/>
    <w:rsid w:val="00EC6837"/>
    <w:pPr>
      <w:tabs>
        <w:tab w:val="left" w:pos="1145"/>
      </w:tabs>
      <w:ind w:left="1145" w:hanging="578"/>
    </w:pPr>
  </w:style>
  <w:style w:type="paragraph" w:customStyle="1" w:styleId="LQTOC9Indent">
    <w:name w:val="LQTOC 9 Indent"/>
    <w:basedOn w:val="Normal"/>
    <w:rsid w:val="00EC6837"/>
    <w:pPr>
      <w:keepLines/>
      <w:tabs>
        <w:tab w:val="left" w:pos="1559"/>
        <w:tab w:val="right" w:pos="8277"/>
      </w:tabs>
      <w:spacing w:after="40"/>
      <w:ind w:left="1559" w:right="720" w:hanging="992"/>
      <w:jc w:val="both"/>
    </w:pPr>
    <w:rPr>
      <w:sz w:val="21"/>
      <w:szCs w:val="20"/>
      <w:lang w:eastAsia="en-US"/>
    </w:rPr>
  </w:style>
  <w:style w:type="paragraph" w:customStyle="1" w:styleId="Made">
    <w:name w:val="Made"/>
    <w:basedOn w:val="Normal"/>
    <w:next w:val="Laid"/>
    <w:link w:val="MadeChar"/>
    <w:rsid w:val="00EC6837"/>
    <w:pPr>
      <w:tabs>
        <w:tab w:val="left" w:pos="2438"/>
        <w:tab w:val="left" w:pos="2835"/>
        <w:tab w:val="left" w:pos="3232"/>
        <w:tab w:val="left" w:pos="3629"/>
        <w:tab w:val="right" w:pos="6804"/>
      </w:tabs>
      <w:spacing w:after="160" w:line="220" w:lineRule="atLeast"/>
      <w:ind w:left="1541" w:right="1541"/>
      <w:jc w:val="both"/>
    </w:pPr>
    <w:rPr>
      <w:i/>
      <w:sz w:val="21"/>
      <w:szCs w:val="20"/>
      <w:lang w:eastAsia="en-US"/>
    </w:rPr>
  </w:style>
  <w:style w:type="paragraph" w:customStyle="1" w:styleId="N1">
    <w:name w:val="N1"/>
    <w:basedOn w:val="Normal"/>
    <w:rsid w:val="00EC6837"/>
    <w:pPr>
      <w:numPr>
        <w:numId w:val="1"/>
      </w:numPr>
      <w:spacing w:before="160" w:line="220" w:lineRule="atLeast"/>
      <w:jc w:val="both"/>
    </w:pPr>
    <w:rPr>
      <w:sz w:val="21"/>
      <w:szCs w:val="20"/>
      <w:lang w:eastAsia="en-US"/>
    </w:rPr>
  </w:style>
  <w:style w:type="paragraph" w:customStyle="1" w:styleId="N1legal">
    <w:name w:val="N1legal"/>
    <w:basedOn w:val="Normal"/>
    <w:rsid w:val="00EC6837"/>
    <w:pPr>
      <w:spacing w:before="160" w:line="220" w:lineRule="atLeast"/>
      <w:ind w:firstLine="170"/>
      <w:jc w:val="both"/>
    </w:pPr>
    <w:rPr>
      <w:sz w:val="21"/>
      <w:szCs w:val="20"/>
      <w:lang w:eastAsia="en-US"/>
    </w:rPr>
  </w:style>
  <w:style w:type="paragraph" w:customStyle="1" w:styleId="N2">
    <w:name w:val="N2"/>
    <w:basedOn w:val="N1"/>
    <w:rsid w:val="00EC6837"/>
    <w:pPr>
      <w:numPr>
        <w:ilvl w:val="1"/>
      </w:numPr>
      <w:spacing w:before="80"/>
    </w:pPr>
  </w:style>
  <w:style w:type="paragraph" w:customStyle="1" w:styleId="N3">
    <w:name w:val="N3"/>
    <w:basedOn w:val="N2"/>
    <w:rsid w:val="00EC6837"/>
    <w:pPr>
      <w:numPr>
        <w:ilvl w:val="2"/>
      </w:numPr>
    </w:pPr>
  </w:style>
  <w:style w:type="paragraph" w:customStyle="1" w:styleId="N3-N4">
    <w:name w:val="N3-N4"/>
    <w:basedOn w:val="N3"/>
    <w:next w:val="N4"/>
    <w:rsid w:val="00EC6837"/>
    <w:pPr>
      <w:numPr>
        <w:ilvl w:val="0"/>
        <w:numId w:val="0"/>
      </w:numPr>
      <w:tabs>
        <w:tab w:val="right" w:pos="1020"/>
        <w:tab w:val="left" w:pos="1134"/>
      </w:tabs>
      <w:ind w:left="1134" w:hanging="794"/>
    </w:pPr>
  </w:style>
  <w:style w:type="paragraph" w:customStyle="1" w:styleId="N4">
    <w:name w:val="N4"/>
    <w:basedOn w:val="N3"/>
    <w:rsid w:val="00EC6837"/>
    <w:pPr>
      <w:numPr>
        <w:ilvl w:val="3"/>
      </w:numPr>
    </w:pPr>
  </w:style>
  <w:style w:type="paragraph" w:customStyle="1" w:styleId="N4-N5">
    <w:name w:val="N4-N5"/>
    <w:basedOn w:val="N4"/>
    <w:next w:val="N5"/>
    <w:rsid w:val="00EC6837"/>
    <w:pPr>
      <w:numPr>
        <w:ilvl w:val="0"/>
        <w:numId w:val="0"/>
      </w:numPr>
      <w:tabs>
        <w:tab w:val="right" w:pos="1021"/>
        <w:tab w:val="left" w:pos="1134"/>
        <w:tab w:val="left" w:pos="1701"/>
      </w:tabs>
      <w:ind w:left="1701" w:hanging="1701"/>
    </w:pPr>
  </w:style>
  <w:style w:type="paragraph" w:customStyle="1" w:styleId="N5">
    <w:name w:val="N5"/>
    <w:basedOn w:val="N4"/>
    <w:rsid w:val="00EC6837"/>
    <w:pPr>
      <w:numPr>
        <w:ilvl w:val="4"/>
      </w:numPr>
    </w:pPr>
  </w:style>
  <w:style w:type="paragraph" w:customStyle="1" w:styleId="Negative">
    <w:name w:val="Negative"/>
    <w:basedOn w:val="Normal"/>
    <w:next w:val="linespace"/>
    <w:rsid w:val="00EC6837"/>
    <w:pPr>
      <w:tabs>
        <w:tab w:val="left" w:pos="3232"/>
        <w:tab w:val="left" w:pos="3629"/>
        <w:tab w:val="right" w:pos="6804"/>
      </w:tabs>
      <w:spacing w:before="160" w:after="160" w:line="220" w:lineRule="atLeast"/>
      <w:ind w:left="1712" w:right="1542" w:hanging="170"/>
    </w:pPr>
    <w:rPr>
      <w:i/>
      <w:sz w:val="21"/>
      <w:szCs w:val="20"/>
      <w:lang w:eastAsia="en-US"/>
    </w:rPr>
  </w:style>
  <w:style w:type="paragraph" w:customStyle="1" w:styleId="NLQDefPara">
    <w:name w:val="NLQ Def Para"/>
    <w:basedOn w:val="LQDefPara"/>
    <w:rsid w:val="00EC6837"/>
    <w:pPr>
      <w:ind w:left="1474"/>
    </w:pPr>
  </w:style>
  <w:style w:type="paragraph" w:customStyle="1" w:styleId="NLQDisplayItem">
    <w:name w:val="NLQDisplayItem"/>
    <w:basedOn w:val="LQDisplayItem"/>
    <w:rsid w:val="00EC6837"/>
    <w:pPr>
      <w:ind w:left="1134"/>
    </w:pPr>
  </w:style>
  <w:style w:type="paragraph" w:customStyle="1" w:styleId="NLQH1">
    <w:name w:val="NLQH1"/>
    <w:basedOn w:val="LQH1"/>
    <w:next w:val="NLQN1"/>
    <w:rsid w:val="00EC6837"/>
    <w:pPr>
      <w:ind w:left="1134"/>
    </w:pPr>
  </w:style>
  <w:style w:type="paragraph" w:customStyle="1" w:styleId="NLQH2">
    <w:name w:val="NLQH2"/>
    <w:basedOn w:val="LQH2"/>
    <w:next w:val="NLQN2"/>
    <w:rsid w:val="00EC6837"/>
    <w:pPr>
      <w:ind w:left="1304"/>
    </w:pPr>
  </w:style>
  <w:style w:type="paragraph" w:customStyle="1" w:styleId="NLQH3">
    <w:name w:val="NLQH3"/>
    <w:basedOn w:val="LQH3"/>
    <w:next w:val="NLQN3"/>
    <w:rsid w:val="00EC6837"/>
    <w:pPr>
      <w:ind w:left="1474"/>
    </w:pPr>
  </w:style>
  <w:style w:type="paragraph" w:customStyle="1" w:styleId="NLQList1">
    <w:name w:val="NLQList1"/>
    <w:basedOn w:val="LQList1"/>
    <w:rsid w:val="00EC6837"/>
    <w:pPr>
      <w:ind w:left="1871"/>
    </w:pPr>
  </w:style>
  <w:style w:type="paragraph" w:customStyle="1" w:styleId="NLQList1Cont">
    <w:name w:val="NLQList1 Cont"/>
    <w:basedOn w:val="LQList1Cont"/>
    <w:rsid w:val="00EC6837"/>
    <w:pPr>
      <w:ind w:left="1871"/>
    </w:pPr>
  </w:style>
  <w:style w:type="paragraph" w:customStyle="1" w:styleId="NLQN1">
    <w:name w:val="NLQN1"/>
    <w:basedOn w:val="LQN1"/>
    <w:rsid w:val="00EC6837"/>
    <w:pPr>
      <w:ind w:left="1134"/>
    </w:pPr>
  </w:style>
  <w:style w:type="paragraph" w:customStyle="1" w:styleId="NLQN2">
    <w:name w:val="NLQN2"/>
    <w:basedOn w:val="LQN2"/>
    <w:rsid w:val="00EC6837"/>
    <w:pPr>
      <w:ind w:left="1134"/>
    </w:pPr>
  </w:style>
  <w:style w:type="paragraph" w:customStyle="1" w:styleId="NLQN3">
    <w:name w:val="NLQN3"/>
    <w:basedOn w:val="LQN3"/>
    <w:rsid w:val="00EC6837"/>
    <w:pPr>
      <w:ind w:left="1871"/>
    </w:pPr>
  </w:style>
  <w:style w:type="paragraph" w:customStyle="1" w:styleId="NLQN3-N4">
    <w:name w:val="NLQN3-N4"/>
    <w:basedOn w:val="NLQN3"/>
    <w:next w:val="NLQN4"/>
    <w:rsid w:val="00EC6837"/>
    <w:pPr>
      <w:tabs>
        <w:tab w:val="clear" w:pos="1304"/>
        <w:tab w:val="right" w:pos="2155"/>
        <w:tab w:val="left" w:pos="2268"/>
      </w:tabs>
      <w:ind w:left="2268" w:hanging="794"/>
    </w:pPr>
  </w:style>
  <w:style w:type="paragraph" w:customStyle="1" w:styleId="NLQN4">
    <w:name w:val="NLQN4"/>
    <w:basedOn w:val="LQN4"/>
    <w:rsid w:val="00EC6837"/>
    <w:pPr>
      <w:tabs>
        <w:tab w:val="clear" w:pos="1588"/>
        <w:tab w:val="clear" w:pos="1701"/>
        <w:tab w:val="right" w:pos="2155"/>
        <w:tab w:val="left" w:pos="2268"/>
      </w:tabs>
      <w:ind w:left="2268"/>
    </w:pPr>
  </w:style>
  <w:style w:type="paragraph" w:customStyle="1" w:styleId="NLQN4-N5">
    <w:name w:val="NLQN4-N5"/>
    <w:basedOn w:val="LQN4-N5"/>
    <w:next w:val="NLQN5"/>
    <w:rsid w:val="00EC6837"/>
    <w:pPr>
      <w:tabs>
        <w:tab w:val="clear" w:pos="1588"/>
        <w:tab w:val="clear" w:pos="1701"/>
        <w:tab w:val="right" w:pos="2155"/>
        <w:tab w:val="left" w:pos="2835"/>
      </w:tabs>
      <w:ind w:left="2835" w:hanging="2835"/>
    </w:pPr>
  </w:style>
  <w:style w:type="paragraph" w:customStyle="1" w:styleId="NLQN5">
    <w:name w:val="NLQN5"/>
    <w:basedOn w:val="LQN5"/>
    <w:rsid w:val="00EC6837"/>
    <w:pPr>
      <w:ind w:left="2835"/>
    </w:pPr>
  </w:style>
  <w:style w:type="paragraph" w:customStyle="1" w:styleId="NLQpart">
    <w:name w:val="NLQpart"/>
    <w:basedOn w:val="LQpart"/>
    <w:next w:val="NLQpartHead"/>
    <w:rsid w:val="00EC6837"/>
    <w:pPr>
      <w:tabs>
        <w:tab w:val="clear" w:pos="4451"/>
        <w:tab w:val="center" w:pos="4734"/>
      </w:tabs>
      <w:ind w:left="1134"/>
    </w:pPr>
  </w:style>
  <w:style w:type="paragraph" w:customStyle="1" w:styleId="NLQpartHead">
    <w:name w:val="NLQpartHead"/>
    <w:basedOn w:val="LQpartHead"/>
    <w:next w:val="NLQT1"/>
    <w:rsid w:val="00EC6837"/>
    <w:pPr>
      <w:ind w:left="1134"/>
    </w:pPr>
  </w:style>
  <w:style w:type="paragraph" w:customStyle="1" w:styleId="NLQschedule">
    <w:name w:val="NLQschedule"/>
    <w:basedOn w:val="LQschedule"/>
    <w:next w:val="NLQscheduleHead"/>
    <w:rsid w:val="00EC6837"/>
    <w:pPr>
      <w:tabs>
        <w:tab w:val="clear" w:pos="4451"/>
        <w:tab w:val="center" w:pos="4734"/>
      </w:tabs>
      <w:ind w:left="1134"/>
    </w:pPr>
  </w:style>
  <w:style w:type="paragraph" w:customStyle="1" w:styleId="NLQscheduleHead">
    <w:name w:val="NLQscheduleHead"/>
    <w:basedOn w:val="LQscheduleHead"/>
    <w:next w:val="NLQT1"/>
    <w:rsid w:val="00EC6837"/>
    <w:pPr>
      <w:ind w:left="1134"/>
    </w:pPr>
  </w:style>
  <w:style w:type="paragraph" w:customStyle="1" w:styleId="NLQschedules">
    <w:name w:val="NLQschedules"/>
    <w:basedOn w:val="Normal"/>
    <w:rsid w:val="00EC6837"/>
    <w:pPr>
      <w:keepNext/>
      <w:spacing w:before="480" w:after="480"/>
      <w:ind w:left="1134"/>
      <w:jc w:val="center"/>
    </w:pPr>
    <w:rPr>
      <w:sz w:val="30"/>
      <w:szCs w:val="20"/>
      <w:lang w:eastAsia="en-US"/>
    </w:rPr>
  </w:style>
  <w:style w:type="paragraph" w:customStyle="1" w:styleId="NLQsection">
    <w:name w:val="NLQsection"/>
    <w:basedOn w:val="LQsection"/>
    <w:next w:val="NLQsectionHead"/>
    <w:rsid w:val="00EC6837"/>
    <w:pPr>
      <w:tabs>
        <w:tab w:val="clear" w:pos="4451"/>
        <w:tab w:val="center" w:pos="4734"/>
      </w:tabs>
      <w:ind w:left="1134"/>
    </w:pPr>
  </w:style>
  <w:style w:type="paragraph" w:customStyle="1" w:styleId="NLQsectionHead">
    <w:name w:val="NLQsectionHead"/>
    <w:basedOn w:val="LQsectionHead"/>
    <w:next w:val="NLQT1"/>
    <w:rsid w:val="00EC6837"/>
    <w:pPr>
      <w:ind w:left="1134"/>
    </w:pPr>
  </w:style>
  <w:style w:type="paragraph" w:customStyle="1" w:styleId="NLQSublist1">
    <w:name w:val="NLQSublist1"/>
    <w:basedOn w:val="LQSublist1"/>
    <w:rsid w:val="00EC6837"/>
    <w:pPr>
      <w:ind w:left="2308"/>
    </w:pPr>
  </w:style>
  <w:style w:type="paragraph" w:customStyle="1" w:styleId="NLQSublist1Cont">
    <w:name w:val="NLQSublist1 Cont"/>
    <w:basedOn w:val="LQSublist1Cont"/>
    <w:rsid w:val="00EC6837"/>
    <w:pPr>
      <w:ind w:left="2308"/>
    </w:pPr>
  </w:style>
  <w:style w:type="paragraph" w:customStyle="1" w:styleId="NLQsubPart">
    <w:name w:val="NLQsubPart"/>
    <w:basedOn w:val="LQsubPart"/>
    <w:next w:val="NLQsubPartHead"/>
    <w:rsid w:val="00EC6837"/>
    <w:pPr>
      <w:tabs>
        <w:tab w:val="clear" w:pos="4451"/>
        <w:tab w:val="center" w:pos="4734"/>
      </w:tabs>
      <w:ind w:left="1134"/>
    </w:pPr>
  </w:style>
  <w:style w:type="paragraph" w:customStyle="1" w:styleId="NLQsubPartHead">
    <w:name w:val="NLQsubPartHead"/>
    <w:basedOn w:val="LQsubPartHead"/>
    <w:next w:val="NLQT1"/>
    <w:rsid w:val="00EC6837"/>
    <w:pPr>
      <w:ind w:left="1134"/>
    </w:pPr>
  </w:style>
  <w:style w:type="paragraph" w:customStyle="1" w:styleId="NLQsubSection">
    <w:name w:val="NLQsubSection"/>
    <w:basedOn w:val="LQsubSection"/>
    <w:next w:val="NLQsubSectionHead"/>
    <w:rsid w:val="00EC6837"/>
    <w:pPr>
      <w:tabs>
        <w:tab w:val="clear" w:pos="4451"/>
        <w:tab w:val="center" w:pos="4734"/>
      </w:tabs>
      <w:ind w:left="1134"/>
    </w:pPr>
  </w:style>
  <w:style w:type="paragraph" w:customStyle="1" w:styleId="NLQsubSectionHead">
    <w:name w:val="NLQsubSectionHead"/>
    <w:basedOn w:val="LQsubSectionHead"/>
    <w:next w:val="NLQT1"/>
    <w:rsid w:val="00EC6837"/>
    <w:pPr>
      <w:ind w:left="1134"/>
    </w:pPr>
  </w:style>
  <w:style w:type="paragraph" w:customStyle="1" w:styleId="NLQT1">
    <w:name w:val="NLQT1"/>
    <w:basedOn w:val="LQT1"/>
    <w:rsid w:val="00EC6837"/>
    <w:pPr>
      <w:ind w:left="1134"/>
    </w:pPr>
  </w:style>
  <w:style w:type="paragraph" w:customStyle="1" w:styleId="NLQT1Indent">
    <w:name w:val="NLQT1 Indent"/>
    <w:basedOn w:val="LQT1Indent"/>
    <w:rsid w:val="00EC6837"/>
    <w:pPr>
      <w:ind w:left="1134"/>
    </w:pPr>
  </w:style>
  <w:style w:type="paragraph" w:customStyle="1" w:styleId="NLQT2">
    <w:name w:val="NLQT2"/>
    <w:basedOn w:val="LQT2"/>
    <w:rsid w:val="00EC6837"/>
    <w:pPr>
      <w:ind w:left="1134"/>
    </w:pPr>
  </w:style>
  <w:style w:type="paragraph" w:customStyle="1" w:styleId="NLQT3">
    <w:name w:val="NLQT3"/>
    <w:basedOn w:val="LQT3"/>
    <w:rsid w:val="00EC6837"/>
    <w:pPr>
      <w:ind w:left="1871"/>
    </w:pPr>
  </w:style>
  <w:style w:type="paragraph" w:customStyle="1" w:styleId="NLQT4">
    <w:name w:val="NLQT4"/>
    <w:basedOn w:val="LQT4"/>
    <w:rsid w:val="00EC6837"/>
    <w:pPr>
      <w:ind w:left="2268"/>
    </w:pPr>
  </w:style>
  <w:style w:type="paragraph" w:customStyle="1" w:styleId="NLQT5">
    <w:name w:val="NLQT5"/>
    <w:basedOn w:val="LQT5"/>
    <w:rsid w:val="00EC6837"/>
    <w:pPr>
      <w:ind w:left="2835"/>
    </w:pPr>
  </w:style>
  <w:style w:type="paragraph" w:customStyle="1" w:styleId="NLQTableCaption">
    <w:name w:val="NLQTableCaption"/>
    <w:basedOn w:val="LQTableCaption"/>
    <w:next w:val="NLQTableTopText"/>
    <w:rsid w:val="00EC6837"/>
    <w:pPr>
      <w:ind w:left="1134"/>
    </w:pPr>
  </w:style>
  <w:style w:type="paragraph" w:customStyle="1" w:styleId="NLQTableFoot">
    <w:name w:val="NLQTableFoot"/>
    <w:basedOn w:val="LQTableFoot"/>
    <w:rsid w:val="00EC6837"/>
    <w:pPr>
      <w:ind w:left="1134"/>
    </w:pPr>
  </w:style>
  <w:style w:type="paragraph" w:customStyle="1" w:styleId="NLQTableNumber">
    <w:name w:val="NLQTableNumber"/>
    <w:basedOn w:val="LQTableNumber"/>
    <w:rsid w:val="00EC6837"/>
    <w:pPr>
      <w:ind w:left="1134"/>
    </w:pPr>
  </w:style>
  <w:style w:type="paragraph" w:customStyle="1" w:styleId="NLQTableTopText">
    <w:name w:val="NLQTableTopText"/>
    <w:basedOn w:val="LQTableTopText"/>
    <w:rsid w:val="00EC6837"/>
    <w:pPr>
      <w:ind w:left="1134"/>
    </w:pPr>
  </w:style>
  <w:style w:type="paragraph" w:customStyle="1" w:styleId="Number">
    <w:name w:val="Number"/>
    <w:basedOn w:val="Normal"/>
    <w:next w:val="subject"/>
    <w:rsid w:val="00EC6837"/>
    <w:pPr>
      <w:spacing w:after="320"/>
      <w:jc w:val="center"/>
    </w:pPr>
    <w:rPr>
      <w:b/>
      <w:sz w:val="32"/>
      <w:szCs w:val="20"/>
      <w:lang w:eastAsia="en-US"/>
    </w:rPr>
  </w:style>
  <w:style w:type="character" w:styleId="PageNumber">
    <w:name w:val="page number"/>
    <w:basedOn w:val="DefaultParagraphFont"/>
    <w:rsid w:val="00EC6837"/>
  </w:style>
  <w:style w:type="paragraph" w:customStyle="1" w:styleId="Part">
    <w:name w:val="Part"/>
    <w:basedOn w:val="Normal"/>
    <w:next w:val="PartHead"/>
    <w:rsid w:val="00EC6837"/>
    <w:pPr>
      <w:keepNext/>
      <w:tabs>
        <w:tab w:val="center" w:pos="4167"/>
        <w:tab w:val="right" w:pos="8335"/>
      </w:tabs>
      <w:spacing w:before="480"/>
      <w:jc w:val="center"/>
    </w:pPr>
    <w:rPr>
      <w:sz w:val="28"/>
      <w:szCs w:val="20"/>
      <w:lang w:eastAsia="en-US"/>
    </w:rPr>
  </w:style>
  <w:style w:type="paragraph" w:customStyle="1" w:styleId="PartHead">
    <w:name w:val="PartHead"/>
    <w:basedOn w:val="Part"/>
    <w:next w:val="T1"/>
    <w:rsid w:val="00EC6837"/>
    <w:pPr>
      <w:spacing w:before="120"/>
    </w:pPr>
    <w:rPr>
      <w:sz w:val="24"/>
    </w:rPr>
  </w:style>
  <w:style w:type="paragraph" w:customStyle="1" w:styleId="Pre">
    <w:name w:val="Pre"/>
    <w:basedOn w:val="Normal"/>
    <w:rsid w:val="00EC6837"/>
    <w:pPr>
      <w:spacing w:before="360" w:line="220" w:lineRule="atLeast"/>
      <w:jc w:val="both"/>
    </w:pPr>
    <w:rPr>
      <w:sz w:val="21"/>
      <w:szCs w:val="20"/>
      <w:lang w:eastAsia="en-US"/>
    </w:rPr>
  </w:style>
  <w:style w:type="paragraph" w:customStyle="1" w:styleId="QualHead">
    <w:name w:val="QualHead"/>
    <w:basedOn w:val="Normal"/>
    <w:rsid w:val="00EC6837"/>
    <w:pPr>
      <w:spacing w:line="220" w:lineRule="atLeast"/>
      <w:jc w:val="center"/>
    </w:pPr>
    <w:rPr>
      <w:sz w:val="21"/>
      <w:szCs w:val="20"/>
      <w:lang w:eastAsia="en-US"/>
    </w:rPr>
  </w:style>
  <w:style w:type="character" w:customStyle="1" w:styleId="Ref">
    <w:name w:val="Ref"/>
    <w:rsid w:val="00EC6837"/>
    <w:rPr>
      <w:sz w:val="21"/>
    </w:rPr>
  </w:style>
  <w:style w:type="paragraph" w:customStyle="1" w:styleId="Res">
    <w:name w:val="Res"/>
    <w:basedOn w:val="Pre"/>
    <w:next w:val="Pre"/>
    <w:rsid w:val="00EC6837"/>
    <w:rPr>
      <w:b/>
    </w:rPr>
  </w:style>
  <w:style w:type="paragraph" w:customStyle="1" w:styleId="Royal">
    <w:name w:val="Royal"/>
    <w:basedOn w:val="Normal"/>
    <w:next w:val="Pre"/>
    <w:rsid w:val="00EC6837"/>
    <w:pPr>
      <w:spacing w:after="220" w:line="220" w:lineRule="atLeast"/>
      <w:jc w:val="center"/>
    </w:pPr>
    <w:rPr>
      <w:sz w:val="21"/>
      <w:szCs w:val="20"/>
      <w:lang w:eastAsia="en-US"/>
    </w:rPr>
  </w:style>
  <w:style w:type="paragraph" w:customStyle="1" w:styleId="Schedule">
    <w:name w:val="Schedule"/>
    <w:basedOn w:val="Normal"/>
    <w:next w:val="ScheduleHead"/>
    <w:rsid w:val="00EC6837"/>
    <w:pPr>
      <w:keepNext/>
      <w:tabs>
        <w:tab w:val="center" w:pos="4167"/>
        <w:tab w:val="right" w:pos="8335"/>
      </w:tabs>
      <w:spacing w:before="480" w:after="120"/>
      <w:jc w:val="center"/>
    </w:pPr>
    <w:rPr>
      <w:sz w:val="30"/>
      <w:szCs w:val="20"/>
      <w:lang w:eastAsia="en-US"/>
    </w:rPr>
  </w:style>
  <w:style w:type="paragraph" w:customStyle="1" w:styleId="ScheduleHead">
    <w:name w:val="ScheduleHead"/>
    <w:basedOn w:val="Schedule"/>
    <w:next w:val="T1"/>
    <w:rsid w:val="00EC6837"/>
    <w:pPr>
      <w:spacing w:before="120" w:after="100"/>
    </w:pPr>
    <w:rPr>
      <w:sz w:val="28"/>
    </w:rPr>
  </w:style>
  <w:style w:type="paragraph" w:customStyle="1" w:styleId="Schedules">
    <w:name w:val="Schedules"/>
    <w:basedOn w:val="Normal"/>
    <w:rsid w:val="00EC6837"/>
    <w:pPr>
      <w:keepNext/>
      <w:spacing w:before="480" w:after="480"/>
      <w:jc w:val="center"/>
    </w:pPr>
    <w:rPr>
      <w:sz w:val="30"/>
      <w:szCs w:val="20"/>
      <w:lang w:eastAsia="en-US"/>
    </w:rPr>
  </w:style>
  <w:style w:type="paragraph" w:customStyle="1" w:styleId="Section">
    <w:name w:val="Section"/>
    <w:basedOn w:val="Normal"/>
    <w:next w:val="SectionHead"/>
    <w:rsid w:val="00EC6837"/>
    <w:pPr>
      <w:keepNext/>
      <w:tabs>
        <w:tab w:val="center" w:pos="4167"/>
        <w:tab w:val="right" w:pos="8335"/>
      </w:tabs>
      <w:spacing w:before="80"/>
      <w:jc w:val="center"/>
    </w:pPr>
    <w:rPr>
      <w:sz w:val="20"/>
      <w:szCs w:val="20"/>
      <w:lang w:eastAsia="en-US"/>
    </w:rPr>
  </w:style>
  <w:style w:type="paragraph" w:customStyle="1" w:styleId="SectionHead">
    <w:name w:val="SectionHead"/>
    <w:basedOn w:val="Normal"/>
    <w:next w:val="T1"/>
    <w:rsid w:val="00EC6837"/>
    <w:pPr>
      <w:keepNext/>
      <w:spacing w:before="80" w:line="220" w:lineRule="atLeast"/>
      <w:jc w:val="center"/>
    </w:pPr>
    <w:rPr>
      <w:i/>
      <w:sz w:val="21"/>
      <w:szCs w:val="20"/>
      <w:lang w:eastAsia="en-US"/>
    </w:rPr>
  </w:style>
  <w:style w:type="character" w:customStyle="1" w:styleId="SigAdd">
    <w:name w:val="Sig_Add"/>
    <w:basedOn w:val="DefaultParagraphFont"/>
    <w:rsid w:val="00EC6837"/>
  </w:style>
  <w:style w:type="character" w:customStyle="1" w:styleId="SigDate">
    <w:name w:val="Sig_Date"/>
    <w:basedOn w:val="DefaultParagraphFont"/>
    <w:rsid w:val="00EC6837"/>
  </w:style>
  <w:style w:type="character" w:customStyle="1" w:styleId="Sigsignatory">
    <w:name w:val="Sig_signatory"/>
    <w:basedOn w:val="DefaultParagraphFont"/>
    <w:rsid w:val="00EC6837"/>
  </w:style>
  <w:style w:type="character" w:customStyle="1" w:styleId="SigSignee">
    <w:name w:val="Sig_Signee"/>
    <w:rsid w:val="00EC6837"/>
    <w:rPr>
      <w:i/>
    </w:rPr>
  </w:style>
  <w:style w:type="character" w:customStyle="1" w:styleId="Sigtitle">
    <w:name w:val="Sig_title"/>
    <w:basedOn w:val="DefaultParagraphFont"/>
    <w:rsid w:val="00EC6837"/>
  </w:style>
  <w:style w:type="paragraph" w:customStyle="1" w:styleId="SigBlock">
    <w:name w:val="SigBlock"/>
    <w:basedOn w:val="Normal"/>
    <w:rsid w:val="00EC6837"/>
    <w:pPr>
      <w:keepLines/>
      <w:tabs>
        <w:tab w:val="right" w:pos="8280"/>
      </w:tabs>
      <w:spacing w:line="220" w:lineRule="atLeast"/>
    </w:pPr>
    <w:rPr>
      <w:sz w:val="21"/>
      <w:szCs w:val="20"/>
      <w:lang w:eastAsia="en-US"/>
    </w:rPr>
  </w:style>
  <w:style w:type="paragraph" w:styleId="Signature">
    <w:name w:val="Signature"/>
    <w:basedOn w:val="Normal"/>
    <w:rsid w:val="00EC6837"/>
    <w:pPr>
      <w:spacing w:line="220" w:lineRule="atLeast"/>
      <w:ind w:left="4320"/>
      <w:jc w:val="both"/>
    </w:pPr>
    <w:rPr>
      <w:sz w:val="21"/>
      <w:szCs w:val="20"/>
      <w:lang w:eastAsia="en-US"/>
    </w:rPr>
  </w:style>
  <w:style w:type="paragraph" w:customStyle="1" w:styleId="StraddleHeader">
    <w:name w:val="StraddleHeader"/>
    <w:basedOn w:val="Normal"/>
    <w:rsid w:val="00EC6837"/>
    <w:pPr>
      <w:spacing w:before="40" w:line="220" w:lineRule="atLeast"/>
    </w:pPr>
    <w:rPr>
      <w:b/>
      <w:sz w:val="21"/>
      <w:szCs w:val="20"/>
      <w:lang w:eastAsia="en-US"/>
    </w:rPr>
  </w:style>
  <w:style w:type="paragraph" w:customStyle="1" w:styleId="subject">
    <w:name w:val="subject"/>
    <w:basedOn w:val="Normal"/>
    <w:next w:val="Subsub"/>
    <w:rsid w:val="00EC6837"/>
    <w:pPr>
      <w:spacing w:after="320"/>
      <w:jc w:val="center"/>
    </w:pPr>
    <w:rPr>
      <w:b/>
      <w:caps/>
      <w:sz w:val="32"/>
      <w:szCs w:val="20"/>
      <w:lang w:eastAsia="en-US"/>
    </w:rPr>
  </w:style>
  <w:style w:type="paragraph" w:customStyle="1" w:styleId="Sublist1">
    <w:name w:val="Sublist1"/>
    <w:basedOn w:val="List1"/>
    <w:rsid w:val="00EC6837"/>
    <w:pPr>
      <w:ind w:left="1134"/>
    </w:pPr>
  </w:style>
  <w:style w:type="paragraph" w:customStyle="1" w:styleId="Sublist1Cont">
    <w:name w:val="Sublist1 Cont"/>
    <w:basedOn w:val="Sublist1"/>
    <w:rsid w:val="00EC6837"/>
    <w:pPr>
      <w:ind w:firstLine="0"/>
    </w:pPr>
  </w:style>
  <w:style w:type="paragraph" w:customStyle="1" w:styleId="SubPart">
    <w:name w:val="SubPart"/>
    <w:basedOn w:val="PartHead"/>
    <w:next w:val="SubPartHead"/>
    <w:rsid w:val="00EC6837"/>
    <w:rPr>
      <w:sz w:val="22"/>
    </w:rPr>
  </w:style>
  <w:style w:type="paragraph" w:customStyle="1" w:styleId="SubPartHead">
    <w:name w:val="SubPartHead"/>
    <w:basedOn w:val="SubPart"/>
    <w:next w:val="T1"/>
    <w:rsid w:val="00EC6837"/>
    <w:rPr>
      <w:sz w:val="21"/>
    </w:rPr>
  </w:style>
  <w:style w:type="paragraph" w:customStyle="1" w:styleId="SubSection">
    <w:name w:val="SubSection"/>
    <w:basedOn w:val="Section"/>
    <w:next w:val="SubSectionHead"/>
    <w:rsid w:val="00EC6837"/>
    <w:rPr>
      <w:sz w:val="18"/>
    </w:rPr>
  </w:style>
  <w:style w:type="paragraph" w:customStyle="1" w:styleId="SubSectionHead">
    <w:name w:val="SubSectionHead"/>
    <w:basedOn w:val="SectionHead"/>
    <w:next w:val="T1"/>
    <w:rsid w:val="00EC6837"/>
    <w:pPr>
      <w:spacing w:before="40"/>
    </w:pPr>
    <w:rPr>
      <w:sz w:val="20"/>
    </w:rPr>
  </w:style>
  <w:style w:type="paragraph" w:customStyle="1" w:styleId="Subsub">
    <w:name w:val="Subsub"/>
    <w:basedOn w:val="Normal"/>
    <w:rsid w:val="00EC6837"/>
    <w:pPr>
      <w:spacing w:after="360"/>
      <w:jc w:val="center"/>
    </w:pPr>
    <w:rPr>
      <w:b/>
      <w:caps/>
      <w:szCs w:val="20"/>
      <w:lang w:eastAsia="en-US"/>
    </w:rPr>
  </w:style>
  <w:style w:type="paragraph" w:customStyle="1" w:styleId="T1">
    <w:name w:val="T1"/>
    <w:basedOn w:val="Normal"/>
    <w:rsid w:val="00EC6837"/>
    <w:pPr>
      <w:spacing w:before="160" w:line="220" w:lineRule="atLeast"/>
      <w:jc w:val="both"/>
    </w:pPr>
    <w:rPr>
      <w:sz w:val="21"/>
      <w:szCs w:val="20"/>
      <w:lang w:eastAsia="en-US"/>
    </w:rPr>
  </w:style>
  <w:style w:type="paragraph" w:customStyle="1" w:styleId="T1Indent">
    <w:name w:val="T1 Indent"/>
    <w:basedOn w:val="T1"/>
    <w:rsid w:val="00EC6837"/>
    <w:pPr>
      <w:ind w:firstLine="170"/>
    </w:pPr>
  </w:style>
  <w:style w:type="paragraph" w:customStyle="1" w:styleId="T2">
    <w:name w:val="T2"/>
    <w:basedOn w:val="T1"/>
    <w:rsid w:val="00EC6837"/>
    <w:pPr>
      <w:spacing w:before="80"/>
    </w:pPr>
  </w:style>
  <w:style w:type="paragraph" w:customStyle="1" w:styleId="T3">
    <w:name w:val="T3"/>
    <w:basedOn w:val="T2"/>
    <w:rsid w:val="00EC6837"/>
    <w:pPr>
      <w:ind w:left="737"/>
    </w:pPr>
  </w:style>
  <w:style w:type="paragraph" w:customStyle="1" w:styleId="T4">
    <w:name w:val="T4"/>
    <w:basedOn w:val="T3"/>
    <w:rsid w:val="00EC6837"/>
    <w:pPr>
      <w:ind w:left="1134"/>
    </w:pPr>
  </w:style>
  <w:style w:type="paragraph" w:customStyle="1" w:styleId="T5">
    <w:name w:val="T5"/>
    <w:basedOn w:val="T4"/>
    <w:rsid w:val="00EC6837"/>
    <w:pPr>
      <w:ind w:left="1701"/>
    </w:pPr>
  </w:style>
  <w:style w:type="paragraph" w:customStyle="1" w:styleId="TableCaption">
    <w:name w:val="TableCaption"/>
    <w:basedOn w:val="Caption"/>
    <w:next w:val="TableTopText"/>
    <w:rsid w:val="00EC6837"/>
    <w:pPr>
      <w:spacing w:before="0"/>
      <w:jc w:val="left"/>
    </w:pPr>
  </w:style>
  <w:style w:type="paragraph" w:customStyle="1" w:styleId="TableFoot">
    <w:name w:val="TableFoot"/>
    <w:basedOn w:val="Normal"/>
    <w:rsid w:val="00EC6837"/>
    <w:pPr>
      <w:spacing w:before="40" w:line="220" w:lineRule="atLeast"/>
      <w:jc w:val="both"/>
    </w:pPr>
    <w:rPr>
      <w:sz w:val="20"/>
      <w:szCs w:val="20"/>
      <w:lang w:eastAsia="en-US"/>
    </w:rPr>
  </w:style>
  <w:style w:type="character" w:customStyle="1" w:styleId="TableFootRef">
    <w:name w:val="TableFootRef"/>
    <w:rsid w:val="00EC6837"/>
    <w:rPr>
      <w:vertAlign w:val="superscript"/>
    </w:rPr>
  </w:style>
  <w:style w:type="paragraph" w:customStyle="1" w:styleId="TableNumber">
    <w:name w:val="TableNumber"/>
    <w:basedOn w:val="TableCaption"/>
    <w:next w:val="TableCaption"/>
    <w:rsid w:val="00EC6837"/>
    <w:pPr>
      <w:spacing w:before="120"/>
    </w:pPr>
  </w:style>
  <w:style w:type="paragraph" w:customStyle="1" w:styleId="TableText">
    <w:name w:val="TableText"/>
    <w:basedOn w:val="Normal"/>
    <w:rsid w:val="00EC6837"/>
    <w:pPr>
      <w:spacing w:before="20" w:line="220" w:lineRule="atLeast"/>
    </w:pPr>
    <w:rPr>
      <w:sz w:val="21"/>
      <w:szCs w:val="20"/>
      <w:lang w:eastAsia="en-US"/>
    </w:rPr>
  </w:style>
  <w:style w:type="paragraph" w:customStyle="1" w:styleId="TableTopText">
    <w:name w:val="TableTopText"/>
    <w:basedOn w:val="Normal"/>
    <w:rsid w:val="00EC6837"/>
    <w:pPr>
      <w:spacing w:after="80" w:line="220" w:lineRule="atLeast"/>
      <w:jc w:val="both"/>
    </w:pPr>
    <w:rPr>
      <w:sz w:val="21"/>
      <w:szCs w:val="20"/>
      <w:lang w:eastAsia="en-US"/>
    </w:rPr>
  </w:style>
  <w:style w:type="paragraph" w:styleId="Title">
    <w:name w:val="Title"/>
    <w:basedOn w:val="Normal"/>
    <w:qFormat/>
    <w:rsid w:val="00EC6837"/>
    <w:pPr>
      <w:spacing w:after="600"/>
      <w:jc w:val="center"/>
    </w:pPr>
    <w:rPr>
      <w:kern w:val="28"/>
      <w:sz w:val="32"/>
      <w:szCs w:val="20"/>
      <w:lang w:eastAsia="en-US"/>
    </w:rPr>
  </w:style>
  <w:style w:type="paragraph" w:customStyle="1" w:styleId="TOC10">
    <w:name w:val="TOC 10"/>
    <w:basedOn w:val="TOC9"/>
    <w:rsid w:val="00EC6837"/>
    <w:pPr>
      <w:tabs>
        <w:tab w:val="clear" w:pos="576"/>
        <w:tab w:val="right" w:pos="1680"/>
        <w:tab w:val="left" w:pos="1800"/>
        <w:tab w:val="left" w:pos="2120"/>
      </w:tabs>
      <w:ind w:left="2120" w:hanging="2120"/>
      <w:jc w:val="left"/>
    </w:pPr>
  </w:style>
  <w:style w:type="paragraph" w:customStyle="1" w:styleId="TOC11">
    <w:name w:val="TOC 11"/>
    <w:basedOn w:val="TOC10"/>
    <w:rsid w:val="00EC6837"/>
  </w:style>
  <w:style w:type="paragraph" w:customStyle="1" w:styleId="TOC12">
    <w:name w:val="TOC 12"/>
    <w:next w:val="TOC10"/>
    <w:rsid w:val="00EC6837"/>
    <w:pPr>
      <w:keepNext/>
      <w:spacing w:after="240"/>
      <w:jc w:val="center"/>
    </w:pPr>
    <w:rPr>
      <w:sz w:val="24"/>
      <w:lang w:eastAsia="en-US"/>
    </w:rPr>
  </w:style>
  <w:style w:type="paragraph" w:styleId="TOC7">
    <w:name w:val="toc 7"/>
    <w:basedOn w:val="Normal"/>
    <w:next w:val="Normal"/>
    <w:autoRedefine/>
    <w:semiHidden/>
    <w:rsid w:val="00EC6837"/>
    <w:pPr>
      <w:tabs>
        <w:tab w:val="right" w:pos="7938"/>
      </w:tabs>
      <w:spacing w:before="80" w:after="80" w:line="220" w:lineRule="atLeast"/>
      <w:jc w:val="center"/>
    </w:pPr>
    <w:rPr>
      <w:noProof/>
      <w:sz w:val="25"/>
      <w:szCs w:val="20"/>
      <w:lang w:eastAsia="en-US"/>
    </w:rPr>
  </w:style>
  <w:style w:type="paragraph" w:styleId="TOC8">
    <w:name w:val="toc 8"/>
    <w:basedOn w:val="Normal"/>
    <w:next w:val="Normal"/>
    <w:autoRedefine/>
    <w:semiHidden/>
    <w:rsid w:val="00EC6837"/>
    <w:pPr>
      <w:tabs>
        <w:tab w:val="right" w:pos="7938"/>
      </w:tabs>
      <w:spacing w:after="80" w:line="220" w:lineRule="atLeast"/>
      <w:jc w:val="center"/>
    </w:pPr>
    <w:rPr>
      <w:noProof/>
      <w:szCs w:val="20"/>
      <w:lang w:eastAsia="en-US"/>
    </w:rPr>
  </w:style>
  <w:style w:type="paragraph" w:customStyle="1" w:styleId="TOC9Indent">
    <w:name w:val="TOC 9 Indent"/>
    <w:basedOn w:val="Normal"/>
    <w:rsid w:val="00EC6837"/>
    <w:pPr>
      <w:keepLines/>
      <w:tabs>
        <w:tab w:val="left" w:pos="992"/>
        <w:tab w:val="right" w:pos="8277"/>
      </w:tabs>
      <w:spacing w:after="40"/>
      <w:ind w:left="992" w:right="720" w:hanging="992"/>
      <w:jc w:val="both"/>
    </w:pPr>
    <w:rPr>
      <w:sz w:val="21"/>
      <w:szCs w:val="20"/>
      <w:lang w:eastAsia="en-US"/>
    </w:rPr>
  </w:style>
  <w:style w:type="paragraph" w:customStyle="1" w:styleId="XNote">
    <w:name w:val="X_Note"/>
    <w:basedOn w:val="Normal"/>
    <w:rsid w:val="00EC6837"/>
    <w:pPr>
      <w:keepNext/>
      <w:spacing w:after="120" w:line="220" w:lineRule="atLeast"/>
      <w:jc w:val="center"/>
    </w:pPr>
    <w:rPr>
      <w:b/>
      <w:sz w:val="21"/>
      <w:szCs w:val="20"/>
      <w:lang w:eastAsia="en-US"/>
    </w:rPr>
  </w:style>
  <w:style w:type="paragraph" w:customStyle="1" w:styleId="XNotenote">
    <w:name w:val="X_Note_note"/>
    <w:basedOn w:val="Normal"/>
    <w:next w:val="T1"/>
    <w:rsid w:val="00EC6837"/>
    <w:pPr>
      <w:keepNext/>
      <w:spacing w:after="120" w:line="220" w:lineRule="atLeast"/>
      <w:jc w:val="center"/>
    </w:pPr>
    <w:rPr>
      <w:i/>
      <w:sz w:val="21"/>
      <w:szCs w:val="20"/>
      <w:lang w:eastAsia="en-US"/>
    </w:rPr>
  </w:style>
  <w:style w:type="paragraph" w:styleId="Footer">
    <w:name w:val="footer"/>
    <w:basedOn w:val="Normal"/>
    <w:link w:val="FooterChar"/>
    <w:rsid w:val="00E61B82"/>
    <w:pPr>
      <w:tabs>
        <w:tab w:val="center" w:pos="4153"/>
        <w:tab w:val="right" w:pos="8306"/>
      </w:tabs>
      <w:spacing w:line="220" w:lineRule="atLeast"/>
      <w:jc w:val="both"/>
    </w:pPr>
    <w:rPr>
      <w:sz w:val="21"/>
      <w:szCs w:val="20"/>
      <w:lang w:eastAsia="en-US"/>
    </w:rPr>
  </w:style>
  <w:style w:type="character" w:customStyle="1" w:styleId="FooterChar">
    <w:name w:val="Footer Char"/>
    <w:link w:val="Footer"/>
    <w:rsid w:val="00E61B82"/>
    <w:rPr>
      <w:sz w:val="21"/>
      <w:lang w:val="en-GB" w:eastAsia="en-US" w:bidi="ar-SA"/>
    </w:rPr>
  </w:style>
  <w:style w:type="character" w:customStyle="1" w:styleId="MadeChar">
    <w:name w:val="Made Char"/>
    <w:link w:val="Made"/>
    <w:locked/>
    <w:rsid w:val="00E61B82"/>
    <w:rPr>
      <w:i/>
      <w:sz w:val="21"/>
      <w:lang w:val="en-GB" w:eastAsia="en-US" w:bidi="ar-SA"/>
    </w:rPr>
  </w:style>
  <w:style w:type="paragraph" w:customStyle="1" w:styleId="Price">
    <w:name w:val="Price"/>
    <w:basedOn w:val="Normal"/>
    <w:rsid w:val="00D71ACB"/>
    <w:pPr>
      <w:spacing w:before="600"/>
      <w:jc w:val="both"/>
    </w:pPr>
    <w:rPr>
      <w:sz w:val="20"/>
      <w:szCs w:val="20"/>
      <w:lang w:eastAsia="en-US"/>
    </w:rPr>
  </w:style>
  <w:style w:type="paragraph" w:customStyle="1" w:styleId="PrinterDetail">
    <w:name w:val="PrinterDetail"/>
    <w:basedOn w:val="Normal"/>
    <w:rsid w:val="00D71ACB"/>
    <w:pPr>
      <w:spacing w:before="480"/>
      <w:jc w:val="both"/>
    </w:pPr>
    <w:rPr>
      <w:sz w:val="14"/>
      <w:szCs w:val="20"/>
      <w:lang w:eastAsia="en-US"/>
    </w:rPr>
  </w:style>
  <w:style w:type="paragraph" w:customStyle="1" w:styleId="Copyright">
    <w:name w:val="Copyright"/>
    <w:basedOn w:val="Normal"/>
    <w:rsid w:val="00D71ACB"/>
    <w:pPr>
      <w:spacing w:after="80"/>
    </w:pPr>
    <w:rPr>
      <w:sz w:val="16"/>
    </w:rPr>
  </w:style>
  <w:style w:type="paragraph" w:customStyle="1" w:styleId="CopyrightLine">
    <w:name w:val="Copyright Line"/>
    <w:basedOn w:val="Normal"/>
    <w:rsid w:val="00D71ACB"/>
    <w:pPr>
      <w:spacing w:line="220" w:lineRule="atLeast"/>
      <w:jc w:val="both"/>
    </w:pPr>
    <w:rPr>
      <w:sz w:val="16"/>
    </w:rPr>
  </w:style>
  <w:style w:type="character" w:styleId="Hyperlink">
    <w:name w:val="Hyperlink"/>
    <w:rsid w:val="00CA5736"/>
    <w:rPr>
      <w:color w:val="auto"/>
      <w:u w:val="none"/>
    </w:rPr>
  </w:style>
  <w:style w:type="paragraph" w:customStyle="1" w:styleId="EULQDefPara">
    <w:name w:val="EULQ Def Para"/>
    <w:basedOn w:val="LQDefPara"/>
    <w:qFormat/>
    <w:rsid w:val="00AA66BB"/>
  </w:style>
  <w:style w:type="paragraph" w:customStyle="1" w:styleId="EULQArrHead">
    <w:name w:val="EULQArrHead"/>
    <w:basedOn w:val="LQArrHead"/>
    <w:next w:val="EULQTOC1"/>
    <w:qFormat/>
    <w:rsid w:val="00753861"/>
  </w:style>
  <w:style w:type="paragraph" w:customStyle="1" w:styleId="EULQDisplayItem">
    <w:name w:val="EULQDisplayItem"/>
    <w:basedOn w:val="LQDisplayItem"/>
    <w:qFormat/>
    <w:rsid w:val="00A35443"/>
  </w:style>
  <w:style w:type="paragraph" w:customStyle="1" w:styleId="EULQH1">
    <w:name w:val="EULQH1"/>
    <w:basedOn w:val="LQH1"/>
    <w:next w:val="EULQN1"/>
    <w:qFormat/>
    <w:rsid w:val="007C264A"/>
  </w:style>
  <w:style w:type="paragraph" w:customStyle="1" w:styleId="EULQH2">
    <w:name w:val="EULQH2"/>
    <w:basedOn w:val="LQH2"/>
    <w:next w:val="EULQN2"/>
    <w:qFormat/>
    <w:rsid w:val="007C264A"/>
  </w:style>
  <w:style w:type="paragraph" w:customStyle="1" w:styleId="EULQH3">
    <w:name w:val="EULQH3"/>
    <w:basedOn w:val="LQH3"/>
    <w:next w:val="EULQN3"/>
    <w:qFormat/>
    <w:rsid w:val="007C264A"/>
  </w:style>
  <w:style w:type="paragraph" w:customStyle="1" w:styleId="EULQList1">
    <w:name w:val="EULQList1"/>
    <w:basedOn w:val="LQList1"/>
    <w:qFormat/>
    <w:rsid w:val="008F26D4"/>
    <w:pPr>
      <w:ind w:left="964"/>
    </w:pPr>
  </w:style>
  <w:style w:type="paragraph" w:customStyle="1" w:styleId="EULQList1Cont">
    <w:name w:val="EULQList1 Cont"/>
    <w:basedOn w:val="LQList1Cont"/>
    <w:qFormat/>
    <w:rsid w:val="00377EA3"/>
    <w:pPr>
      <w:ind w:left="964"/>
    </w:pPr>
  </w:style>
  <w:style w:type="paragraph" w:customStyle="1" w:styleId="EULQN1">
    <w:name w:val="EULQN1"/>
    <w:basedOn w:val="LQN1"/>
    <w:qFormat/>
    <w:rsid w:val="00832653"/>
    <w:pPr>
      <w:tabs>
        <w:tab w:val="left" w:pos="1134"/>
      </w:tabs>
      <w:ind w:firstLine="0"/>
    </w:pPr>
  </w:style>
  <w:style w:type="paragraph" w:customStyle="1" w:styleId="EULQN2">
    <w:name w:val="EULQN2"/>
    <w:basedOn w:val="LQN2"/>
    <w:qFormat/>
    <w:rsid w:val="00E25D01"/>
  </w:style>
  <w:style w:type="paragraph" w:customStyle="1" w:styleId="EULQN3">
    <w:name w:val="EULQN3"/>
    <w:basedOn w:val="LQN2"/>
    <w:qFormat/>
    <w:rsid w:val="00594579"/>
    <w:pPr>
      <w:tabs>
        <w:tab w:val="left" w:pos="1304"/>
      </w:tabs>
      <w:ind w:left="1304" w:hanging="397"/>
    </w:pPr>
  </w:style>
  <w:style w:type="paragraph" w:customStyle="1" w:styleId="EULQN3-N4">
    <w:name w:val="EULQN3-N4"/>
    <w:basedOn w:val="LQN3-N4"/>
    <w:next w:val="EULQN4"/>
    <w:qFormat/>
    <w:rsid w:val="00E25D01"/>
  </w:style>
  <w:style w:type="paragraph" w:customStyle="1" w:styleId="EULQN4">
    <w:name w:val="EULQN4"/>
    <w:basedOn w:val="LQN4"/>
    <w:qFormat/>
    <w:rsid w:val="00A94825"/>
    <w:pPr>
      <w:tabs>
        <w:tab w:val="clear" w:pos="1588"/>
        <w:tab w:val="clear" w:pos="1701"/>
        <w:tab w:val="left" w:pos="964"/>
        <w:tab w:val="left" w:pos="1077"/>
      </w:tabs>
      <w:ind w:left="1361" w:hanging="1361"/>
    </w:pPr>
  </w:style>
  <w:style w:type="paragraph" w:customStyle="1" w:styleId="EULQN4-N5">
    <w:name w:val="EULQN4-N5"/>
    <w:basedOn w:val="LQN4-N5"/>
    <w:next w:val="EULQN5"/>
    <w:qFormat/>
    <w:rsid w:val="00E25D01"/>
  </w:style>
  <w:style w:type="paragraph" w:customStyle="1" w:styleId="EULQN5">
    <w:name w:val="EULQN5"/>
    <w:basedOn w:val="LQN5"/>
    <w:qFormat/>
    <w:rsid w:val="00E25D01"/>
  </w:style>
  <w:style w:type="paragraph" w:customStyle="1" w:styleId="EULQpart">
    <w:name w:val="EULQpart"/>
    <w:basedOn w:val="LQpart"/>
    <w:next w:val="EULQpartHead"/>
    <w:qFormat/>
    <w:rsid w:val="00E25D01"/>
  </w:style>
  <w:style w:type="paragraph" w:customStyle="1" w:styleId="EULQpartHead">
    <w:name w:val="EULQpartHead"/>
    <w:basedOn w:val="LQpartHead"/>
    <w:next w:val="EULQT1"/>
    <w:qFormat/>
    <w:rsid w:val="00E25D01"/>
  </w:style>
  <w:style w:type="paragraph" w:customStyle="1" w:styleId="EULQschedule">
    <w:name w:val="EULQschedule"/>
    <w:basedOn w:val="LQschedule"/>
    <w:next w:val="EULQscheduleHead"/>
    <w:qFormat/>
    <w:rsid w:val="00E25D01"/>
  </w:style>
  <w:style w:type="paragraph" w:customStyle="1" w:styleId="EULQscheduleHead">
    <w:name w:val="EULQscheduleHead"/>
    <w:basedOn w:val="LQscheduleHead"/>
    <w:next w:val="EULQT1"/>
    <w:qFormat/>
    <w:rsid w:val="00E25D01"/>
  </w:style>
  <w:style w:type="paragraph" w:customStyle="1" w:styleId="EULQschedules">
    <w:name w:val="EULQschedules"/>
    <w:basedOn w:val="LQschedules"/>
    <w:qFormat/>
    <w:rsid w:val="00E25D01"/>
  </w:style>
  <w:style w:type="paragraph" w:customStyle="1" w:styleId="EULQsection">
    <w:name w:val="EULQsection"/>
    <w:basedOn w:val="LQsection"/>
    <w:next w:val="EULQsectionHead"/>
    <w:qFormat/>
    <w:rsid w:val="00803635"/>
    <w:pPr>
      <w:spacing w:line="220" w:lineRule="atLeast"/>
    </w:pPr>
    <w:rPr>
      <w:i/>
      <w:sz w:val="21"/>
    </w:rPr>
  </w:style>
  <w:style w:type="paragraph" w:customStyle="1" w:styleId="EULQsectionHead">
    <w:name w:val="EULQsectionHead"/>
    <w:basedOn w:val="LQsectionHead"/>
    <w:next w:val="EULQT1"/>
    <w:qFormat/>
    <w:rsid w:val="00031649"/>
    <w:rPr>
      <w:b/>
      <w:i w:val="0"/>
    </w:rPr>
  </w:style>
  <w:style w:type="paragraph" w:customStyle="1" w:styleId="EULQSublist1">
    <w:name w:val="EULQSublist1"/>
    <w:basedOn w:val="LQSublist1"/>
    <w:qFormat/>
    <w:rsid w:val="004D6A75"/>
    <w:pPr>
      <w:ind w:left="1361"/>
    </w:pPr>
  </w:style>
  <w:style w:type="paragraph" w:customStyle="1" w:styleId="EULQSublist1Cont">
    <w:name w:val="EULQSublist1 Cont"/>
    <w:basedOn w:val="LQSublist1Cont"/>
    <w:qFormat/>
    <w:rsid w:val="004D6A75"/>
    <w:pPr>
      <w:ind w:left="1361"/>
    </w:pPr>
  </w:style>
  <w:style w:type="paragraph" w:customStyle="1" w:styleId="EULQsubPart">
    <w:name w:val="EULQsubPart"/>
    <w:basedOn w:val="LQsubPart"/>
    <w:next w:val="EULQsubPartHead"/>
    <w:qFormat/>
    <w:rsid w:val="00955042"/>
  </w:style>
  <w:style w:type="paragraph" w:customStyle="1" w:styleId="EULQsubSection">
    <w:name w:val="EULQsubSection"/>
    <w:basedOn w:val="LQsubSection"/>
    <w:next w:val="EULQsubSectionHead"/>
    <w:qFormat/>
    <w:rsid w:val="00955042"/>
  </w:style>
  <w:style w:type="paragraph" w:customStyle="1" w:styleId="EULQsubSectionHead">
    <w:name w:val="EULQsubSectionHead"/>
    <w:basedOn w:val="LQsubSectionHead"/>
    <w:next w:val="EULQT1"/>
    <w:qFormat/>
    <w:rsid w:val="00955042"/>
  </w:style>
  <w:style w:type="paragraph" w:customStyle="1" w:styleId="EULQT1">
    <w:name w:val="EULQT1"/>
    <w:basedOn w:val="LQT1"/>
    <w:qFormat/>
    <w:rsid w:val="00E52999"/>
  </w:style>
  <w:style w:type="paragraph" w:customStyle="1" w:styleId="EULQT1Indent">
    <w:name w:val="EULQT1 Indent"/>
    <w:basedOn w:val="LQT1Indent"/>
    <w:qFormat/>
    <w:rsid w:val="0096610D"/>
  </w:style>
  <w:style w:type="paragraph" w:customStyle="1" w:styleId="EULQT2">
    <w:name w:val="EULQT2"/>
    <w:basedOn w:val="LQT2"/>
    <w:qFormat/>
    <w:rsid w:val="0096610D"/>
  </w:style>
  <w:style w:type="paragraph" w:customStyle="1" w:styleId="EULQT3">
    <w:name w:val="EULQT3"/>
    <w:basedOn w:val="LQT3"/>
    <w:qFormat/>
    <w:rsid w:val="00586A38"/>
    <w:pPr>
      <w:ind w:left="964"/>
    </w:pPr>
  </w:style>
  <w:style w:type="paragraph" w:customStyle="1" w:styleId="EULQT4">
    <w:name w:val="EULQT4"/>
    <w:basedOn w:val="LQT4"/>
    <w:qFormat/>
    <w:rsid w:val="006B79E5"/>
    <w:pPr>
      <w:ind w:left="1361"/>
    </w:pPr>
  </w:style>
  <w:style w:type="paragraph" w:customStyle="1" w:styleId="EULQT5">
    <w:name w:val="EULQT5"/>
    <w:basedOn w:val="LQT5"/>
    <w:qFormat/>
    <w:rsid w:val="0096610D"/>
  </w:style>
  <w:style w:type="paragraph" w:customStyle="1" w:styleId="EULQTableCaption">
    <w:name w:val="EULQTableCaption"/>
    <w:basedOn w:val="LQTableCaption"/>
    <w:next w:val="EULQTableTopText"/>
    <w:qFormat/>
    <w:rsid w:val="001E5D59"/>
  </w:style>
  <w:style w:type="paragraph" w:customStyle="1" w:styleId="EULQTableFoot">
    <w:name w:val="EULQTableFoot"/>
    <w:basedOn w:val="LQTableFoot"/>
    <w:qFormat/>
    <w:rsid w:val="00C46554"/>
  </w:style>
  <w:style w:type="paragraph" w:customStyle="1" w:styleId="EULQTableNumber">
    <w:name w:val="EULQTableNumber"/>
    <w:basedOn w:val="LQTableNumber"/>
    <w:next w:val="EULQTableCaption"/>
    <w:qFormat/>
    <w:rsid w:val="00380763"/>
  </w:style>
  <w:style w:type="paragraph" w:customStyle="1" w:styleId="EULQTableTopText">
    <w:name w:val="EULQTableTopText"/>
    <w:basedOn w:val="LQTableTopText"/>
    <w:qFormat/>
    <w:rsid w:val="00FB1FA3"/>
  </w:style>
  <w:style w:type="paragraph" w:customStyle="1" w:styleId="EULQTOC1">
    <w:name w:val="EULQTOC 1"/>
    <w:basedOn w:val="LQTOC1"/>
    <w:next w:val="EULQTOC2"/>
    <w:qFormat/>
    <w:rsid w:val="00FB1FA3"/>
  </w:style>
  <w:style w:type="paragraph" w:customStyle="1" w:styleId="EULQTOC10">
    <w:name w:val="EULQTOC 10"/>
    <w:basedOn w:val="LQTOC10"/>
    <w:qFormat/>
    <w:rsid w:val="00FB1FA3"/>
  </w:style>
  <w:style w:type="paragraph" w:customStyle="1" w:styleId="EULQTOC11">
    <w:name w:val="EULQTOC 11"/>
    <w:basedOn w:val="LQTOC11"/>
    <w:qFormat/>
    <w:rsid w:val="00FB1FA3"/>
  </w:style>
  <w:style w:type="paragraph" w:customStyle="1" w:styleId="EULQTOC12">
    <w:name w:val="EULQTOC 12"/>
    <w:basedOn w:val="LQTOC12"/>
    <w:qFormat/>
    <w:rsid w:val="00FB1FA3"/>
  </w:style>
  <w:style w:type="paragraph" w:customStyle="1" w:styleId="EULQTOC2">
    <w:name w:val="EULQTOC 2"/>
    <w:basedOn w:val="LQTOC2"/>
    <w:next w:val="EULQTOC3"/>
    <w:qFormat/>
    <w:rsid w:val="00FB1FA3"/>
  </w:style>
  <w:style w:type="paragraph" w:customStyle="1" w:styleId="EULQTOC3">
    <w:name w:val="EULQTOC 3"/>
    <w:basedOn w:val="LQTOC3"/>
    <w:next w:val="EULQTOC4"/>
    <w:qFormat/>
    <w:rsid w:val="00FB1FA3"/>
  </w:style>
  <w:style w:type="paragraph" w:customStyle="1" w:styleId="EULQTOC4">
    <w:name w:val="EULQTOC 4"/>
    <w:basedOn w:val="LQTOC4"/>
    <w:next w:val="EULQTOC5"/>
    <w:qFormat/>
    <w:rsid w:val="00FB1FA3"/>
  </w:style>
  <w:style w:type="paragraph" w:customStyle="1" w:styleId="EULQTOC5">
    <w:name w:val="EULQTOC 5"/>
    <w:basedOn w:val="LQTOC5"/>
    <w:next w:val="EULQTOC6"/>
    <w:qFormat/>
    <w:rsid w:val="00FB1FA3"/>
  </w:style>
  <w:style w:type="paragraph" w:customStyle="1" w:styleId="EULQTOC6">
    <w:name w:val="EULQTOC 6"/>
    <w:basedOn w:val="LQTOC6"/>
    <w:next w:val="EULQTOC9"/>
    <w:qFormat/>
    <w:rsid w:val="00FB1FA3"/>
  </w:style>
  <w:style w:type="paragraph" w:customStyle="1" w:styleId="EULQTOC9">
    <w:name w:val="EULQTOC 9"/>
    <w:basedOn w:val="LQTOC9"/>
    <w:qFormat/>
    <w:rsid w:val="00FB1FA3"/>
  </w:style>
  <w:style w:type="paragraph" w:customStyle="1" w:styleId="EULQTOC9Indent">
    <w:name w:val="EULQTOC 9 Indent"/>
    <w:basedOn w:val="LQTOC9Indent"/>
    <w:qFormat/>
    <w:rsid w:val="00645512"/>
  </w:style>
  <w:style w:type="paragraph" w:customStyle="1" w:styleId="EUNLQDefPara">
    <w:name w:val="EUNLQ Def Para"/>
    <w:basedOn w:val="NLQDefPara"/>
    <w:next w:val="EULQDefPara"/>
    <w:qFormat/>
    <w:rsid w:val="00EC196A"/>
  </w:style>
  <w:style w:type="paragraph" w:customStyle="1" w:styleId="EUNLQDisplayItem">
    <w:name w:val="EUNLQDisplayItem"/>
    <w:basedOn w:val="NLQDisplayItem"/>
    <w:next w:val="EULQDisplayItem"/>
    <w:qFormat/>
    <w:rsid w:val="00EC196A"/>
  </w:style>
  <w:style w:type="paragraph" w:customStyle="1" w:styleId="EUNLQH1">
    <w:name w:val="EUNLQH1"/>
    <w:basedOn w:val="NLQH1"/>
    <w:next w:val="EUNLQN1"/>
    <w:qFormat/>
    <w:rsid w:val="004A5981"/>
  </w:style>
  <w:style w:type="paragraph" w:customStyle="1" w:styleId="EUNLQH2">
    <w:name w:val="EUNLQH2"/>
    <w:basedOn w:val="NLQH2"/>
    <w:next w:val="EUNLQN2"/>
    <w:qFormat/>
    <w:rsid w:val="0024543E"/>
  </w:style>
  <w:style w:type="paragraph" w:customStyle="1" w:styleId="EUNLQH3">
    <w:name w:val="EUNLQH3"/>
    <w:basedOn w:val="NLQH3"/>
    <w:next w:val="EUNLQN3"/>
    <w:qFormat/>
    <w:rsid w:val="0024543E"/>
  </w:style>
  <w:style w:type="paragraph" w:customStyle="1" w:styleId="EUNLQList1">
    <w:name w:val="EUNLQList1"/>
    <w:basedOn w:val="NLQList1"/>
    <w:qFormat/>
    <w:rsid w:val="008F26D4"/>
    <w:pPr>
      <w:ind w:left="1531"/>
    </w:pPr>
  </w:style>
  <w:style w:type="paragraph" w:customStyle="1" w:styleId="EUNLQList1Cont">
    <w:name w:val="EUNLQList1 Cont"/>
    <w:basedOn w:val="NLQList1Cont"/>
    <w:qFormat/>
    <w:rsid w:val="00366CFF"/>
    <w:pPr>
      <w:ind w:left="1531"/>
    </w:pPr>
  </w:style>
  <w:style w:type="paragraph" w:customStyle="1" w:styleId="EUNLQN1">
    <w:name w:val="EUNLQN1"/>
    <w:basedOn w:val="NLQN1"/>
    <w:qFormat/>
    <w:rsid w:val="00832653"/>
    <w:pPr>
      <w:tabs>
        <w:tab w:val="left" w:pos="1701"/>
      </w:tabs>
      <w:ind w:firstLine="0"/>
    </w:pPr>
  </w:style>
  <w:style w:type="paragraph" w:customStyle="1" w:styleId="EUNLQN2">
    <w:name w:val="EUNLQN2"/>
    <w:basedOn w:val="NLQN2"/>
    <w:qFormat/>
    <w:rsid w:val="0023008A"/>
  </w:style>
  <w:style w:type="paragraph" w:customStyle="1" w:styleId="EUNLQN3">
    <w:name w:val="EUNLQN3"/>
    <w:basedOn w:val="NLQN3"/>
    <w:qFormat/>
    <w:rsid w:val="00F61A8A"/>
    <w:pPr>
      <w:tabs>
        <w:tab w:val="clear" w:pos="1304"/>
        <w:tab w:val="left" w:pos="964"/>
      </w:tabs>
      <w:ind w:left="1531"/>
    </w:pPr>
  </w:style>
  <w:style w:type="paragraph" w:customStyle="1" w:styleId="EUNLQN3-N4">
    <w:name w:val="EUNLQN3-N4"/>
    <w:basedOn w:val="NLQN3-N4"/>
    <w:next w:val="EUNLQN4"/>
    <w:qFormat/>
    <w:rsid w:val="0023008A"/>
  </w:style>
  <w:style w:type="paragraph" w:customStyle="1" w:styleId="EUNLQN4">
    <w:name w:val="EUNLQN4"/>
    <w:basedOn w:val="NLQN4"/>
    <w:qFormat/>
    <w:rsid w:val="000E71E2"/>
    <w:pPr>
      <w:tabs>
        <w:tab w:val="clear" w:pos="2155"/>
        <w:tab w:val="clear" w:pos="2268"/>
        <w:tab w:val="left" w:pos="1588"/>
      </w:tabs>
      <w:ind w:left="1928" w:hanging="1361"/>
    </w:pPr>
  </w:style>
  <w:style w:type="paragraph" w:customStyle="1" w:styleId="EUNLQN4-N5">
    <w:name w:val="EUNLQN4-N5"/>
    <w:basedOn w:val="NLQN4-N5"/>
    <w:next w:val="EUNLQN5"/>
    <w:qFormat/>
    <w:rsid w:val="00450D00"/>
  </w:style>
  <w:style w:type="paragraph" w:customStyle="1" w:styleId="EUNLQN5">
    <w:name w:val="EUNLQN5"/>
    <w:basedOn w:val="NLQN5"/>
    <w:qFormat/>
    <w:rsid w:val="00731C8C"/>
  </w:style>
  <w:style w:type="paragraph" w:customStyle="1" w:styleId="EUNLQpart">
    <w:name w:val="EUNLQpart"/>
    <w:basedOn w:val="NLQpart"/>
    <w:next w:val="EUNLQpartHead"/>
    <w:qFormat/>
    <w:rsid w:val="00731C8C"/>
  </w:style>
  <w:style w:type="paragraph" w:customStyle="1" w:styleId="EUNLQpartHead">
    <w:name w:val="EUNLQpartHead"/>
    <w:basedOn w:val="NLQpartHead"/>
    <w:next w:val="EUNLQT1"/>
    <w:qFormat/>
    <w:rsid w:val="00731C8C"/>
  </w:style>
  <w:style w:type="paragraph" w:customStyle="1" w:styleId="EUNLQschedule">
    <w:name w:val="EUNLQschedule"/>
    <w:basedOn w:val="NLQschedule"/>
    <w:next w:val="EUNLQscheduleHead"/>
    <w:qFormat/>
    <w:rsid w:val="00731C8C"/>
  </w:style>
  <w:style w:type="paragraph" w:customStyle="1" w:styleId="EUNLQscheduleHead">
    <w:name w:val="EUNLQscheduleHead"/>
    <w:basedOn w:val="NLQscheduleHead"/>
    <w:next w:val="EUNLQT1"/>
    <w:qFormat/>
    <w:rsid w:val="00731C8C"/>
  </w:style>
  <w:style w:type="paragraph" w:customStyle="1" w:styleId="EUNLQschedules">
    <w:name w:val="EUNLQschedules"/>
    <w:basedOn w:val="NLQschedules"/>
    <w:qFormat/>
    <w:rsid w:val="00731C8C"/>
  </w:style>
  <w:style w:type="paragraph" w:customStyle="1" w:styleId="EUNLQsection">
    <w:name w:val="EUNLQsection"/>
    <w:basedOn w:val="NLQsection"/>
    <w:next w:val="EUNLQsectionHead"/>
    <w:qFormat/>
    <w:rsid w:val="00AA448A"/>
    <w:pPr>
      <w:spacing w:line="220" w:lineRule="atLeast"/>
    </w:pPr>
    <w:rPr>
      <w:i/>
      <w:sz w:val="21"/>
    </w:rPr>
  </w:style>
  <w:style w:type="paragraph" w:customStyle="1" w:styleId="EUNLQsectionHead">
    <w:name w:val="EUNLQsectionHead"/>
    <w:basedOn w:val="NLQsectionHead"/>
    <w:next w:val="EUNLQT1"/>
    <w:qFormat/>
    <w:rsid w:val="00DC29A1"/>
    <w:rPr>
      <w:b/>
      <w:i w:val="0"/>
    </w:rPr>
  </w:style>
  <w:style w:type="paragraph" w:customStyle="1" w:styleId="EUNLQSublist1">
    <w:name w:val="EUNLQSublist1"/>
    <w:basedOn w:val="NLQSublist1"/>
    <w:next w:val="EULQSublist1"/>
    <w:qFormat/>
    <w:rsid w:val="000053BF"/>
    <w:pPr>
      <w:ind w:left="1968"/>
    </w:pPr>
  </w:style>
  <w:style w:type="paragraph" w:customStyle="1" w:styleId="EUNLQSublist1Cont">
    <w:name w:val="EUNLQSublist1 Cont"/>
    <w:basedOn w:val="NLQSublist1Cont"/>
    <w:qFormat/>
    <w:rsid w:val="00B86533"/>
    <w:pPr>
      <w:ind w:left="1928"/>
    </w:pPr>
  </w:style>
  <w:style w:type="paragraph" w:customStyle="1" w:styleId="EUNLQsubPart">
    <w:name w:val="EUNLQsubPart"/>
    <w:basedOn w:val="NLQsubPart"/>
    <w:next w:val="EUNLQsubPartHead"/>
    <w:qFormat/>
    <w:rsid w:val="00337C6E"/>
  </w:style>
  <w:style w:type="paragraph" w:customStyle="1" w:styleId="EULQsubPartHead">
    <w:name w:val="EULQsubPartHead"/>
    <w:basedOn w:val="LQsubPartHead"/>
    <w:next w:val="EULQT1"/>
    <w:qFormat/>
    <w:rsid w:val="00B31ACF"/>
  </w:style>
  <w:style w:type="paragraph" w:customStyle="1" w:styleId="EUNLQsubPartHead">
    <w:name w:val="EUNLQsubPartHead"/>
    <w:basedOn w:val="NLQsubPartHead"/>
    <w:next w:val="EUNLQT1"/>
    <w:qFormat/>
    <w:rsid w:val="00B31ACF"/>
  </w:style>
  <w:style w:type="paragraph" w:customStyle="1" w:styleId="EUNLQsubSection">
    <w:name w:val="EUNLQsubSection"/>
    <w:basedOn w:val="NLQsubSection"/>
    <w:next w:val="EUNLQsubSectionHead"/>
    <w:qFormat/>
    <w:rsid w:val="00B31ACF"/>
  </w:style>
  <w:style w:type="paragraph" w:customStyle="1" w:styleId="EUNLQsubSectionHead">
    <w:name w:val="EUNLQsubSectionHead"/>
    <w:basedOn w:val="NLQsubSectionHead"/>
    <w:next w:val="EUNLQT1"/>
    <w:qFormat/>
    <w:rsid w:val="00B31ACF"/>
  </w:style>
  <w:style w:type="paragraph" w:customStyle="1" w:styleId="EUNLQT1">
    <w:name w:val="EUNLQT1"/>
    <w:basedOn w:val="NLQT1"/>
    <w:qFormat/>
    <w:rsid w:val="00E52999"/>
  </w:style>
  <w:style w:type="paragraph" w:customStyle="1" w:styleId="EUNLQT1Indent">
    <w:name w:val="EUNLQT1 Indent"/>
    <w:basedOn w:val="NLQT1Indent"/>
    <w:qFormat/>
    <w:rsid w:val="005D41B8"/>
  </w:style>
  <w:style w:type="paragraph" w:customStyle="1" w:styleId="EUNLQT2">
    <w:name w:val="EUNLQT2"/>
    <w:basedOn w:val="NLQT2"/>
    <w:qFormat/>
    <w:rsid w:val="00891686"/>
  </w:style>
  <w:style w:type="paragraph" w:customStyle="1" w:styleId="EUNLQT3">
    <w:name w:val="EUNLQT3"/>
    <w:basedOn w:val="NLQT3"/>
    <w:qFormat/>
    <w:rsid w:val="00DE5B3E"/>
    <w:pPr>
      <w:ind w:left="1531"/>
    </w:pPr>
  </w:style>
  <w:style w:type="paragraph" w:customStyle="1" w:styleId="EUNLQT4">
    <w:name w:val="EUNLQT4"/>
    <w:basedOn w:val="NLQT4"/>
    <w:qFormat/>
    <w:rsid w:val="008F26D4"/>
    <w:pPr>
      <w:ind w:left="1928"/>
    </w:pPr>
  </w:style>
  <w:style w:type="paragraph" w:customStyle="1" w:styleId="EUNLQT5">
    <w:name w:val="EUNLQT5"/>
    <w:basedOn w:val="NLQT5"/>
    <w:qFormat/>
    <w:rsid w:val="00AB5644"/>
  </w:style>
  <w:style w:type="paragraph" w:customStyle="1" w:styleId="EUNLQTableCaption">
    <w:name w:val="EUNLQTableCaption"/>
    <w:basedOn w:val="NLQTableCaption"/>
    <w:next w:val="EUNLQTableTopText"/>
    <w:qFormat/>
    <w:rsid w:val="003F756B"/>
  </w:style>
  <w:style w:type="paragraph" w:customStyle="1" w:styleId="EUNLQTableFoot">
    <w:name w:val="EUNLQTableFoot"/>
    <w:basedOn w:val="NLQTableFoot"/>
    <w:qFormat/>
    <w:rsid w:val="00B11873"/>
  </w:style>
  <w:style w:type="paragraph" w:customStyle="1" w:styleId="EUNLQTableNumber">
    <w:name w:val="EUNLQTableNumber"/>
    <w:basedOn w:val="NLQTableNumber"/>
    <w:qFormat/>
    <w:rsid w:val="006507EE"/>
  </w:style>
  <w:style w:type="paragraph" w:customStyle="1" w:styleId="EUNLQTableTopText">
    <w:name w:val="EUNLQTableTopText"/>
    <w:basedOn w:val="NLQTableTopText"/>
    <w:qFormat/>
    <w:rsid w:val="00593489"/>
  </w:style>
  <w:style w:type="paragraph" w:customStyle="1" w:styleId="Sifted">
    <w:name w:val="Sifted"/>
    <w:basedOn w:val="Made"/>
    <w:next w:val="Made"/>
    <w:qFormat/>
    <w:rsid w:val="0002747F"/>
  </w:style>
  <w:style w:type="character" w:customStyle="1" w:styleId="trackermarkup">
    <w:name w:val="tracker_markup"/>
    <w:basedOn w:val="DefaultParagraphFont"/>
    <w:rsid w:val="001179D0"/>
  </w:style>
  <w:style w:type="character" w:styleId="Emphasis">
    <w:name w:val="Emphasis"/>
    <w:uiPriority w:val="20"/>
    <w:qFormat/>
    <w:rsid w:val="001179D0"/>
    <w:rPr>
      <w:i/>
      <w:iCs/>
    </w:rPr>
  </w:style>
  <w:style w:type="character" w:customStyle="1" w:styleId="FootnoteTextChar">
    <w:name w:val="Footnote Text Char"/>
    <w:link w:val="FootnoteText"/>
    <w:rsid w:val="00810894"/>
    <w:rPr>
      <w:sz w:val="16"/>
      <w:lang w:eastAsia="en-US"/>
    </w:rPr>
  </w:style>
  <w:style w:type="character" w:customStyle="1" w:styleId="Heading1Char">
    <w:name w:val="Heading 1 Char"/>
    <w:link w:val="Heading1"/>
    <w:rsid w:val="00810894"/>
    <w:rPr>
      <w:rFonts w:ascii="Cambria" w:eastAsia="Times New Roman" w:hAnsi="Cambria" w:cs="Times New Roman"/>
      <w:color w:val="365F91"/>
      <w:sz w:val="32"/>
      <w:szCs w:val="32"/>
    </w:rPr>
  </w:style>
  <w:style w:type="paragraph" w:styleId="BalloonText">
    <w:name w:val="Balloon Text"/>
    <w:basedOn w:val="Normal"/>
    <w:link w:val="BalloonTextChar"/>
    <w:rsid w:val="00810894"/>
    <w:rPr>
      <w:rFonts w:ascii="Tahoma" w:hAnsi="Tahoma" w:cs="Tahoma"/>
      <w:sz w:val="16"/>
      <w:szCs w:val="16"/>
    </w:rPr>
  </w:style>
  <w:style w:type="character" w:customStyle="1" w:styleId="BalloonTextChar">
    <w:name w:val="Balloon Text Char"/>
    <w:link w:val="BalloonText"/>
    <w:rsid w:val="00810894"/>
    <w:rPr>
      <w:rFonts w:ascii="Tahoma" w:hAnsi="Tahoma" w:cs="Tahoma"/>
      <w:sz w:val="16"/>
      <w:szCs w:val="16"/>
    </w:rPr>
  </w:style>
  <w:style w:type="paragraph" w:styleId="ListParagraph">
    <w:name w:val="List Paragraph"/>
    <w:basedOn w:val="Normal"/>
    <w:uiPriority w:val="34"/>
    <w:qFormat/>
    <w:rsid w:val="00810894"/>
    <w:pPr>
      <w:ind w:left="720"/>
    </w:pPr>
    <w:rPr>
      <w:rFonts w:ascii="Calibri" w:hAnsi="Calibri"/>
      <w:sz w:val="22"/>
      <w:szCs w:val="22"/>
      <w:lang w:eastAsia="en-US"/>
    </w:rPr>
  </w:style>
  <w:style w:type="paragraph" w:styleId="Revision">
    <w:name w:val="Revision"/>
    <w:hidden/>
    <w:uiPriority w:val="99"/>
    <w:semiHidden/>
    <w:rsid w:val="00810894"/>
    <w:rPr>
      <w:sz w:val="24"/>
      <w:szCs w:val="24"/>
    </w:rPr>
  </w:style>
  <w:style w:type="character" w:customStyle="1" w:styleId="CommentTextChar">
    <w:name w:val="Comment Text Char"/>
    <w:link w:val="CommentText"/>
    <w:semiHidden/>
    <w:rsid w:val="00810894"/>
    <w:rPr>
      <w:rFonts w:ascii="Arial" w:hAnsi="Arial"/>
      <w:lang w:eastAsia="en-US"/>
    </w:rPr>
  </w:style>
  <w:style w:type="character" w:styleId="UnresolvedMention">
    <w:name w:val="Unresolved Mention"/>
    <w:uiPriority w:val="99"/>
    <w:semiHidden/>
    <w:unhideWhenUsed/>
    <w:rsid w:val="00810894"/>
    <w:rPr>
      <w:color w:val="605E5C"/>
      <w:shd w:val="clear" w:color="auto" w:fill="E1DFDD"/>
    </w:rPr>
  </w:style>
  <w:style w:type="paragraph" w:customStyle="1" w:styleId="pf0">
    <w:name w:val="pf0"/>
    <w:basedOn w:val="Normal"/>
    <w:rsid w:val="00810894"/>
    <w:pPr>
      <w:spacing w:before="100" w:beforeAutospacing="1" w:after="100" w:afterAutospacing="1"/>
    </w:pPr>
  </w:style>
  <w:style w:type="character" w:customStyle="1" w:styleId="cf01">
    <w:name w:val="cf01"/>
    <w:rsid w:val="00810894"/>
    <w:rPr>
      <w:rFonts w:ascii="Segoe UI" w:hAnsi="Segoe UI" w:cs="Segoe UI" w:hint="default"/>
      <w:b/>
      <w:bCs/>
      <w:i/>
      <w:iCs/>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root\Office16\STARTUP\SIDrafting\SI%20V9.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gfen" ma:contentTypeID="0x0101003839BA6F405C4847B17BA9F088F47572" ma:contentTypeVersion="18" ma:contentTypeDescription="Creu dogfen newydd." ma:contentTypeScope="" ma:versionID="3eaa5c20f02b306a94bc791d9dd5a0d0">
  <xsd:schema xmlns:xsd="http://www.w3.org/2001/XMLSchema" xmlns:xs="http://www.w3.org/2001/XMLSchema" xmlns:p="http://schemas.microsoft.com/office/2006/metadata/properties" xmlns:ns2="1f1a8ef8-fb92-4387-a775-75242e0d6182" xmlns:ns3="152f5b0e-109c-4b11-8004-ce03e0f4aa6a" targetNamespace="http://schemas.microsoft.com/office/2006/metadata/properties" ma:root="true" ma:fieldsID="92ff15adb4bf335dcbdae356f028633a" ns2:_="" ns3:_="">
    <xsd:import namespace="1f1a8ef8-fb92-4387-a775-75242e0d6182"/>
    <xsd:import namespace="152f5b0e-109c-4b11-8004-ce03e0f4aa6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3:SharedWithUsers" minOccurs="0"/>
                <xsd:element ref="ns3:SharedWithDetails" minOccurs="0"/>
                <xsd:element ref="ns2:MediaServiceSearchProperties"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1a8ef8-fb92-4387-a775-75242e0d6182"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KeyPoints" ma:index="10" nillable="true" ma:displayName="MediaServiceAutoKeyPoints" ma:description="" ma:hidden="true" ma:internalName="MediaServiceAutoKeyPoints" ma:readOnly="true">
      <xsd:simpleType>
        <xsd:restriction base="dms:Note"/>
      </xsd:simpleType>
    </xsd:element>
    <xsd:element name="MediaServiceKeyPoints" ma:index="11" nillable="true" ma:displayName="KeyPoints" ma:description="" ma:internalName="MediaServiceKeyPoints" ma:readOnly="true">
      <xsd:simpleType>
        <xsd:restriction base="dms:Note">
          <xsd:maxLength value="255"/>
        </xsd:restriction>
      </xsd:simpleType>
    </xsd:element>
    <xsd:element name="MediaServiceDateTaken" ma:index="12" nillable="true" ma:displayName="MediaServiceDateTaken" ma:description="" ma:hidden="true" ma:internalName="MediaServiceDateTaken" ma:readOnly="true">
      <xsd:simpleType>
        <xsd:restriction base="dms:Text"/>
      </xsd:simpleType>
    </xsd:element>
    <xsd:element name="MediaLengthInSeconds" ma:index="13" nillable="true" ma:displayName="MediaLengthInSeconds" ma:description=""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Tagiau Delwedd" ma:readOnly="false" ma:fieldId="{5cf76f15-5ced-4ddc-b409-7134ff3c332f}" ma:taxonomyMulti="true" ma:sspId="3c60dea4-df75-4dbd-8cca-00d79f274875"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description="" ma:internalName="MediaServiceOCR" ma:readOnly="true">
      <xsd:simpleType>
        <xsd:restriction base="dms:Note">
          <xsd:maxLength value="255"/>
        </xsd:restriction>
      </xsd:simpleType>
    </xsd:element>
    <xsd:element name="MediaServiceGenerationTime" ma:index="18" nillable="true" ma:displayName="MediaServiceGenerationTime" ma:description="" ma:hidden="true" ma:internalName="MediaServiceGenerationTime" ma:readOnly="true">
      <xsd:simpleType>
        <xsd:restriction base="dms:Text"/>
      </xsd:simpleType>
    </xsd:element>
    <xsd:element name="MediaServiceEventHashCode" ma:index="19" nillable="true" ma:displayName="MediaServiceEventHashCode" ma:description="" ma:hidden="true" ma:internalName="MediaServiceEventHashCode" ma:readOnly="true">
      <xsd:simpleType>
        <xsd:restriction base="dms:Text"/>
      </xsd:simpleType>
    </xsd:element>
    <xsd:element name="MediaServiceObjectDetectorVersions" ma:index="20"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3" nillable="true" ma:displayName="MediaServiceSearchProperties" ma:description="" ma:hidden="true" ma:internalName="MediaServiceSearchProperties" ma:readOnly="true">
      <xsd:simpleType>
        <xsd:restriction base="dms:Note"/>
      </xsd:simpleType>
    </xsd:element>
    <xsd:element name="MediaServiceBillingMetadata" ma:index="24" nillable="true" ma:displayName="MediaServiceBillingMetadata" ma:description="" ma:hidden="true" ma:internalName="MediaServiceBillingMetadata" ma:readOnly="true">
      <xsd:simpleType>
        <xsd:restriction base="dms:Note"/>
      </xsd:simpleType>
    </xsd:element>
    <xsd:element name="MediaServiceLocation" ma:index="25"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52f5b0e-109c-4b11-8004-ce03e0f4aa6a"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8fc22e17-c3cd-4466-81de-771e28ac0198}" ma:internalName="TaxCatchAll" ma:showField="CatchAllData" ma:web="152f5b0e-109c-4b11-8004-ce03e0f4aa6a">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Rhannwyd â"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Wedi Rhannu Gyda Manylion" ma:description=""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Math o Gynnwys"/>
        <xsd:element ref="dc:title" minOccurs="0" maxOccurs="1" ma:index="4" ma:displayName="Teit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152f5b0e-109c-4b11-8004-ce03e0f4aa6a"/>
    <lcf76f155ced4ddcb4097134ff3c332f xmlns="1f1a8ef8-fb92-4387-a775-75242e0d618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EDE6C00-5164-448E-8CA0-8666138DAFB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f1a8ef8-fb92-4387-a775-75242e0d6182"/>
    <ds:schemaRef ds:uri="152f5b0e-109c-4b11-8004-ce03e0f4aa6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E2DC6CE-26DB-4942-BE86-CF7873D6CB5F}">
  <ds:schemaRefs>
    <ds:schemaRef ds:uri="http://schemas.microsoft.com/sharepoint/v3/contenttype/forms"/>
  </ds:schemaRefs>
</ds:datastoreItem>
</file>

<file path=customXml/itemProps3.xml><?xml version="1.0" encoding="utf-8"?>
<ds:datastoreItem xmlns:ds="http://schemas.openxmlformats.org/officeDocument/2006/customXml" ds:itemID="{2E1DC0D4-D4FC-40A5-887B-8A6BAAD1F1B0}">
  <ds:schemaRefs>
    <ds:schemaRef ds:uri="http://schemas.openxmlformats.org/officeDocument/2006/bibliography"/>
  </ds:schemaRefs>
</ds:datastoreItem>
</file>

<file path=customXml/itemProps4.xml><?xml version="1.0" encoding="utf-8"?>
<ds:datastoreItem xmlns:ds="http://schemas.openxmlformats.org/officeDocument/2006/customXml" ds:itemID="{B8BD5BB9-57C8-4140-9376-A69D04D850B9}">
  <ds:schemaRefs>
    <ds:schemaRef ds:uri="http://schemas.microsoft.com/office/2006/metadata/properties"/>
    <ds:schemaRef ds:uri="http://schemas.microsoft.com/office/infopath/2007/PartnerControls"/>
    <ds:schemaRef ds:uri="152f5b0e-109c-4b11-8004-ce03e0f4aa6a"/>
    <ds:schemaRef ds:uri="1f1a8ef8-fb92-4387-a775-75242e0d6182"/>
  </ds:schemaRefs>
</ds:datastoreItem>
</file>

<file path=docProps/app.xml><?xml version="1.0" encoding="utf-8"?>
<Properties xmlns="http://schemas.openxmlformats.org/officeDocument/2006/extended-properties" xmlns:vt="http://schemas.openxmlformats.org/officeDocument/2006/docPropsVTypes">
  <Template>SI V9</Template>
  <TotalTime>2</TotalTime>
  <Pages>59</Pages>
  <Words>12954</Words>
  <Characters>62570</Characters>
  <Application>Microsoft Office Word</Application>
  <DocSecurity>0</DocSecurity>
  <Lines>3293</Lines>
  <Paragraphs>1078</Paragraphs>
  <ScaleCrop>false</ScaleCrop>
  <HeadingPairs>
    <vt:vector size="4" baseType="variant">
      <vt:variant>
        <vt:lpstr>Title</vt:lpstr>
      </vt:variant>
      <vt:variant>
        <vt:i4>1</vt:i4>
      </vt:variant>
      <vt:variant>
        <vt:lpstr>Teitl</vt:lpstr>
      </vt:variant>
      <vt:variant>
        <vt:i4>1</vt:i4>
      </vt:variant>
    </vt:vector>
  </HeadingPairs>
  <TitlesOfParts>
    <vt:vector size="2" baseType="lpstr">
      <vt:lpstr>SI/SR Template</vt:lpstr>
      <vt:lpstr>SI/SR Template</vt:lpstr>
    </vt:vector>
  </TitlesOfParts>
  <Company>The Stationery Office Ltd</Company>
  <LinksUpToDate>false</LinksUpToDate>
  <CharactersWithSpaces>74446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SI/SR Template</dc:title>
  <dc:subject/>
  <dc:creator>FIX</dc:creator>
  <cp:keywords/>
  <dc:description>Version 9.2</dc:description>
  <cp:lastModifiedBy>Hughes, Llion (FMG - Office of the Legislative Counsel)</cp:lastModifiedBy>
  <cp:revision>3</cp:revision>
  <dcterms:created xsi:type="dcterms:W3CDTF">2026-02-04T11:16:00Z</dcterms:created>
  <dcterms:modified xsi:type="dcterms:W3CDTF">2026-02-04T11:17:00Z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WordVersion">
    <vt:lpwstr>16.0</vt:lpwstr>
  </property>
  <property fmtid="{D5CDD505-2E9C-101B-9397-08002B2CF9AE}" pid="3" name="LastOSversion">
    <vt:lpwstr>16.0</vt:lpwstr>
  </property>
  <property fmtid="{D5CDD505-2E9C-101B-9397-08002B2CF9AE}" pid="4" name="SI template version">
    <vt:lpwstr>Version 9.2</vt:lpwstr>
  </property>
  <property fmtid="{D5CDD505-2E9C-101B-9397-08002B2CF9AE}" pid="5" name="InitialWordVersion">
    <vt:lpwstr>16.0</vt:lpwstr>
  </property>
  <property fmtid="{D5CDD505-2E9C-101B-9397-08002B2CF9AE}" pid="6" name="InitialOSversion">
    <vt:lpwstr>Windows NT 10.0</vt:lpwstr>
  </property>
  <property fmtid="{D5CDD505-2E9C-101B-9397-08002B2CF9AE}" pid="7" name="Objective-Id">
    <vt:lpwstr>A61234776</vt:lpwstr>
  </property>
  <property fmtid="{D5CDD505-2E9C-101B-9397-08002B2CF9AE}" pid="8" name="Objective-Title">
    <vt:lpwstr>The Welsh Language Standards (No. 10) Regulations 2026 (English) for lawmaker 4/2</vt:lpwstr>
  </property>
  <property fmtid="{D5CDD505-2E9C-101B-9397-08002B2CF9AE}" pid="9" name="Objective-Comment">
    <vt:lpwstr/>
  </property>
  <property fmtid="{D5CDD505-2E9C-101B-9397-08002B2CF9AE}" pid="10" name="Objective-CreationStamp">
    <vt:filetime>2026-01-16T13:34:26Z</vt:filetime>
  </property>
  <property fmtid="{D5CDD505-2E9C-101B-9397-08002B2CF9AE}" pid="11" name="Objective-IsApproved">
    <vt:bool>false</vt:bool>
  </property>
  <property fmtid="{D5CDD505-2E9C-101B-9397-08002B2CF9AE}" pid="12" name="Objective-IsPublished">
    <vt:bool>true</vt:bool>
  </property>
  <property fmtid="{D5CDD505-2E9C-101B-9397-08002B2CF9AE}" pid="13" name="Objective-DatePublished">
    <vt:filetime>2026-02-04T07:29:11Z</vt:filetime>
  </property>
  <property fmtid="{D5CDD505-2E9C-101B-9397-08002B2CF9AE}" pid="14" name="Objective-ModificationStamp">
    <vt:filetime>2026-02-04T07:29:33Z</vt:filetime>
  </property>
  <property fmtid="{D5CDD505-2E9C-101B-9397-08002B2CF9AE}" pid="15" name="Objective-Owner">
    <vt:lpwstr>Morea, Simon (CSI - Legal Services Department)</vt:lpwstr>
  </property>
  <property fmtid="{D5CDD505-2E9C-101B-9397-08002B2CF9AE}" pid="16" name="Objective-Path">
    <vt:lpwstr>Objective Global Folder:#Business File Plan:WG Organisational Groups:Post April 2024 - Corporate Services &amp; Inspectorates:Corporate Services &amp; Inspectorates (CSI) - Legal Services - LS Admin Support:1 - Save:Legislation Development:Subordinate Legislation:Legislation Development - Statutory Instrument General:Legislation Development - Statutory Instrument General - Leisure &amp; Culture:Legislation Development - Statutory Instrument General - Welsh Language:The Welsh Language Standards (Housing Associations) Regulations 20XX - Legislative Drafting &amp; Legal Advice - 2016:</vt:lpwstr>
  </property>
  <property fmtid="{D5CDD505-2E9C-101B-9397-08002B2CF9AE}" pid="17" name="Objective-Parent">
    <vt:lpwstr>The Welsh Language Standards (Housing Associations) Regulations 20XX - Legislative Drafting &amp; Legal Advice - 2016</vt:lpwstr>
  </property>
  <property fmtid="{D5CDD505-2E9C-101B-9397-08002B2CF9AE}" pid="18" name="Objective-State">
    <vt:lpwstr>Published</vt:lpwstr>
  </property>
  <property fmtid="{D5CDD505-2E9C-101B-9397-08002B2CF9AE}" pid="19" name="Objective-Version">
    <vt:lpwstr>13.0</vt:lpwstr>
  </property>
  <property fmtid="{D5CDD505-2E9C-101B-9397-08002B2CF9AE}" pid="20" name="Objective-VersionNumber">
    <vt:r8>15</vt:r8>
  </property>
  <property fmtid="{D5CDD505-2E9C-101B-9397-08002B2CF9AE}" pid="21" name="Objective-VersionComment">
    <vt:lpwstr>with all tracks and comments removed</vt:lpwstr>
  </property>
  <property fmtid="{D5CDD505-2E9C-101B-9397-08002B2CF9AE}" pid="22" name="Objective-FileNumber">
    <vt:lpwstr>qA1279098</vt:lpwstr>
  </property>
  <property fmtid="{D5CDD505-2E9C-101B-9397-08002B2CF9AE}" pid="23" name="Objective-Classification">
    <vt:lpwstr>[Inherited - Official - Sensitive]</vt:lpwstr>
  </property>
  <property fmtid="{D5CDD505-2E9C-101B-9397-08002B2CF9AE}" pid="24" name="Objective-Caveats">
    <vt:lpwstr/>
  </property>
  <property fmtid="{D5CDD505-2E9C-101B-9397-08002B2CF9AE}" pid="25" name="Objective-Date Acquired">
    <vt:filetime>2026-01-16T00:00:00Z</vt:filetime>
  </property>
  <property fmtid="{D5CDD505-2E9C-101B-9397-08002B2CF9AE}" pid="26" name="Objective-Official Translation">
    <vt:lpwstr/>
  </property>
  <property fmtid="{D5CDD505-2E9C-101B-9397-08002B2CF9AE}" pid="27" name="Objective-Connect Creator">
    <vt:lpwstr/>
  </property>
</Properties>
</file>